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6B9F43" w14:textId="7BB377E1" w:rsidR="00C67B7A" w:rsidRPr="0068060A" w:rsidRDefault="00212D82">
      <w:pPr>
        <w:rPr>
          <w:b/>
          <w:bCs/>
          <w:sz w:val="18"/>
          <w:szCs w:val="18"/>
        </w:rPr>
      </w:pPr>
      <w:r w:rsidRPr="0068060A">
        <w:rPr>
          <w:b/>
          <w:bCs/>
          <w:sz w:val="18"/>
          <w:szCs w:val="18"/>
        </w:rPr>
        <w:t>Assignment 2 – Cloud Computing</w:t>
      </w:r>
    </w:p>
    <w:p w14:paraId="7088B7A3" w14:textId="7F4709E3" w:rsidR="00DC5AA6" w:rsidRPr="00D34B38" w:rsidRDefault="00DC5AA6" w:rsidP="00D34B38">
      <w:pPr>
        <w:pStyle w:val="Heading1"/>
        <w:rPr>
          <w:b/>
          <w:bCs/>
          <w:sz w:val="16"/>
          <w:szCs w:val="16"/>
        </w:rPr>
      </w:pPr>
      <w:r w:rsidRPr="00D34B38">
        <w:rPr>
          <w:b/>
          <w:bCs/>
          <w:sz w:val="16"/>
          <w:szCs w:val="16"/>
        </w:rPr>
        <w:t xml:space="preserve">Question 1 </w:t>
      </w:r>
    </w:p>
    <w:p w14:paraId="5E151B79" w14:textId="2442EE84" w:rsidR="00FB4C39" w:rsidRPr="00FB4C39" w:rsidRDefault="00FB4C39" w:rsidP="006F2527">
      <w:pPr>
        <w:pStyle w:val="NoSpacing"/>
        <w:rPr>
          <w:sz w:val="18"/>
          <w:szCs w:val="18"/>
          <w:u w:val="single"/>
        </w:rPr>
      </w:pPr>
      <w:r>
        <w:rPr>
          <w:sz w:val="18"/>
          <w:szCs w:val="18"/>
          <w:u w:val="single"/>
        </w:rPr>
        <w:t>Get</w:t>
      </w:r>
      <w:r w:rsidR="00D544FD">
        <w:rPr>
          <w:sz w:val="18"/>
          <w:szCs w:val="18"/>
          <w:u w:val="single"/>
        </w:rPr>
        <w:t>t</w:t>
      </w:r>
      <w:r>
        <w:rPr>
          <w:sz w:val="18"/>
          <w:szCs w:val="18"/>
          <w:u w:val="single"/>
        </w:rPr>
        <w:t>ing information ready</w:t>
      </w:r>
      <w:r w:rsidR="00D544FD">
        <w:rPr>
          <w:sz w:val="18"/>
          <w:szCs w:val="18"/>
          <w:u w:val="single"/>
        </w:rPr>
        <w:t xml:space="preserve"> for steps</w:t>
      </w:r>
    </w:p>
    <w:p w14:paraId="3D29B23A" w14:textId="3C18F46E" w:rsidR="00D544FD" w:rsidRDefault="00D544FD" w:rsidP="006F2527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1.Convert personal information into Hex.</w:t>
      </w:r>
    </w:p>
    <w:p w14:paraId="2377B713" w14:textId="36C4F64D" w:rsidR="00777614" w:rsidRPr="006F2527" w:rsidRDefault="00777614" w:rsidP="006F2527">
      <w:pPr>
        <w:pStyle w:val="NoSpacing"/>
        <w:rPr>
          <w:sz w:val="18"/>
          <w:szCs w:val="18"/>
        </w:rPr>
      </w:pPr>
      <w:r w:rsidRPr="006F2527">
        <w:rPr>
          <w:sz w:val="18"/>
          <w:szCs w:val="18"/>
        </w:rPr>
        <w:t>For my personal information it would be as follows:</w:t>
      </w:r>
    </w:p>
    <w:p w14:paraId="42B7074E" w14:textId="77777777" w:rsidR="00777614" w:rsidRPr="006F2527" w:rsidRDefault="00777614" w:rsidP="006F2527">
      <w:pPr>
        <w:pStyle w:val="NoSpacing"/>
        <w:rPr>
          <w:sz w:val="18"/>
          <w:szCs w:val="18"/>
        </w:rPr>
      </w:pPr>
      <w:r w:rsidRPr="006F2527">
        <w:rPr>
          <w:sz w:val="18"/>
          <w:szCs w:val="18"/>
        </w:rPr>
        <w:t>Joshua Nathan Cayetano, s3722151, s3722151@student.rmit.edu.au, BP162, Cloud Security (2510)</w:t>
      </w:r>
    </w:p>
    <w:p w14:paraId="09902C9E" w14:textId="226CF602" w:rsidR="00E80ED4" w:rsidRPr="0068060A" w:rsidRDefault="00E80ED4" w:rsidP="00E80ED4">
      <w:pPr>
        <w:rPr>
          <w:sz w:val="18"/>
          <w:szCs w:val="18"/>
        </w:rPr>
      </w:pPr>
      <w:r w:rsidRPr="0068060A">
        <w:rPr>
          <w:sz w:val="18"/>
          <w:szCs w:val="18"/>
        </w:rPr>
        <w:t>I first need to convert it int</w:t>
      </w:r>
      <w:r w:rsidR="00361B4C">
        <w:rPr>
          <w:sz w:val="18"/>
          <w:szCs w:val="18"/>
        </w:rPr>
        <w:t>o</w:t>
      </w:r>
      <w:r w:rsidR="006A70AB" w:rsidRPr="0068060A">
        <w:rPr>
          <w:sz w:val="18"/>
          <w:szCs w:val="18"/>
        </w:rPr>
        <w:t xml:space="preserve"> (hex)</w:t>
      </w:r>
      <w:r w:rsidR="00361B4C">
        <w:rPr>
          <w:sz w:val="18"/>
          <w:szCs w:val="18"/>
        </w:rPr>
        <w:t xml:space="preserve"> and use these values for a matrix</w:t>
      </w:r>
      <w:r w:rsidR="006A70AB" w:rsidRPr="0068060A">
        <w:rPr>
          <w:sz w:val="18"/>
          <w:szCs w:val="18"/>
        </w:rPr>
        <w:t xml:space="preserve">: </w:t>
      </w:r>
      <w:hyperlink r:id="rId6" w:history="1">
        <w:r w:rsidR="006A70AB" w:rsidRPr="0068060A">
          <w:rPr>
            <w:rStyle w:val="Hyperlink"/>
            <w:sz w:val="18"/>
            <w:szCs w:val="18"/>
          </w:rPr>
          <w:t>https://www.rapidtables.com/convert/number/ascii-to-hex.html</w:t>
        </w:r>
      </w:hyperlink>
      <w:r w:rsidR="006A70AB" w:rsidRPr="0068060A">
        <w:rPr>
          <w:sz w:val="18"/>
          <w:szCs w:val="18"/>
        </w:rPr>
        <w:t xml:space="preserve"> </w:t>
      </w:r>
    </w:p>
    <w:p w14:paraId="7B0C53A8" w14:textId="6C24112D" w:rsidR="00E80ED4" w:rsidRPr="0068060A" w:rsidRDefault="00E80ED4" w:rsidP="00E80ED4">
      <w:pPr>
        <w:rPr>
          <w:sz w:val="18"/>
          <w:szCs w:val="18"/>
        </w:rPr>
      </w:pPr>
      <w:r w:rsidRPr="0068060A">
        <w:rPr>
          <w:sz w:val="18"/>
          <w:szCs w:val="18"/>
        </w:rPr>
        <w:t xml:space="preserve">= </w:t>
      </w:r>
      <w:r w:rsidR="006A70AB" w:rsidRPr="0068060A">
        <w:rPr>
          <w:sz w:val="18"/>
          <w:szCs w:val="18"/>
        </w:rPr>
        <w:t xml:space="preserve">4A6F73687561204E617468616E204361796574616E6F2C2073333732323135312C2073333732323135314073747564656E742E726D69742E6564752E61752C2042503136322C20436C6F756420536563757269747920283235313029 </w:t>
      </w:r>
    </w:p>
    <w:p w14:paraId="3875B1B0" w14:textId="162E6ECD" w:rsidR="008440AC" w:rsidRDefault="009D299B" w:rsidP="008440AC">
      <w:pPr>
        <w:pStyle w:val="NoSpacing"/>
        <w:rPr>
          <w:sz w:val="18"/>
          <w:szCs w:val="18"/>
        </w:rPr>
      </w:pPr>
      <w:r w:rsidRPr="008440AC">
        <w:rPr>
          <w:sz w:val="18"/>
          <w:szCs w:val="18"/>
        </w:rPr>
        <w:t xml:space="preserve">200 bits = 25 bytes, I need to </w:t>
      </w:r>
      <w:r w:rsidR="00D2734F" w:rsidRPr="008440AC">
        <w:rPr>
          <w:sz w:val="18"/>
          <w:szCs w:val="18"/>
        </w:rPr>
        <w:t>t</w:t>
      </w:r>
      <w:r w:rsidRPr="008440AC">
        <w:rPr>
          <w:sz w:val="18"/>
          <w:szCs w:val="18"/>
        </w:rPr>
        <w:t>ake first 25 hex pairs</w:t>
      </w:r>
      <w:r w:rsidR="00D2734F" w:rsidRPr="008440AC">
        <w:rPr>
          <w:sz w:val="18"/>
          <w:szCs w:val="18"/>
        </w:rPr>
        <w:t xml:space="preserve"> (50 hex digits).</w:t>
      </w:r>
      <w:r w:rsidR="008440AC">
        <w:rPr>
          <w:sz w:val="18"/>
          <w:szCs w:val="18"/>
        </w:rPr>
        <w:t xml:space="preserve"> </w:t>
      </w:r>
      <w:r w:rsidR="00D2734F" w:rsidRPr="008440AC">
        <w:rPr>
          <w:sz w:val="18"/>
          <w:szCs w:val="18"/>
        </w:rPr>
        <w:t xml:space="preserve">= </w:t>
      </w:r>
    </w:p>
    <w:p w14:paraId="68E57CB0" w14:textId="3CD452B5" w:rsidR="00D2734F" w:rsidRPr="008440AC" w:rsidRDefault="00D2734F" w:rsidP="008440AC">
      <w:pPr>
        <w:pStyle w:val="NoSpacing"/>
        <w:rPr>
          <w:sz w:val="18"/>
          <w:szCs w:val="18"/>
        </w:rPr>
      </w:pPr>
      <w:r w:rsidRPr="008440AC">
        <w:rPr>
          <w:sz w:val="18"/>
          <w:szCs w:val="18"/>
        </w:rPr>
        <w:t xml:space="preserve">4A6F73687561204E617468616E204361796574616E6F2C2073  </w:t>
      </w:r>
    </w:p>
    <w:p w14:paraId="6B4DC550" w14:textId="7B7AE736" w:rsidR="00CD4C6A" w:rsidRPr="008440AC" w:rsidRDefault="00CD4C6A" w:rsidP="008440AC">
      <w:pPr>
        <w:pStyle w:val="NoSpacing"/>
        <w:rPr>
          <w:sz w:val="18"/>
          <w:szCs w:val="18"/>
        </w:rPr>
      </w:pPr>
      <w:r w:rsidRPr="008440AC">
        <w:rPr>
          <w:sz w:val="18"/>
          <w:szCs w:val="18"/>
        </w:rPr>
        <w:t>NOTE: The above is equal to “Joshua Nathan Cayetano, s”</w:t>
      </w:r>
      <w:r w:rsidR="00553EED" w:rsidRPr="008440AC">
        <w:rPr>
          <w:sz w:val="18"/>
          <w:szCs w:val="18"/>
        </w:rPr>
        <w:t>.</w:t>
      </w:r>
    </w:p>
    <w:p w14:paraId="3848D64D" w14:textId="62085D85" w:rsidR="00E31F2A" w:rsidRPr="0068060A" w:rsidRDefault="00553EED" w:rsidP="00363AB4">
      <w:pPr>
        <w:pStyle w:val="ListParagraph"/>
        <w:numPr>
          <w:ilvl w:val="0"/>
          <w:numId w:val="2"/>
        </w:numPr>
        <w:rPr>
          <w:sz w:val="18"/>
          <w:szCs w:val="18"/>
        </w:rPr>
      </w:pPr>
      <w:r w:rsidRPr="0068060A">
        <w:rPr>
          <w:sz w:val="18"/>
          <w:szCs w:val="18"/>
        </w:rPr>
        <w:t xml:space="preserve">Verify: </w:t>
      </w:r>
      <w:hyperlink r:id="rId7" w:history="1">
        <w:r w:rsidRPr="0068060A">
          <w:rPr>
            <w:rStyle w:val="Hyperlink"/>
            <w:sz w:val="18"/>
            <w:szCs w:val="18"/>
          </w:rPr>
          <w:t>https://www.lettercount.com/</w:t>
        </w:r>
      </w:hyperlink>
    </w:p>
    <w:p w14:paraId="490E1D57" w14:textId="49DFE892" w:rsidR="008702B2" w:rsidRDefault="00D544FD" w:rsidP="009A4EDB">
      <w:pPr>
        <w:rPr>
          <w:sz w:val="18"/>
          <w:szCs w:val="18"/>
        </w:rPr>
      </w:pPr>
      <w:r>
        <w:rPr>
          <w:sz w:val="18"/>
          <w:szCs w:val="18"/>
        </w:rPr>
        <w:t>2.Placing information into a 5*5 State Matrix array.</w:t>
      </w:r>
    </w:p>
    <w:p w14:paraId="7910B583" w14:textId="0B795713" w:rsidR="00CB0239" w:rsidRDefault="002B3DD9" w:rsidP="009A4EDB">
      <w:pPr>
        <w:rPr>
          <w:sz w:val="18"/>
          <w:szCs w:val="18"/>
        </w:rPr>
      </w:pPr>
      <w:r>
        <w:rPr>
          <w:sz w:val="18"/>
          <w:szCs w:val="18"/>
        </w:rPr>
        <w:t xml:space="preserve">SHA needs to process information in </w:t>
      </w:r>
      <w:r w:rsidR="004C48D6">
        <w:rPr>
          <w:sz w:val="18"/>
          <w:szCs w:val="18"/>
        </w:rPr>
        <w:t xml:space="preserve">a 5*5 matrix. </w:t>
      </w:r>
      <w:r w:rsidR="00880178">
        <w:rPr>
          <w:sz w:val="18"/>
          <w:szCs w:val="18"/>
        </w:rPr>
        <w:t>Generally</w:t>
      </w:r>
      <w:r w:rsidR="00955D07">
        <w:rPr>
          <w:sz w:val="18"/>
          <w:szCs w:val="18"/>
        </w:rPr>
        <w:t xml:space="preserve">, </w:t>
      </w:r>
      <w:proofErr w:type="spellStart"/>
      <w:proofErr w:type="gramStart"/>
      <w:r w:rsidR="000A75A5">
        <w:rPr>
          <w:sz w:val="18"/>
          <w:szCs w:val="18"/>
        </w:rPr>
        <w:t>a</w:t>
      </w:r>
      <w:proofErr w:type="spellEnd"/>
      <w:proofErr w:type="gramEnd"/>
      <w:r w:rsidR="000A75A5">
        <w:rPr>
          <w:sz w:val="18"/>
          <w:szCs w:val="18"/>
        </w:rPr>
        <w:t xml:space="preserve"> entry is </w:t>
      </w:r>
      <w:r w:rsidR="00F40B4C">
        <w:rPr>
          <w:sz w:val="18"/>
          <w:szCs w:val="18"/>
        </w:rPr>
        <w:t>split into lanes depending on the SHA method used. For SHA-512 an entry is split into 64</w:t>
      </w:r>
      <w:r w:rsidR="00142FEA">
        <w:rPr>
          <w:sz w:val="18"/>
          <w:szCs w:val="18"/>
        </w:rPr>
        <w:t>-</w:t>
      </w:r>
      <w:r w:rsidR="00F40B4C">
        <w:rPr>
          <w:sz w:val="18"/>
          <w:szCs w:val="18"/>
        </w:rPr>
        <w:t xml:space="preserve">bit lane. </w:t>
      </w:r>
      <w:r w:rsidR="00142FEA">
        <w:rPr>
          <w:sz w:val="18"/>
          <w:szCs w:val="18"/>
        </w:rPr>
        <w:t>In contrast if you use SHA-256 an entry is split across 32-bit lanes.</w:t>
      </w:r>
      <w:r w:rsidR="00CB0239">
        <w:rPr>
          <w:sz w:val="18"/>
          <w:szCs w:val="18"/>
        </w:rPr>
        <w:t xml:space="preserve"> I have been asked</w:t>
      </w:r>
      <w:r w:rsidR="009952DE">
        <w:rPr>
          <w:sz w:val="18"/>
          <w:szCs w:val="18"/>
        </w:rPr>
        <w:t xml:space="preserve"> to use first 200 bits of my personal information (25 bytes</w:t>
      </w:r>
      <w:proofErr w:type="gramStart"/>
      <w:r w:rsidR="009952DE">
        <w:rPr>
          <w:sz w:val="18"/>
          <w:szCs w:val="18"/>
        </w:rPr>
        <w:t>)</w:t>
      </w:r>
      <w:proofErr w:type="gramEnd"/>
      <w:r w:rsidR="009952DE">
        <w:rPr>
          <w:sz w:val="18"/>
          <w:szCs w:val="18"/>
        </w:rPr>
        <w:t xml:space="preserve"> so I </w:t>
      </w:r>
      <w:r w:rsidR="004E5AA9">
        <w:rPr>
          <w:sz w:val="18"/>
          <w:szCs w:val="18"/>
        </w:rPr>
        <w:t xml:space="preserve">need to pad it later. This is handled in sponge construction </w:t>
      </w:r>
      <w:r w:rsidR="005874D2">
        <w:rPr>
          <w:sz w:val="18"/>
          <w:szCs w:val="18"/>
        </w:rPr>
        <w:t xml:space="preserve">padding. </w:t>
      </w:r>
    </w:p>
    <w:p w14:paraId="5240F30A" w14:textId="37973B20" w:rsidR="003608CA" w:rsidRDefault="00955D07" w:rsidP="009A4EDB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B9308BC" wp14:editId="6CB4799E">
            <wp:extent cx="4929785" cy="1878933"/>
            <wp:effectExtent l="0" t="0" r="4445" b="7620"/>
            <wp:docPr id="449854134" name="Picture 1" descr="Terminology used in Keccak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rminology used in Keccak 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058" cy="188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01169" w14:textId="4D6F78E2" w:rsidR="00C24B7C" w:rsidRDefault="00C24B7C" w:rsidP="009A4EDB">
      <w:pPr>
        <w:rPr>
          <w:sz w:val="18"/>
          <w:szCs w:val="18"/>
        </w:rPr>
      </w:pPr>
      <w:r>
        <w:rPr>
          <w:sz w:val="18"/>
          <w:szCs w:val="18"/>
        </w:rPr>
        <w:t>Figure - State Structure</w:t>
      </w:r>
    </w:p>
    <w:p w14:paraId="4D8B22BA" w14:textId="77777777" w:rsidR="00C92958" w:rsidRDefault="00C92958" w:rsidP="009A4EDB">
      <w:pPr>
        <w:rPr>
          <w:sz w:val="18"/>
          <w:szCs w:val="18"/>
        </w:rPr>
      </w:pPr>
    </w:p>
    <w:p w14:paraId="4F03064E" w14:textId="43FDE3E4" w:rsidR="005874D2" w:rsidRDefault="005874D2" w:rsidP="009A4EDB">
      <w:pPr>
        <w:rPr>
          <w:sz w:val="18"/>
          <w:szCs w:val="18"/>
        </w:rPr>
      </w:pPr>
      <w:r>
        <w:rPr>
          <w:sz w:val="18"/>
          <w:szCs w:val="18"/>
        </w:rPr>
        <w:t>A 5*5 matrix means a state matrix will have 5 rows</w:t>
      </w:r>
      <w:r w:rsidR="00046C9E">
        <w:rPr>
          <w:sz w:val="18"/>
          <w:szCs w:val="18"/>
        </w:rPr>
        <w:t>(y)</w:t>
      </w:r>
      <w:r>
        <w:rPr>
          <w:sz w:val="18"/>
          <w:szCs w:val="18"/>
        </w:rPr>
        <w:t xml:space="preserve"> and 5 colum</w:t>
      </w:r>
      <w:r w:rsidR="00046C9E">
        <w:rPr>
          <w:sz w:val="18"/>
          <w:szCs w:val="18"/>
        </w:rPr>
        <w:t xml:space="preserve">ns(x). How a value is referred/indexed in a state matrix is by A[x][y].  </w:t>
      </w:r>
      <w:r w:rsidR="00433C78">
        <w:rPr>
          <w:sz w:val="18"/>
          <w:szCs w:val="18"/>
        </w:rPr>
        <w:t>My inp</w:t>
      </w:r>
      <w:r w:rsidR="00CF7061">
        <w:rPr>
          <w:sz w:val="18"/>
          <w:szCs w:val="18"/>
        </w:rPr>
        <w:t xml:space="preserve">ut has 200 bits so that means I will use 8 bits (1 byte per entry). </w:t>
      </w:r>
    </w:p>
    <w:p w14:paraId="60B8B6D1" w14:textId="3182007E" w:rsidR="00F01F68" w:rsidRDefault="00F01F68" w:rsidP="009A4EDB">
      <w:pPr>
        <w:rPr>
          <w:sz w:val="18"/>
          <w:szCs w:val="18"/>
        </w:rPr>
      </w:pPr>
      <w:r>
        <w:rPr>
          <w:sz w:val="18"/>
          <w:szCs w:val="18"/>
        </w:rPr>
        <w:t xml:space="preserve">How it will look </w:t>
      </w:r>
      <w:r w:rsidR="0043000A">
        <w:rPr>
          <w:sz w:val="18"/>
          <w:szCs w:val="18"/>
        </w:rPr>
        <w:t xml:space="preserve">be structured will be in like the </w:t>
      </w:r>
      <w:r w:rsidR="0043000A" w:rsidRPr="00F1084C">
        <w:rPr>
          <w:sz w:val="18"/>
          <w:szCs w:val="18"/>
        </w:rPr>
        <w:t>following</w:t>
      </w:r>
      <w:r w:rsidR="0043000A">
        <w:rPr>
          <w:sz w:val="18"/>
          <w:szCs w:val="18"/>
        </w:rPr>
        <w:t>. We start from bottom left (0,0) the</w:t>
      </w:r>
      <w:r w:rsidR="008B68A4">
        <w:rPr>
          <w:sz w:val="18"/>
          <w:szCs w:val="18"/>
        </w:rPr>
        <w:t>n fill matrix until top-right (4,4) for SHA-</w:t>
      </w:r>
      <w:r w:rsidR="00F2065F">
        <w:rPr>
          <w:sz w:val="18"/>
          <w:szCs w:val="18"/>
        </w:rPr>
        <w:t xml:space="preserve">3 Keccak. </w:t>
      </w:r>
    </w:p>
    <w:p w14:paraId="2F3FC3B8" w14:textId="3681696B" w:rsidR="00EE21D4" w:rsidRPr="002E2F8D" w:rsidRDefault="002E2F8D" w:rsidP="002E2F8D">
      <w:pPr>
        <w:pStyle w:val="NoSpacing"/>
        <w:rPr>
          <w:i/>
          <w:iCs/>
        </w:rPr>
      </w:pPr>
      <w:r w:rsidRPr="002E2F8D">
        <w:rPr>
          <w:i/>
          <w:iCs/>
        </w:rPr>
        <w:t xml:space="preserve">Matrix Structure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9"/>
        <w:gridCol w:w="1733"/>
        <w:gridCol w:w="1733"/>
        <w:gridCol w:w="1733"/>
        <w:gridCol w:w="1734"/>
        <w:gridCol w:w="1734"/>
      </w:tblGrid>
      <w:tr w:rsidR="00F123DC" w14:paraId="4E45D16C" w14:textId="42196486" w:rsidTr="00F123DC">
        <w:tc>
          <w:tcPr>
            <w:tcW w:w="1789" w:type="dxa"/>
          </w:tcPr>
          <w:p w14:paraId="0AB614C5" w14:textId="77777777" w:rsidR="00F123DC" w:rsidRDefault="00F123DC" w:rsidP="009A4EDB">
            <w:pPr>
              <w:rPr>
                <w:sz w:val="18"/>
                <w:szCs w:val="18"/>
              </w:rPr>
            </w:pPr>
          </w:p>
        </w:tc>
        <w:tc>
          <w:tcPr>
            <w:tcW w:w="1733" w:type="dxa"/>
          </w:tcPr>
          <w:p w14:paraId="0647860A" w14:textId="41C4A7C7" w:rsidR="00F123DC" w:rsidRPr="0036154F" w:rsidRDefault="00F123DC" w:rsidP="009A4EDB">
            <w:pPr>
              <w:rPr>
                <w:b/>
                <w:bCs/>
                <w:sz w:val="18"/>
                <w:szCs w:val="18"/>
              </w:rPr>
            </w:pPr>
            <w:r w:rsidRPr="0036154F">
              <w:rPr>
                <w:b/>
                <w:bCs/>
                <w:sz w:val="18"/>
                <w:szCs w:val="18"/>
              </w:rPr>
              <w:t>X=0</w:t>
            </w:r>
          </w:p>
        </w:tc>
        <w:tc>
          <w:tcPr>
            <w:tcW w:w="1733" w:type="dxa"/>
          </w:tcPr>
          <w:p w14:paraId="00EDD127" w14:textId="78742857" w:rsidR="00F123DC" w:rsidRPr="0036154F" w:rsidRDefault="00F123DC" w:rsidP="009A4EDB">
            <w:pPr>
              <w:rPr>
                <w:b/>
                <w:bCs/>
                <w:sz w:val="18"/>
                <w:szCs w:val="18"/>
              </w:rPr>
            </w:pPr>
            <w:r w:rsidRPr="0036154F">
              <w:rPr>
                <w:b/>
                <w:bCs/>
                <w:sz w:val="18"/>
                <w:szCs w:val="18"/>
              </w:rPr>
              <w:t>X=1</w:t>
            </w:r>
          </w:p>
        </w:tc>
        <w:tc>
          <w:tcPr>
            <w:tcW w:w="1733" w:type="dxa"/>
          </w:tcPr>
          <w:p w14:paraId="3E7D7C64" w14:textId="001BB84F" w:rsidR="00F123DC" w:rsidRPr="0036154F" w:rsidRDefault="00F123DC" w:rsidP="009A4EDB">
            <w:pPr>
              <w:rPr>
                <w:b/>
                <w:bCs/>
                <w:sz w:val="18"/>
                <w:szCs w:val="18"/>
              </w:rPr>
            </w:pPr>
            <w:r w:rsidRPr="0036154F">
              <w:rPr>
                <w:b/>
                <w:bCs/>
                <w:sz w:val="18"/>
                <w:szCs w:val="18"/>
              </w:rPr>
              <w:t>X=2</w:t>
            </w:r>
          </w:p>
        </w:tc>
        <w:tc>
          <w:tcPr>
            <w:tcW w:w="1734" w:type="dxa"/>
          </w:tcPr>
          <w:p w14:paraId="6F19DD25" w14:textId="092B0A37" w:rsidR="00F123DC" w:rsidRPr="0036154F" w:rsidRDefault="00F123DC" w:rsidP="009A4EDB">
            <w:pPr>
              <w:rPr>
                <w:b/>
                <w:bCs/>
                <w:sz w:val="18"/>
                <w:szCs w:val="18"/>
              </w:rPr>
            </w:pPr>
            <w:r w:rsidRPr="0036154F">
              <w:rPr>
                <w:b/>
                <w:bCs/>
                <w:sz w:val="18"/>
                <w:szCs w:val="18"/>
              </w:rPr>
              <w:t>X=3</w:t>
            </w:r>
          </w:p>
        </w:tc>
        <w:tc>
          <w:tcPr>
            <w:tcW w:w="1734" w:type="dxa"/>
          </w:tcPr>
          <w:p w14:paraId="633236FA" w14:textId="6CDC51D1" w:rsidR="00F123DC" w:rsidRPr="0036154F" w:rsidRDefault="00F123DC" w:rsidP="009A4EDB">
            <w:pPr>
              <w:rPr>
                <w:b/>
                <w:bCs/>
                <w:sz w:val="18"/>
                <w:szCs w:val="18"/>
              </w:rPr>
            </w:pPr>
            <w:r w:rsidRPr="0036154F">
              <w:rPr>
                <w:b/>
                <w:bCs/>
                <w:sz w:val="18"/>
                <w:szCs w:val="18"/>
              </w:rPr>
              <w:t>X=4</w:t>
            </w:r>
          </w:p>
        </w:tc>
      </w:tr>
      <w:tr w:rsidR="00F123DC" w14:paraId="00F542F6" w14:textId="1DD730F9" w:rsidTr="00F123DC">
        <w:tc>
          <w:tcPr>
            <w:tcW w:w="1789" w:type="dxa"/>
          </w:tcPr>
          <w:p w14:paraId="65E6ACF3" w14:textId="74A65C37" w:rsidR="00F123DC" w:rsidRPr="0036154F" w:rsidRDefault="00F123DC" w:rsidP="009A4EDB">
            <w:pPr>
              <w:rPr>
                <w:b/>
                <w:bCs/>
                <w:sz w:val="18"/>
                <w:szCs w:val="18"/>
              </w:rPr>
            </w:pPr>
            <w:r w:rsidRPr="0036154F">
              <w:rPr>
                <w:b/>
                <w:bCs/>
                <w:sz w:val="18"/>
                <w:szCs w:val="18"/>
              </w:rPr>
              <w:t>Y=4</w:t>
            </w:r>
          </w:p>
        </w:tc>
        <w:tc>
          <w:tcPr>
            <w:tcW w:w="1733" w:type="dxa"/>
          </w:tcPr>
          <w:p w14:paraId="5D85D0F9" w14:textId="4BC42F71" w:rsidR="00F123DC" w:rsidRDefault="00F2065F" w:rsidP="009A4E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  <w:tc>
          <w:tcPr>
            <w:tcW w:w="1733" w:type="dxa"/>
          </w:tcPr>
          <w:p w14:paraId="71AED378" w14:textId="43A65FEF" w:rsidR="00F123DC" w:rsidRDefault="00F2065F" w:rsidP="009A4E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21</w:t>
            </w:r>
          </w:p>
        </w:tc>
        <w:tc>
          <w:tcPr>
            <w:tcW w:w="1733" w:type="dxa"/>
          </w:tcPr>
          <w:p w14:paraId="5AF39BD4" w14:textId="3E28DFF7" w:rsidR="00F123DC" w:rsidRDefault="00F2065F" w:rsidP="009A4E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22</w:t>
            </w:r>
          </w:p>
        </w:tc>
        <w:tc>
          <w:tcPr>
            <w:tcW w:w="1734" w:type="dxa"/>
          </w:tcPr>
          <w:p w14:paraId="4EADE9F5" w14:textId="3D890111" w:rsidR="00F123DC" w:rsidRDefault="00F2065F" w:rsidP="009A4E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</w:t>
            </w:r>
          </w:p>
        </w:tc>
        <w:tc>
          <w:tcPr>
            <w:tcW w:w="1734" w:type="dxa"/>
          </w:tcPr>
          <w:p w14:paraId="637E9174" w14:textId="6D96E7F1" w:rsidR="00F123DC" w:rsidRDefault="00F2065F" w:rsidP="009A4E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</w:t>
            </w:r>
          </w:p>
        </w:tc>
      </w:tr>
      <w:tr w:rsidR="00F123DC" w14:paraId="34881465" w14:textId="67A8A728" w:rsidTr="00F123DC">
        <w:tc>
          <w:tcPr>
            <w:tcW w:w="1789" w:type="dxa"/>
          </w:tcPr>
          <w:p w14:paraId="5C167A82" w14:textId="23957553" w:rsidR="00F123DC" w:rsidRPr="0036154F" w:rsidRDefault="00F123DC" w:rsidP="009A4EDB">
            <w:pPr>
              <w:rPr>
                <w:b/>
                <w:bCs/>
                <w:sz w:val="18"/>
                <w:szCs w:val="18"/>
              </w:rPr>
            </w:pPr>
            <w:r w:rsidRPr="0036154F">
              <w:rPr>
                <w:b/>
                <w:bCs/>
                <w:sz w:val="18"/>
                <w:szCs w:val="18"/>
              </w:rPr>
              <w:t>Y=3</w:t>
            </w:r>
          </w:p>
        </w:tc>
        <w:tc>
          <w:tcPr>
            <w:tcW w:w="1733" w:type="dxa"/>
          </w:tcPr>
          <w:p w14:paraId="6566AE55" w14:textId="3987C20A" w:rsidR="00F123DC" w:rsidRDefault="00F2065F" w:rsidP="009A4E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</w:t>
            </w:r>
          </w:p>
        </w:tc>
        <w:tc>
          <w:tcPr>
            <w:tcW w:w="1733" w:type="dxa"/>
          </w:tcPr>
          <w:p w14:paraId="2F3AE7C5" w14:textId="52EE0493" w:rsidR="00F123DC" w:rsidRDefault="00F2065F" w:rsidP="009A4E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</w:p>
        </w:tc>
        <w:tc>
          <w:tcPr>
            <w:tcW w:w="1733" w:type="dxa"/>
          </w:tcPr>
          <w:p w14:paraId="01DA31D5" w14:textId="793BB7D1" w:rsidR="00F123DC" w:rsidRDefault="00F2065F" w:rsidP="009A4E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</w:t>
            </w:r>
          </w:p>
        </w:tc>
        <w:tc>
          <w:tcPr>
            <w:tcW w:w="1734" w:type="dxa"/>
          </w:tcPr>
          <w:p w14:paraId="2AB673E0" w14:textId="5D01E08F" w:rsidR="00F123DC" w:rsidRDefault="00F2065F" w:rsidP="009A4E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</w:t>
            </w:r>
          </w:p>
        </w:tc>
        <w:tc>
          <w:tcPr>
            <w:tcW w:w="1734" w:type="dxa"/>
          </w:tcPr>
          <w:p w14:paraId="4C219534" w14:textId="18B0DA27" w:rsidR="00F123DC" w:rsidRDefault="00F2065F" w:rsidP="009A4E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</w:t>
            </w:r>
          </w:p>
        </w:tc>
      </w:tr>
      <w:tr w:rsidR="00F123DC" w14:paraId="58DF1E6C" w14:textId="4DB694B7" w:rsidTr="00F123DC">
        <w:tc>
          <w:tcPr>
            <w:tcW w:w="1789" w:type="dxa"/>
          </w:tcPr>
          <w:p w14:paraId="63834420" w14:textId="48127289" w:rsidR="00F123DC" w:rsidRPr="0036154F" w:rsidRDefault="00F123DC" w:rsidP="009A4EDB">
            <w:pPr>
              <w:rPr>
                <w:b/>
                <w:bCs/>
                <w:sz w:val="18"/>
                <w:szCs w:val="18"/>
              </w:rPr>
            </w:pPr>
            <w:r w:rsidRPr="0036154F">
              <w:rPr>
                <w:b/>
                <w:bCs/>
                <w:sz w:val="18"/>
                <w:szCs w:val="18"/>
              </w:rPr>
              <w:t>Y=2</w:t>
            </w:r>
          </w:p>
        </w:tc>
        <w:tc>
          <w:tcPr>
            <w:tcW w:w="1733" w:type="dxa"/>
          </w:tcPr>
          <w:p w14:paraId="3DD96CDF" w14:textId="0B8FFE78" w:rsidR="00F123DC" w:rsidRDefault="00F2065F" w:rsidP="009A4E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1733" w:type="dxa"/>
          </w:tcPr>
          <w:p w14:paraId="59327A68" w14:textId="692AD50B" w:rsidR="00F123DC" w:rsidRDefault="00F2065F" w:rsidP="009A4E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1733" w:type="dxa"/>
          </w:tcPr>
          <w:p w14:paraId="008EC7FE" w14:textId="36663E4C" w:rsidR="00F123DC" w:rsidRDefault="00F2065F" w:rsidP="009A4E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1734" w:type="dxa"/>
          </w:tcPr>
          <w:p w14:paraId="009B1772" w14:textId="00EFB9FA" w:rsidR="00F123DC" w:rsidRDefault="00F2065F" w:rsidP="009A4E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</w:p>
        </w:tc>
        <w:tc>
          <w:tcPr>
            <w:tcW w:w="1734" w:type="dxa"/>
          </w:tcPr>
          <w:p w14:paraId="70740213" w14:textId="2F014546" w:rsidR="00F123DC" w:rsidRDefault="00F2065F" w:rsidP="009A4E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</w:t>
            </w:r>
          </w:p>
        </w:tc>
      </w:tr>
      <w:tr w:rsidR="00F123DC" w14:paraId="1B803E37" w14:textId="1F4D08E6" w:rsidTr="00F123DC">
        <w:tc>
          <w:tcPr>
            <w:tcW w:w="1789" w:type="dxa"/>
          </w:tcPr>
          <w:p w14:paraId="029EE872" w14:textId="46262D21" w:rsidR="00F123DC" w:rsidRPr="0036154F" w:rsidRDefault="00F123DC" w:rsidP="009A4EDB">
            <w:pPr>
              <w:rPr>
                <w:b/>
                <w:bCs/>
                <w:sz w:val="18"/>
                <w:szCs w:val="18"/>
              </w:rPr>
            </w:pPr>
            <w:r w:rsidRPr="0036154F">
              <w:rPr>
                <w:b/>
                <w:bCs/>
                <w:sz w:val="18"/>
                <w:szCs w:val="18"/>
              </w:rPr>
              <w:t>Y=1</w:t>
            </w:r>
          </w:p>
        </w:tc>
        <w:tc>
          <w:tcPr>
            <w:tcW w:w="1733" w:type="dxa"/>
          </w:tcPr>
          <w:p w14:paraId="2548020E" w14:textId="2F147BC2" w:rsidR="00F123DC" w:rsidRDefault="00F2065F" w:rsidP="009A4E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</w:t>
            </w:r>
          </w:p>
        </w:tc>
        <w:tc>
          <w:tcPr>
            <w:tcW w:w="1733" w:type="dxa"/>
          </w:tcPr>
          <w:p w14:paraId="5683A61C" w14:textId="0B4B1A9B" w:rsidR="00F123DC" w:rsidRDefault="00F2065F" w:rsidP="009A4E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06</w:t>
            </w:r>
          </w:p>
        </w:tc>
        <w:tc>
          <w:tcPr>
            <w:tcW w:w="1733" w:type="dxa"/>
          </w:tcPr>
          <w:p w14:paraId="1388548B" w14:textId="00B808E8" w:rsidR="00F123DC" w:rsidRDefault="00F2065F" w:rsidP="009A4E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</w:t>
            </w:r>
          </w:p>
        </w:tc>
        <w:tc>
          <w:tcPr>
            <w:tcW w:w="1734" w:type="dxa"/>
          </w:tcPr>
          <w:p w14:paraId="70202033" w14:textId="6B33C145" w:rsidR="00F123DC" w:rsidRDefault="00F2065F" w:rsidP="009A4E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</w:t>
            </w:r>
          </w:p>
        </w:tc>
        <w:tc>
          <w:tcPr>
            <w:tcW w:w="1734" w:type="dxa"/>
          </w:tcPr>
          <w:p w14:paraId="695B2F0D" w14:textId="49889DB1" w:rsidR="00F123DC" w:rsidRDefault="00F2065F" w:rsidP="009A4E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</w:t>
            </w:r>
          </w:p>
        </w:tc>
      </w:tr>
      <w:tr w:rsidR="00F123DC" w14:paraId="784B6124" w14:textId="6CE80697" w:rsidTr="00F123DC">
        <w:tc>
          <w:tcPr>
            <w:tcW w:w="1789" w:type="dxa"/>
          </w:tcPr>
          <w:p w14:paraId="21DF76DC" w14:textId="68C1642A" w:rsidR="00F123DC" w:rsidRPr="0036154F" w:rsidRDefault="00F123DC" w:rsidP="009A4EDB">
            <w:pPr>
              <w:rPr>
                <w:b/>
                <w:bCs/>
                <w:sz w:val="18"/>
                <w:szCs w:val="18"/>
              </w:rPr>
            </w:pPr>
            <w:r w:rsidRPr="0036154F">
              <w:rPr>
                <w:b/>
                <w:bCs/>
                <w:sz w:val="18"/>
                <w:szCs w:val="18"/>
              </w:rPr>
              <w:t>Y=0</w:t>
            </w:r>
          </w:p>
        </w:tc>
        <w:tc>
          <w:tcPr>
            <w:tcW w:w="1733" w:type="dxa"/>
          </w:tcPr>
          <w:p w14:paraId="14DF9637" w14:textId="01F5A4F0" w:rsidR="00F123DC" w:rsidRDefault="00F2065F" w:rsidP="009A4E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00</w:t>
            </w:r>
          </w:p>
        </w:tc>
        <w:tc>
          <w:tcPr>
            <w:tcW w:w="1733" w:type="dxa"/>
          </w:tcPr>
          <w:p w14:paraId="6092699C" w14:textId="7688BFD7" w:rsidR="00F123DC" w:rsidRDefault="00F2065F" w:rsidP="009A4E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01</w:t>
            </w:r>
          </w:p>
        </w:tc>
        <w:tc>
          <w:tcPr>
            <w:tcW w:w="1733" w:type="dxa"/>
          </w:tcPr>
          <w:p w14:paraId="6BEA7743" w14:textId="381758CB" w:rsidR="00F123DC" w:rsidRDefault="00F2065F" w:rsidP="009A4E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02</w:t>
            </w:r>
          </w:p>
        </w:tc>
        <w:tc>
          <w:tcPr>
            <w:tcW w:w="1734" w:type="dxa"/>
          </w:tcPr>
          <w:p w14:paraId="1CEE2D45" w14:textId="60BCF11D" w:rsidR="00F123DC" w:rsidRDefault="00F2065F" w:rsidP="009A4E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03</w:t>
            </w:r>
          </w:p>
        </w:tc>
        <w:tc>
          <w:tcPr>
            <w:tcW w:w="1734" w:type="dxa"/>
          </w:tcPr>
          <w:p w14:paraId="1C51B43C" w14:textId="4100C10B" w:rsidR="00F123DC" w:rsidRDefault="00F2065F" w:rsidP="009A4E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</w:t>
            </w:r>
          </w:p>
        </w:tc>
      </w:tr>
    </w:tbl>
    <w:p w14:paraId="1D0DEC3C" w14:textId="77777777" w:rsidR="00F1084C" w:rsidRDefault="00F1084C" w:rsidP="00F1084C">
      <w:pPr>
        <w:pStyle w:val="NoSpacing"/>
        <w:rPr>
          <w:sz w:val="18"/>
          <w:szCs w:val="18"/>
        </w:rPr>
      </w:pPr>
    </w:p>
    <w:p w14:paraId="71088084" w14:textId="77777777" w:rsidR="007328E6" w:rsidRDefault="007328E6" w:rsidP="00F1084C">
      <w:pPr>
        <w:pStyle w:val="NoSpacing"/>
        <w:rPr>
          <w:sz w:val="18"/>
          <w:szCs w:val="18"/>
        </w:rPr>
      </w:pPr>
    </w:p>
    <w:p w14:paraId="0CBF656B" w14:textId="79BB4359" w:rsidR="007328E6" w:rsidRPr="00EE21D4" w:rsidRDefault="00EE21D4" w:rsidP="00F1084C">
      <w:pPr>
        <w:pStyle w:val="NoSpacing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State Matrix</w:t>
      </w:r>
    </w:p>
    <w:p w14:paraId="7E843FFE" w14:textId="14A87144" w:rsidR="00C92958" w:rsidRPr="00F1084C" w:rsidRDefault="00F2065F" w:rsidP="00F1084C">
      <w:pPr>
        <w:pStyle w:val="NoSpacing"/>
        <w:rPr>
          <w:sz w:val="18"/>
          <w:szCs w:val="18"/>
        </w:rPr>
      </w:pPr>
      <w:r w:rsidRPr="00F1084C">
        <w:rPr>
          <w:sz w:val="18"/>
          <w:szCs w:val="18"/>
        </w:rPr>
        <w:t>In my case I will use my hex values of my personal information to produce the following:</w:t>
      </w:r>
    </w:p>
    <w:p w14:paraId="6EC03A35" w14:textId="720C8D78" w:rsidR="00231988" w:rsidRDefault="00F1084C" w:rsidP="00F1084C">
      <w:pPr>
        <w:pStyle w:val="NoSpacing"/>
        <w:rPr>
          <w:b/>
          <w:bCs/>
          <w:color w:val="FF0000"/>
          <w:sz w:val="18"/>
          <w:szCs w:val="18"/>
        </w:rPr>
      </w:pPr>
      <w:r w:rsidRPr="00F1084C">
        <w:rPr>
          <w:sz w:val="18"/>
          <w:szCs w:val="18"/>
        </w:rPr>
        <w:t xml:space="preserve">INPUT = </w:t>
      </w:r>
      <w:r w:rsidR="00231988" w:rsidRPr="00A26520">
        <w:rPr>
          <w:b/>
          <w:bCs/>
          <w:strike/>
          <w:color w:val="FF0000"/>
          <w:sz w:val="18"/>
          <w:szCs w:val="18"/>
          <w:highlight w:val="yellow"/>
        </w:rPr>
        <w:t>4A</w:t>
      </w:r>
      <w:r w:rsidR="00231988" w:rsidRPr="00A26520">
        <w:rPr>
          <w:b/>
          <w:bCs/>
          <w:strike/>
          <w:sz w:val="18"/>
          <w:szCs w:val="18"/>
          <w:highlight w:val="yellow"/>
        </w:rPr>
        <w:t xml:space="preserve"> 6F 73 68 75</w:t>
      </w:r>
      <w:r w:rsidR="00231988" w:rsidRPr="00033DE4">
        <w:rPr>
          <w:b/>
          <w:bCs/>
          <w:sz w:val="18"/>
          <w:szCs w:val="18"/>
        </w:rPr>
        <w:t xml:space="preserve"> </w:t>
      </w:r>
      <w:r w:rsidR="00231988" w:rsidRPr="00A26520">
        <w:rPr>
          <w:b/>
          <w:bCs/>
          <w:strike/>
          <w:sz w:val="18"/>
          <w:szCs w:val="18"/>
          <w:highlight w:val="cyan"/>
        </w:rPr>
        <w:t>61 20 4E 61 74</w:t>
      </w:r>
      <w:r w:rsidR="00231988" w:rsidRPr="00033DE4">
        <w:rPr>
          <w:b/>
          <w:bCs/>
          <w:sz w:val="18"/>
          <w:szCs w:val="18"/>
        </w:rPr>
        <w:t xml:space="preserve"> </w:t>
      </w:r>
      <w:r w:rsidR="00231988" w:rsidRPr="00A26520">
        <w:rPr>
          <w:b/>
          <w:bCs/>
          <w:sz w:val="18"/>
          <w:szCs w:val="18"/>
          <w:highlight w:val="green"/>
        </w:rPr>
        <w:t>68 61 6E 20 43</w:t>
      </w:r>
      <w:r w:rsidR="00231988" w:rsidRPr="00033DE4">
        <w:rPr>
          <w:b/>
          <w:bCs/>
          <w:sz w:val="18"/>
          <w:szCs w:val="18"/>
        </w:rPr>
        <w:t xml:space="preserve"> </w:t>
      </w:r>
      <w:r w:rsidR="00231988" w:rsidRPr="00A26520">
        <w:rPr>
          <w:b/>
          <w:bCs/>
          <w:sz w:val="18"/>
          <w:szCs w:val="18"/>
          <w:highlight w:val="magenta"/>
        </w:rPr>
        <w:t>61 79 65 74 61</w:t>
      </w:r>
      <w:r w:rsidR="00231988" w:rsidRPr="00033DE4">
        <w:rPr>
          <w:b/>
          <w:bCs/>
          <w:sz w:val="18"/>
          <w:szCs w:val="18"/>
        </w:rPr>
        <w:t xml:space="preserve"> </w:t>
      </w:r>
      <w:r w:rsidR="00231988" w:rsidRPr="00CC1B88">
        <w:rPr>
          <w:b/>
          <w:bCs/>
          <w:sz w:val="18"/>
          <w:szCs w:val="18"/>
          <w:highlight w:val="darkCyan"/>
        </w:rPr>
        <w:t xml:space="preserve">6E 6F 2C 20 </w:t>
      </w:r>
      <w:r w:rsidR="00231988" w:rsidRPr="00CC1B88">
        <w:rPr>
          <w:b/>
          <w:bCs/>
          <w:color w:val="FF0000"/>
          <w:sz w:val="18"/>
          <w:szCs w:val="18"/>
          <w:highlight w:val="darkCyan"/>
        </w:rPr>
        <w:t>73</w:t>
      </w:r>
      <w:r w:rsidR="00231988" w:rsidRPr="00697AC0">
        <w:rPr>
          <w:b/>
          <w:bCs/>
          <w:color w:val="FF0000"/>
          <w:sz w:val="18"/>
          <w:szCs w:val="18"/>
        </w:rPr>
        <w:t xml:space="preserve">  </w:t>
      </w:r>
    </w:p>
    <w:p w14:paraId="4E5FA093" w14:textId="533D8751" w:rsidR="002F4675" w:rsidRPr="00847ECF" w:rsidRDefault="002F4675" w:rsidP="002F4675">
      <w:pPr>
        <w:pStyle w:val="NoSpacing"/>
        <w:numPr>
          <w:ilvl w:val="0"/>
          <w:numId w:val="2"/>
        </w:numPr>
        <w:rPr>
          <w:b/>
          <w:bCs/>
          <w:sz w:val="18"/>
          <w:szCs w:val="18"/>
        </w:rPr>
      </w:pPr>
      <w:r w:rsidRPr="00847ECF">
        <w:rPr>
          <w:b/>
          <w:bCs/>
          <w:color w:val="000000" w:themeColor="text1"/>
          <w:sz w:val="18"/>
          <w:szCs w:val="18"/>
        </w:rPr>
        <w:t xml:space="preserve">Yellow is y = 0, </w:t>
      </w:r>
      <w:r w:rsidR="00D74B8A" w:rsidRPr="00847ECF">
        <w:rPr>
          <w:b/>
          <w:bCs/>
          <w:color w:val="000000" w:themeColor="text1"/>
          <w:sz w:val="18"/>
          <w:szCs w:val="18"/>
        </w:rPr>
        <w:t xml:space="preserve">light blue is y = 1, green is y = 2, pink is y = 3, </w:t>
      </w:r>
      <w:r w:rsidR="00847ECF" w:rsidRPr="00847ECF">
        <w:rPr>
          <w:b/>
          <w:bCs/>
          <w:color w:val="000000" w:themeColor="text1"/>
          <w:sz w:val="18"/>
          <w:szCs w:val="18"/>
        </w:rPr>
        <w:t>dark blue is y = 4</w:t>
      </w:r>
      <w:r w:rsidR="00847ECF">
        <w:rPr>
          <w:b/>
          <w:bCs/>
          <w:color w:val="000000" w:themeColor="text1"/>
          <w:sz w:val="18"/>
          <w:szCs w:val="1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9"/>
        <w:gridCol w:w="1733"/>
        <w:gridCol w:w="1733"/>
        <w:gridCol w:w="1733"/>
        <w:gridCol w:w="1734"/>
        <w:gridCol w:w="1734"/>
      </w:tblGrid>
      <w:tr w:rsidR="00616A6A" w14:paraId="1670F4FD" w14:textId="77777777" w:rsidTr="002C054A">
        <w:tc>
          <w:tcPr>
            <w:tcW w:w="1789" w:type="dxa"/>
          </w:tcPr>
          <w:p w14:paraId="678F9052" w14:textId="77777777" w:rsidR="00616A6A" w:rsidRDefault="00616A6A" w:rsidP="002C054A">
            <w:pPr>
              <w:rPr>
                <w:sz w:val="18"/>
                <w:szCs w:val="18"/>
              </w:rPr>
            </w:pPr>
          </w:p>
        </w:tc>
        <w:tc>
          <w:tcPr>
            <w:tcW w:w="1733" w:type="dxa"/>
          </w:tcPr>
          <w:p w14:paraId="09A0805F" w14:textId="77777777" w:rsidR="00616A6A" w:rsidRPr="00033DE4" w:rsidRDefault="00616A6A" w:rsidP="002C054A">
            <w:pPr>
              <w:rPr>
                <w:b/>
                <w:bCs/>
                <w:sz w:val="18"/>
                <w:szCs w:val="18"/>
              </w:rPr>
            </w:pPr>
            <w:r w:rsidRPr="00033DE4">
              <w:rPr>
                <w:b/>
                <w:bCs/>
                <w:sz w:val="18"/>
                <w:szCs w:val="18"/>
              </w:rPr>
              <w:t>X=0</w:t>
            </w:r>
          </w:p>
        </w:tc>
        <w:tc>
          <w:tcPr>
            <w:tcW w:w="1733" w:type="dxa"/>
          </w:tcPr>
          <w:p w14:paraId="6D69632C" w14:textId="77777777" w:rsidR="00616A6A" w:rsidRPr="00033DE4" w:rsidRDefault="00616A6A" w:rsidP="002C054A">
            <w:pPr>
              <w:rPr>
                <w:b/>
                <w:bCs/>
                <w:sz w:val="18"/>
                <w:szCs w:val="18"/>
              </w:rPr>
            </w:pPr>
            <w:r w:rsidRPr="00033DE4">
              <w:rPr>
                <w:b/>
                <w:bCs/>
                <w:sz w:val="18"/>
                <w:szCs w:val="18"/>
              </w:rPr>
              <w:t>X=1</w:t>
            </w:r>
          </w:p>
        </w:tc>
        <w:tc>
          <w:tcPr>
            <w:tcW w:w="1733" w:type="dxa"/>
          </w:tcPr>
          <w:p w14:paraId="7F0E84B1" w14:textId="77777777" w:rsidR="00616A6A" w:rsidRPr="00033DE4" w:rsidRDefault="00616A6A" w:rsidP="002C054A">
            <w:pPr>
              <w:rPr>
                <w:b/>
                <w:bCs/>
                <w:sz w:val="18"/>
                <w:szCs w:val="18"/>
              </w:rPr>
            </w:pPr>
            <w:r w:rsidRPr="00033DE4">
              <w:rPr>
                <w:b/>
                <w:bCs/>
                <w:sz w:val="18"/>
                <w:szCs w:val="18"/>
              </w:rPr>
              <w:t>X=2</w:t>
            </w:r>
          </w:p>
        </w:tc>
        <w:tc>
          <w:tcPr>
            <w:tcW w:w="1734" w:type="dxa"/>
          </w:tcPr>
          <w:p w14:paraId="6B05884A" w14:textId="77777777" w:rsidR="00616A6A" w:rsidRPr="00033DE4" w:rsidRDefault="00616A6A" w:rsidP="002C054A">
            <w:pPr>
              <w:rPr>
                <w:b/>
                <w:bCs/>
                <w:sz w:val="18"/>
                <w:szCs w:val="18"/>
              </w:rPr>
            </w:pPr>
            <w:r w:rsidRPr="00033DE4">
              <w:rPr>
                <w:b/>
                <w:bCs/>
                <w:sz w:val="18"/>
                <w:szCs w:val="18"/>
              </w:rPr>
              <w:t>X=3</w:t>
            </w:r>
          </w:p>
        </w:tc>
        <w:tc>
          <w:tcPr>
            <w:tcW w:w="1734" w:type="dxa"/>
          </w:tcPr>
          <w:p w14:paraId="4E4A60D0" w14:textId="77777777" w:rsidR="00616A6A" w:rsidRPr="00033DE4" w:rsidRDefault="00616A6A" w:rsidP="002C054A">
            <w:pPr>
              <w:rPr>
                <w:b/>
                <w:bCs/>
                <w:sz w:val="18"/>
                <w:szCs w:val="18"/>
              </w:rPr>
            </w:pPr>
            <w:r w:rsidRPr="00033DE4">
              <w:rPr>
                <w:b/>
                <w:bCs/>
                <w:sz w:val="18"/>
                <w:szCs w:val="18"/>
              </w:rPr>
              <w:t>X=4</w:t>
            </w:r>
          </w:p>
        </w:tc>
      </w:tr>
      <w:tr w:rsidR="00616A6A" w14:paraId="373A47F0" w14:textId="77777777" w:rsidTr="002C054A">
        <w:tc>
          <w:tcPr>
            <w:tcW w:w="1789" w:type="dxa"/>
          </w:tcPr>
          <w:p w14:paraId="06735732" w14:textId="77777777" w:rsidR="00616A6A" w:rsidRPr="00033DE4" w:rsidRDefault="00616A6A" w:rsidP="002C054A">
            <w:pPr>
              <w:rPr>
                <w:b/>
                <w:bCs/>
                <w:sz w:val="18"/>
                <w:szCs w:val="18"/>
              </w:rPr>
            </w:pPr>
            <w:r w:rsidRPr="00033DE4">
              <w:rPr>
                <w:b/>
                <w:bCs/>
                <w:sz w:val="18"/>
                <w:szCs w:val="18"/>
              </w:rPr>
              <w:t>Y=4</w:t>
            </w:r>
          </w:p>
        </w:tc>
        <w:tc>
          <w:tcPr>
            <w:tcW w:w="1733" w:type="dxa"/>
          </w:tcPr>
          <w:p w14:paraId="11E4BF02" w14:textId="1714054C" w:rsidR="00616A6A" w:rsidRDefault="00CC1B88" w:rsidP="002C054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6E</w:t>
            </w:r>
          </w:p>
        </w:tc>
        <w:tc>
          <w:tcPr>
            <w:tcW w:w="1733" w:type="dxa"/>
          </w:tcPr>
          <w:p w14:paraId="0F8058CA" w14:textId="2BC220F0" w:rsidR="00616A6A" w:rsidRDefault="00CC1B88" w:rsidP="002C054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6F</w:t>
            </w:r>
          </w:p>
        </w:tc>
        <w:tc>
          <w:tcPr>
            <w:tcW w:w="1733" w:type="dxa"/>
          </w:tcPr>
          <w:p w14:paraId="49DB058A" w14:textId="473FB233" w:rsidR="00616A6A" w:rsidRDefault="00CC1B88" w:rsidP="002C054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2C</w:t>
            </w:r>
          </w:p>
        </w:tc>
        <w:tc>
          <w:tcPr>
            <w:tcW w:w="1734" w:type="dxa"/>
          </w:tcPr>
          <w:p w14:paraId="727055E6" w14:textId="2FF2F8A3" w:rsidR="00616A6A" w:rsidRDefault="00CC1B88" w:rsidP="002C054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20 </w:t>
            </w:r>
          </w:p>
        </w:tc>
        <w:tc>
          <w:tcPr>
            <w:tcW w:w="1734" w:type="dxa"/>
          </w:tcPr>
          <w:p w14:paraId="5A9C3F6E" w14:textId="7905E28F" w:rsidR="00616A6A" w:rsidRPr="00A26520" w:rsidRDefault="00F1084C" w:rsidP="002C054A">
            <w:pPr>
              <w:rPr>
                <w:b/>
                <w:bCs/>
                <w:sz w:val="18"/>
                <w:szCs w:val="18"/>
              </w:rPr>
            </w:pPr>
            <w:r w:rsidRPr="00A26520">
              <w:rPr>
                <w:b/>
                <w:bCs/>
                <w:color w:val="FF0000"/>
                <w:sz w:val="18"/>
                <w:szCs w:val="18"/>
              </w:rPr>
              <w:t>73</w:t>
            </w:r>
          </w:p>
        </w:tc>
      </w:tr>
      <w:tr w:rsidR="00616A6A" w14:paraId="3D62F595" w14:textId="77777777" w:rsidTr="002C054A">
        <w:tc>
          <w:tcPr>
            <w:tcW w:w="1789" w:type="dxa"/>
          </w:tcPr>
          <w:p w14:paraId="51E68805" w14:textId="77777777" w:rsidR="00616A6A" w:rsidRPr="00033DE4" w:rsidRDefault="00616A6A" w:rsidP="002C054A">
            <w:pPr>
              <w:rPr>
                <w:b/>
                <w:bCs/>
                <w:sz w:val="18"/>
                <w:szCs w:val="18"/>
              </w:rPr>
            </w:pPr>
            <w:r w:rsidRPr="00033DE4">
              <w:rPr>
                <w:b/>
                <w:bCs/>
                <w:sz w:val="18"/>
                <w:szCs w:val="18"/>
              </w:rPr>
              <w:t>Y=3</w:t>
            </w:r>
          </w:p>
        </w:tc>
        <w:tc>
          <w:tcPr>
            <w:tcW w:w="1733" w:type="dxa"/>
          </w:tcPr>
          <w:p w14:paraId="13FD0CBF" w14:textId="64908516" w:rsidR="00616A6A" w:rsidRDefault="00CC1B88" w:rsidP="002C054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61</w:t>
            </w:r>
          </w:p>
        </w:tc>
        <w:tc>
          <w:tcPr>
            <w:tcW w:w="1733" w:type="dxa"/>
          </w:tcPr>
          <w:p w14:paraId="6DDEC88F" w14:textId="38E992C6" w:rsidR="00616A6A" w:rsidRDefault="00CC1B88" w:rsidP="002C054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79</w:t>
            </w:r>
          </w:p>
        </w:tc>
        <w:tc>
          <w:tcPr>
            <w:tcW w:w="1733" w:type="dxa"/>
          </w:tcPr>
          <w:p w14:paraId="16C1199A" w14:textId="582F02BC" w:rsidR="00616A6A" w:rsidRDefault="00CC1B88" w:rsidP="002C054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65</w:t>
            </w:r>
          </w:p>
        </w:tc>
        <w:tc>
          <w:tcPr>
            <w:tcW w:w="1734" w:type="dxa"/>
          </w:tcPr>
          <w:p w14:paraId="08FFE1F8" w14:textId="039B1E36" w:rsidR="00616A6A" w:rsidRDefault="00CC1B88" w:rsidP="002C054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74</w:t>
            </w:r>
          </w:p>
        </w:tc>
        <w:tc>
          <w:tcPr>
            <w:tcW w:w="1734" w:type="dxa"/>
          </w:tcPr>
          <w:p w14:paraId="5B8CA356" w14:textId="4576E2F5" w:rsidR="00616A6A" w:rsidRDefault="00CC1B88" w:rsidP="002C054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61</w:t>
            </w:r>
          </w:p>
        </w:tc>
      </w:tr>
      <w:tr w:rsidR="00616A6A" w14:paraId="311A3097" w14:textId="77777777" w:rsidTr="002C054A">
        <w:tc>
          <w:tcPr>
            <w:tcW w:w="1789" w:type="dxa"/>
          </w:tcPr>
          <w:p w14:paraId="187418B8" w14:textId="77777777" w:rsidR="00616A6A" w:rsidRPr="00033DE4" w:rsidRDefault="00616A6A" w:rsidP="002C054A">
            <w:pPr>
              <w:rPr>
                <w:b/>
                <w:bCs/>
                <w:sz w:val="18"/>
                <w:szCs w:val="18"/>
              </w:rPr>
            </w:pPr>
            <w:r w:rsidRPr="00033DE4">
              <w:rPr>
                <w:b/>
                <w:bCs/>
                <w:sz w:val="18"/>
                <w:szCs w:val="18"/>
              </w:rPr>
              <w:t>Y=2</w:t>
            </w:r>
          </w:p>
        </w:tc>
        <w:tc>
          <w:tcPr>
            <w:tcW w:w="1733" w:type="dxa"/>
          </w:tcPr>
          <w:p w14:paraId="38E4F82D" w14:textId="21015DA8" w:rsidR="00616A6A" w:rsidRDefault="00A26520" w:rsidP="002C054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68</w:t>
            </w:r>
          </w:p>
        </w:tc>
        <w:tc>
          <w:tcPr>
            <w:tcW w:w="1733" w:type="dxa"/>
          </w:tcPr>
          <w:p w14:paraId="4311AC11" w14:textId="62D6C441" w:rsidR="00616A6A" w:rsidRDefault="00A26520" w:rsidP="002C054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61</w:t>
            </w:r>
          </w:p>
        </w:tc>
        <w:tc>
          <w:tcPr>
            <w:tcW w:w="1733" w:type="dxa"/>
          </w:tcPr>
          <w:p w14:paraId="1802DA3A" w14:textId="03E16629" w:rsidR="00616A6A" w:rsidRDefault="00A26520" w:rsidP="002C054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6E</w:t>
            </w:r>
          </w:p>
        </w:tc>
        <w:tc>
          <w:tcPr>
            <w:tcW w:w="1734" w:type="dxa"/>
          </w:tcPr>
          <w:p w14:paraId="407A9293" w14:textId="711C668F" w:rsidR="00616A6A" w:rsidRDefault="002F4675" w:rsidP="002C054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  <w:tc>
          <w:tcPr>
            <w:tcW w:w="1734" w:type="dxa"/>
          </w:tcPr>
          <w:p w14:paraId="3955F163" w14:textId="433DD2EE" w:rsidR="00616A6A" w:rsidRDefault="002F4675" w:rsidP="002C054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43</w:t>
            </w:r>
          </w:p>
        </w:tc>
      </w:tr>
      <w:tr w:rsidR="00616A6A" w14:paraId="05725BF0" w14:textId="77777777" w:rsidTr="002C054A">
        <w:tc>
          <w:tcPr>
            <w:tcW w:w="1789" w:type="dxa"/>
          </w:tcPr>
          <w:p w14:paraId="54C6F196" w14:textId="77777777" w:rsidR="00616A6A" w:rsidRPr="00033DE4" w:rsidRDefault="00616A6A" w:rsidP="002C054A">
            <w:pPr>
              <w:rPr>
                <w:b/>
                <w:bCs/>
                <w:sz w:val="18"/>
                <w:szCs w:val="18"/>
              </w:rPr>
            </w:pPr>
            <w:r w:rsidRPr="00033DE4">
              <w:rPr>
                <w:b/>
                <w:bCs/>
                <w:sz w:val="18"/>
                <w:szCs w:val="18"/>
              </w:rPr>
              <w:t>Y=1</w:t>
            </w:r>
          </w:p>
        </w:tc>
        <w:tc>
          <w:tcPr>
            <w:tcW w:w="1733" w:type="dxa"/>
          </w:tcPr>
          <w:p w14:paraId="6F2EF46F" w14:textId="19DA3946" w:rsidR="00616A6A" w:rsidRDefault="005A066C" w:rsidP="002C054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61</w:t>
            </w:r>
          </w:p>
        </w:tc>
        <w:tc>
          <w:tcPr>
            <w:tcW w:w="1733" w:type="dxa"/>
          </w:tcPr>
          <w:p w14:paraId="77644A92" w14:textId="78550FB7" w:rsidR="00616A6A" w:rsidRDefault="00A26520" w:rsidP="002C054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  <w:tc>
          <w:tcPr>
            <w:tcW w:w="1733" w:type="dxa"/>
          </w:tcPr>
          <w:p w14:paraId="5D8DB3CE" w14:textId="4C651B1B" w:rsidR="00616A6A" w:rsidRDefault="002F4675" w:rsidP="002C054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4E</w:t>
            </w:r>
          </w:p>
        </w:tc>
        <w:tc>
          <w:tcPr>
            <w:tcW w:w="1734" w:type="dxa"/>
          </w:tcPr>
          <w:p w14:paraId="2037CDEA" w14:textId="3C9FE5A2" w:rsidR="00616A6A" w:rsidRDefault="00B86E2E" w:rsidP="002C054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61</w:t>
            </w:r>
          </w:p>
        </w:tc>
        <w:tc>
          <w:tcPr>
            <w:tcW w:w="1734" w:type="dxa"/>
          </w:tcPr>
          <w:p w14:paraId="17E348F3" w14:textId="48DE7CB8" w:rsidR="00616A6A" w:rsidRDefault="00A26520" w:rsidP="002C054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74</w:t>
            </w:r>
          </w:p>
        </w:tc>
      </w:tr>
      <w:tr w:rsidR="00616A6A" w14:paraId="2376668E" w14:textId="77777777" w:rsidTr="002C054A">
        <w:tc>
          <w:tcPr>
            <w:tcW w:w="1789" w:type="dxa"/>
          </w:tcPr>
          <w:p w14:paraId="0F3DA882" w14:textId="77777777" w:rsidR="00616A6A" w:rsidRPr="00033DE4" w:rsidRDefault="00616A6A" w:rsidP="002C054A">
            <w:pPr>
              <w:rPr>
                <w:b/>
                <w:bCs/>
                <w:sz w:val="18"/>
                <w:szCs w:val="18"/>
              </w:rPr>
            </w:pPr>
            <w:r w:rsidRPr="00033DE4">
              <w:rPr>
                <w:b/>
                <w:bCs/>
                <w:sz w:val="18"/>
                <w:szCs w:val="18"/>
              </w:rPr>
              <w:t>Y=0</w:t>
            </w:r>
          </w:p>
        </w:tc>
        <w:tc>
          <w:tcPr>
            <w:tcW w:w="1733" w:type="dxa"/>
          </w:tcPr>
          <w:p w14:paraId="4B763E0B" w14:textId="3361D845" w:rsidR="00616A6A" w:rsidRPr="00033DE4" w:rsidRDefault="00215A28" w:rsidP="002C054A">
            <w:pPr>
              <w:rPr>
                <w:b/>
                <w:bCs/>
                <w:sz w:val="18"/>
                <w:szCs w:val="18"/>
              </w:rPr>
            </w:pPr>
            <w:r w:rsidRPr="00033DE4">
              <w:rPr>
                <w:b/>
                <w:bCs/>
                <w:color w:val="FF0000"/>
                <w:sz w:val="18"/>
                <w:szCs w:val="18"/>
              </w:rPr>
              <w:t>4A</w:t>
            </w:r>
          </w:p>
        </w:tc>
        <w:tc>
          <w:tcPr>
            <w:tcW w:w="1733" w:type="dxa"/>
          </w:tcPr>
          <w:p w14:paraId="12371C64" w14:textId="5685E67F" w:rsidR="00616A6A" w:rsidRDefault="005A066C" w:rsidP="002C054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6F</w:t>
            </w:r>
          </w:p>
        </w:tc>
        <w:tc>
          <w:tcPr>
            <w:tcW w:w="1733" w:type="dxa"/>
          </w:tcPr>
          <w:p w14:paraId="6748ED7C" w14:textId="7BC55BA0" w:rsidR="00616A6A" w:rsidRDefault="005A066C" w:rsidP="002C054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73</w:t>
            </w:r>
          </w:p>
        </w:tc>
        <w:tc>
          <w:tcPr>
            <w:tcW w:w="1734" w:type="dxa"/>
          </w:tcPr>
          <w:p w14:paraId="73CBA0FC" w14:textId="0DBFE5DF" w:rsidR="00616A6A" w:rsidRDefault="005A066C" w:rsidP="002C054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68</w:t>
            </w:r>
          </w:p>
        </w:tc>
        <w:tc>
          <w:tcPr>
            <w:tcW w:w="1734" w:type="dxa"/>
          </w:tcPr>
          <w:p w14:paraId="65EBD5CF" w14:textId="26BAED80" w:rsidR="00616A6A" w:rsidRDefault="005A066C" w:rsidP="002C054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75</w:t>
            </w:r>
          </w:p>
        </w:tc>
      </w:tr>
    </w:tbl>
    <w:p w14:paraId="0092A557" w14:textId="77777777" w:rsidR="00F2065F" w:rsidRDefault="00F2065F" w:rsidP="009A4EDB">
      <w:pPr>
        <w:rPr>
          <w:sz w:val="18"/>
          <w:szCs w:val="18"/>
        </w:rPr>
      </w:pPr>
    </w:p>
    <w:p w14:paraId="5A009335" w14:textId="35E52B82" w:rsidR="00F1084C" w:rsidRDefault="00F1084C" w:rsidP="009A4EDB">
      <w:pPr>
        <w:rPr>
          <w:sz w:val="18"/>
          <w:szCs w:val="18"/>
        </w:rPr>
      </w:pPr>
      <w:r>
        <w:rPr>
          <w:sz w:val="18"/>
          <w:szCs w:val="18"/>
        </w:rPr>
        <w:lastRenderedPageBreak/>
        <w:t>Now we can proceed to doing Theta.</w:t>
      </w:r>
    </w:p>
    <w:p w14:paraId="08A3F53F" w14:textId="77777777" w:rsidR="00C92958" w:rsidRPr="0068060A" w:rsidRDefault="00C92958" w:rsidP="009A4EDB">
      <w:pPr>
        <w:rPr>
          <w:sz w:val="18"/>
          <w:szCs w:val="18"/>
        </w:rPr>
      </w:pPr>
    </w:p>
    <w:p w14:paraId="22E699FF" w14:textId="7A0FDFAB" w:rsidR="00F13F09" w:rsidRDefault="00F13F09" w:rsidP="00F13F09">
      <w:pPr>
        <w:pStyle w:val="Heading2"/>
        <w:rPr>
          <w:b/>
          <w:bCs/>
          <w:sz w:val="18"/>
          <w:szCs w:val="18"/>
        </w:rPr>
      </w:pPr>
      <w:r w:rsidRPr="00F13F09">
        <w:rPr>
          <w:b/>
          <w:bCs/>
          <w:sz w:val="18"/>
          <w:szCs w:val="18"/>
        </w:rPr>
        <w:t xml:space="preserve">1.1) What is the output of </w:t>
      </w:r>
      <m:oMath>
        <m:r>
          <m:rPr>
            <m:sty m:val="bi"/>
          </m:rPr>
          <w:rPr>
            <w:rFonts w:ascii="Cambria Math" w:hAnsi="Cambria Math"/>
            <w:sz w:val="18"/>
            <w:szCs w:val="18"/>
          </w:rPr>
          <m:t>θ (theta)</m:t>
        </m:r>
      </m:oMath>
      <w:r w:rsidRPr="00F13F09">
        <w:rPr>
          <w:b/>
          <w:bCs/>
          <w:sz w:val="18"/>
          <w:szCs w:val="18"/>
        </w:rPr>
        <w:t xml:space="preserve"> mapping in the first round? </w:t>
      </w:r>
    </w:p>
    <w:p w14:paraId="759C9742" w14:textId="243BEC3E" w:rsidR="001D2F91" w:rsidRDefault="001D2F91" w:rsidP="001D2F91">
      <w:r>
        <w:t>Th</w:t>
      </w:r>
      <w:r w:rsidR="00D03B1F">
        <w:t>eta</w:t>
      </w:r>
      <w:r w:rsidR="00C476D3">
        <w:t xml:space="preserve"> is the first step in Keccak. </w:t>
      </w:r>
      <w:r w:rsidR="00803737">
        <w:t>Generally</w:t>
      </w:r>
      <w:r w:rsidR="00393518">
        <w:t>,</w:t>
      </w:r>
      <w:r w:rsidR="00803737">
        <w:t xml:space="preserve"> the data is arranged in a </w:t>
      </w:r>
      <w:r w:rsidR="00D21F25">
        <w:t xml:space="preserve">3D structure of bits, 5*5*W (W representing a lane size). </w:t>
      </w:r>
      <w:r w:rsidR="008C7AB9">
        <w:t xml:space="preserve">What we do is mix the bits from our state matrix </w:t>
      </w:r>
      <w:r w:rsidR="007F201B">
        <w:t>to</w:t>
      </w:r>
      <w:r w:rsidR="008C7AB9">
        <w:t xml:space="preserve"> </w:t>
      </w:r>
      <w:r w:rsidR="007F201B">
        <w:t xml:space="preserve">spread changes evenly. </w:t>
      </w:r>
    </w:p>
    <w:p w14:paraId="7D0CC9AF" w14:textId="6CD8A5F2" w:rsidR="007F201B" w:rsidRDefault="007F201B" w:rsidP="007A1021">
      <w:pPr>
        <w:pStyle w:val="NoSpacing"/>
      </w:pPr>
      <w:r>
        <w:t>Concepts</w:t>
      </w:r>
    </w:p>
    <w:p w14:paraId="4C6A2F22" w14:textId="0C27BD38" w:rsidR="007F201B" w:rsidRDefault="007F201B" w:rsidP="007A1021">
      <w:pPr>
        <w:pStyle w:val="NoSpacing"/>
      </w:pPr>
      <w:r w:rsidRPr="00BC7868">
        <w:rPr>
          <w:b/>
          <w:bCs/>
        </w:rPr>
        <w:t>State Matrix:</w:t>
      </w:r>
      <w:r>
        <w:t xml:space="preserve"> This is the 5*5 grid we used </w:t>
      </w:r>
      <w:ins w:id="0" w:author="Microsoft Word" w:date="2025-04-27T16:34:00Z" w16du:dateUtc="2025-04-27T06:34:00Z">
        <w:r w:rsidR="00C777EF" w:rsidRPr="007A1021">
          <w:t>to hold our matrix values. A lane holds a value across different slices.</w:t>
        </w:r>
        <w:r w:rsidR="00C777EF">
          <w:t xml:space="preserve"> </w:t>
        </w:r>
      </w:ins>
      <w:r w:rsidR="00732728">
        <w:t xml:space="preserve"> E.g. the hex value 4A. </w:t>
      </w:r>
      <w:r w:rsidR="00EE7AB9">
        <w:t>In a space, this can only contain 1 bit. However</w:t>
      </w:r>
      <w:r w:rsidR="00D079E3">
        <w:t xml:space="preserve">, </w:t>
      </w:r>
      <w:r w:rsidR="00EE7AB9">
        <w:t xml:space="preserve">a value will be </w:t>
      </w:r>
      <w:r w:rsidR="00805783">
        <w:t xml:space="preserve">equal or less than 8 </w:t>
      </w:r>
      <w:proofErr w:type="gramStart"/>
      <w:r w:rsidR="00805783">
        <w:t>bits( 1</w:t>
      </w:r>
      <w:proofErr w:type="gramEnd"/>
      <w:r w:rsidR="00805783">
        <w:t xml:space="preserve"> byte). </w:t>
      </w:r>
      <w:proofErr w:type="gramStart"/>
      <w:r w:rsidR="00805783">
        <w:t>So</w:t>
      </w:r>
      <w:proofErr w:type="gramEnd"/>
      <w:r w:rsidR="00805783">
        <w:t xml:space="preserve"> the value is across different </w:t>
      </w:r>
      <w:r w:rsidR="00E5636C">
        <w:t>another slice.</w:t>
      </w:r>
    </w:p>
    <w:p w14:paraId="363BEC37" w14:textId="4530E530" w:rsidR="00686DF3" w:rsidRDefault="00686DF3" w:rsidP="007A1021">
      <w:pPr>
        <w:pStyle w:val="NoSpacing"/>
      </w:pPr>
      <w:r w:rsidRPr="00BC7868">
        <w:rPr>
          <w:b/>
          <w:bCs/>
        </w:rPr>
        <w:t>Column parity,</w:t>
      </w:r>
      <w:r>
        <w:t xml:space="preserve"> C[x]: </w:t>
      </w:r>
      <w:r w:rsidR="00075570">
        <w:t>For each column</w:t>
      </w:r>
      <w:r w:rsidR="00BC7868">
        <w:t xml:space="preserve"> we XOR all values (checksum).</w:t>
      </w:r>
    </w:p>
    <w:p w14:paraId="496EDED0" w14:textId="381301E3" w:rsidR="00BC7868" w:rsidRPr="00BC7868" w:rsidRDefault="00BC7868" w:rsidP="007A1021">
      <w:pPr>
        <w:pStyle w:val="NoSpacing"/>
      </w:pPr>
      <w:r>
        <w:rPr>
          <w:b/>
          <w:bCs/>
        </w:rPr>
        <w:t xml:space="preserve">Diffusion: </w:t>
      </w:r>
      <w:r>
        <w:t>In this step</w:t>
      </w:r>
      <w:r w:rsidR="003B1401">
        <w:t xml:space="preserve">, we XOR each lane with parity bits from neighbouring columns to scramble. </w:t>
      </w:r>
    </w:p>
    <w:p w14:paraId="0D668BB8" w14:textId="77777777" w:rsidR="007E32B9" w:rsidRDefault="007E32B9" w:rsidP="007E32B9">
      <w:pPr>
        <w:pStyle w:val="NoSpacing"/>
        <w:rPr>
          <w:i/>
          <w:iCs/>
        </w:rPr>
      </w:pPr>
    </w:p>
    <w:p w14:paraId="49F54DAB" w14:textId="77777777" w:rsidR="007E32B9" w:rsidRDefault="007E32B9" w:rsidP="007E32B9">
      <w:pPr>
        <w:pStyle w:val="NoSpacing"/>
      </w:pPr>
    </w:p>
    <w:p w14:paraId="4D465105" w14:textId="6D314482" w:rsidR="007E32B9" w:rsidRDefault="006941AC" w:rsidP="007E32B9">
      <w:pPr>
        <w:pStyle w:val="NoSpacing"/>
        <w:rPr>
          <w:i/>
          <w:iCs/>
        </w:rPr>
      </w:pPr>
      <w:r>
        <w:rPr>
          <w:i/>
          <w:iCs/>
        </w:rPr>
        <w:t>Steps in Theta</w:t>
      </w:r>
    </w:p>
    <w:p w14:paraId="22C3779C" w14:textId="06C3EEE0" w:rsidR="006941AC" w:rsidRPr="006941AC" w:rsidRDefault="006941AC" w:rsidP="007E32B9">
      <w:pPr>
        <w:pStyle w:val="NoSpacing"/>
      </w:pPr>
      <w:r>
        <w:t xml:space="preserve">NOTE: </w:t>
      </w:r>
      <w:r w:rsidR="00123A3A">
        <w:t xml:space="preserve">The formulas </w:t>
      </w:r>
      <w:r>
        <w:t xml:space="preserve">refer to </w:t>
      </w:r>
      <w:r w:rsidR="00123A3A">
        <w:t xml:space="preserve">figure “Theta – University Notes”. </w:t>
      </w:r>
    </w:p>
    <w:p w14:paraId="22AB523F" w14:textId="77777777" w:rsidR="006941AC" w:rsidRPr="006941AC" w:rsidRDefault="006941AC" w:rsidP="006941AC">
      <w:pPr>
        <w:pStyle w:val="NoSpacing"/>
      </w:pPr>
      <w:r w:rsidRPr="006941AC">
        <w:rPr>
          <w:b/>
          <w:bCs/>
          <w:lang w:val="en-US"/>
        </w:rPr>
        <w:t>1. Compute Column Parity (C[x])</w:t>
      </w:r>
    </w:p>
    <w:p w14:paraId="56015CB2" w14:textId="29274548" w:rsidR="007C5340" w:rsidRDefault="007C5340" w:rsidP="006941AC">
      <w:pPr>
        <w:pStyle w:val="NoSpacing"/>
        <w:rPr>
          <w:lang w:val="en-US"/>
        </w:rPr>
      </w:pPr>
      <w:r>
        <w:rPr>
          <w:lang w:val="en-US"/>
        </w:rPr>
        <w:t xml:space="preserve">Column Parity refers to summing all the columns in </w:t>
      </w:r>
      <w:r w:rsidR="00E22135">
        <w:rPr>
          <w:lang w:val="en-US"/>
        </w:rPr>
        <w:t xml:space="preserve">a slice. </w:t>
      </w:r>
    </w:p>
    <w:p w14:paraId="217EEF30" w14:textId="2A7CF57E" w:rsidR="006941AC" w:rsidRPr="006941AC" w:rsidRDefault="006941AC" w:rsidP="006941AC">
      <w:pPr>
        <w:pStyle w:val="NoSpacing"/>
      </w:pPr>
      <w:r w:rsidRPr="006941AC">
        <w:rPr>
          <w:lang w:val="en-US"/>
        </w:rPr>
        <w:t>For each column x (0 to 4), calculate the XOR of all 5</w:t>
      </w:r>
      <w:r w:rsidR="006F1E05">
        <w:rPr>
          <w:lang w:val="en-US"/>
        </w:rPr>
        <w:t xml:space="preserve"> lanes</w:t>
      </w:r>
      <w:r w:rsidRPr="006941AC">
        <w:rPr>
          <w:lang w:val="en-US"/>
        </w:rPr>
        <w:t xml:space="preserve"> in that column across all layers:</w:t>
      </w:r>
    </w:p>
    <w:p w14:paraId="1DAAD609" w14:textId="5679821B" w:rsidR="006941AC" w:rsidRPr="006941AC" w:rsidRDefault="006941AC" w:rsidP="00F90F01">
      <w:pPr>
        <w:pStyle w:val="NoSpacing"/>
        <w:numPr>
          <w:ilvl w:val="0"/>
          <w:numId w:val="27"/>
        </w:numPr>
      </w:pPr>
      <w:r w:rsidRPr="006941AC">
        <w:rPr>
          <w:lang w:val="en-US"/>
        </w:rPr>
        <w:t>C[x]=</w:t>
      </w:r>
      <w:r w:rsidR="00E22135">
        <w:rPr>
          <w:lang w:val="en-US"/>
        </w:rPr>
        <w:t xml:space="preserve"> </w:t>
      </w:r>
      <w:r w:rsidRPr="006941AC">
        <w:rPr>
          <w:lang w:val="en-US"/>
        </w:rPr>
        <w:t>A[x,0]</w:t>
      </w:r>
      <w:r w:rsidR="00E22135">
        <w:rPr>
          <w:lang w:val="en-US"/>
        </w:rPr>
        <w:t xml:space="preserve"> </w:t>
      </w:r>
      <w:r w:rsidRPr="006941AC">
        <w:rPr>
          <w:rFonts w:ascii="Cambria Math" w:hAnsi="Cambria Math" w:cs="Cambria Math"/>
          <w:lang w:val="en-US"/>
        </w:rPr>
        <w:t>⊕</w:t>
      </w:r>
      <w:r w:rsidRPr="006941AC">
        <w:rPr>
          <w:lang w:val="en-US"/>
        </w:rPr>
        <w:t>A</w:t>
      </w:r>
      <w:r w:rsidR="00E22135">
        <w:rPr>
          <w:lang w:val="en-US"/>
        </w:rPr>
        <w:t xml:space="preserve"> </w:t>
      </w:r>
      <w:r w:rsidRPr="006941AC">
        <w:rPr>
          <w:lang w:val="en-US"/>
        </w:rPr>
        <w:t>[x,1]</w:t>
      </w:r>
      <w:r w:rsidR="00E22135">
        <w:rPr>
          <w:lang w:val="en-US"/>
        </w:rPr>
        <w:t xml:space="preserve"> </w:t>
      </w:r>
      <w:r w:rsidRPr="006941AC">
        <w:rPr>
          <w:rFonts w:ascii="Cambria Math" w:hAnsi="Cambria Math" w:cs="Cambria Math"/>
          <w:lang w:val="en-US"/>
        </w:rPr>
        <w:t>⊕</w:t>
      </w:r>
      <w:r w:rsidRPr="006941AC">
        <w:rPr>
          <w:lang w:val="en-US"/>
        </w:rPr>
        <w:t>A</w:t>
      </w:r>
      <w:r w:rsidR="00E22135">
        <w:rPr>
          <w:lang w:val="en-US"/>
        </w:rPr>
        <w:t xml:space="preserve"> </w:t>
      </w:r>
      <w:r w:rsidRPr="006941AC">
        <w:rPr>
          <w:lang w:val="en-US"/>
        </w:rPr>
        <w:t>[x,2]</w:t>
      </w:r>
      <w:r w:rsidR="00E22135">
        <w:rPr>
          <w:lang w:val="en-US"/>
        </w:rPr>
        <w:t xml:space="preserve"> </w:t>
      </w:r>
      <w:r w:rsidRPr="006941AC">
        <w:rPr>
          <w:rFonts w:ascii="Cambria Math" w:hAnsi="Cambria Math" w:cs="Cambria Math"/>
          <w:lang w:val="en-US"/>
        </w:rPr>
        <w:t>⊕</w:t>
      </w:r>
      <w:r w:rsidRPr="006941AC">
        <w:rPr>
          <w:lang w:val="en-US"/>
        </w:rPr>
        <w:t>A[x,3]</w:t>
      </w:r>
      <w:r w:rsidR="00E22135">
        <w:rPr>
          <w:lang w:val="en-US"/>
        </w:rPr>
        <w:t xml:space="preserve"> </w:t>
      </w:r>
      <w:r w:rsidRPr="006941AC">
        <w:rPr>
          <w:rFonts w:ascii="Cambria Math" w:hAnsi="Cambria Math" w:cs="Cambria Math"/>
          <w:lang w:val="en-US"/>
        </w:rPr>
        <w:t>⊕</w:t>
      </w:r>
      <w:r w:rsidRPr="006941AC">
        <w:rPr>
          <w:lang w:val="en-US"/>
        </w:rPr>
        <w:t>A[x,4]</w:t>
      </w:r>
      <w:r w:rsidRPr="006941AC">
        <w:rPr>
          <w:i/>
          <w:iCs/>
          <w:lang w:val="en-US"/>
        </w:rPr>
        <w:t xml:space="preserve"> </w:t>
      </w:r>
    </w:p>
    <w:p w14:paraId="3DE1E9B1" w14:textId="4074BD38" w:rsidR="006941AC" w:rsidRPr="006941AC" w:rsidRDefault="006941AC" w:rsidP="00F90F01">
      <w:pPr>
        <w:pStyle w:val="NoSpacing"/>
        <w:numPr>
          <w:ilvl w:val="0"/>
          <w:numId w:val="27"/>
        </w:numPr>
      </w:pPr>
      <w:r w:rsidRPr="006941AC">
        <w:rPr>
          <w:b/>
          <w:bCs/>
          <w:lang w:val="en-US"/>
        </w:rPr>
        <w:t>What it does</w:t>
      </w:r>
      <w:r w:rsidRPr="006941AC">
        <w:rPr>
          <w:lang w:val="en-US"/>
        </w:rPr>
        <w:t xml:space="preserve">: C[x] captures the parity, sum of a </w:t>
      </w:r>
      <w:r w:rsidR="00CF6152" w:rsidRPr="006941AC">
        <w:rPr>
          <w:lang w:val="en-US"/>
        </w:rPr>
        <w:t>colum</w:t>
      </w:r>
      <w:r w:rsidR="00CF6152">
        <w:rPr>
          <w:lang w:val="en-US"/>
        </w:rPr>
        <w:t xml:space="preserve">ns value (x) </w:t>
      </w:r>
      <w:r w:rsidRPr="006941AC">
        <w:rPr>
          <w:lang w:val="en-US"/>
        </w:rPr>
        <w:t>in state matrix</w:t>
      </w:r>
      <w:r w:rsidR="00CF6152">
        <w:rPr>
          <w:lang w:val="en-US"/>
        </w:rPr>
        <w:t>.</w:t>
      </w:r>
    </w:p>
    <w:p w14:paraId="05E594B0" w14:textId="77777777" w:rsidR="006941AC" w:rsidRPr="006941AC" w:rsidRDefault="006941AC" w:rsidP="006941AC">
      <w:pPr>
        <w:pStyle w:val="NoSpacing"/>
      </w:pPr>
      <w:r w:rsidRPr="006941AC">
        <w:rPr>
          <w:b/>
          <w:bCs/>
          <w:lang w:val="en-US"/>
        </w:rPr>
        <w:t>2. Compute Diffusion Vector (D[x])</w:t>
      </w:r>
    </w:p>
    <w:p w14:paraId="5385CD13" w14:textId="0EA1DBCB" w:rsidR="006941AC" w:rsidRPr="006941AC" w:rsidRDefault="006941AC" w:rsidP="006941AC">
      <w:pPr>
        <w:pStyle w:val="NoSpacing"/>
      </w:pPr>
      <w:r w:rsidRPr="006941AC">
        <w:rPr>
          <w:lang w:val="en-US"/>
        </w:rPr>
        <w:t>For each column </w:t>
      </w:r>
      <w:r w:rsidR="008522AE">
        <w:rPr>
          <w:lang w:val="en-US"/>
        </w:rPr>
        <w:t>[</w:t>
      </w:r>
      <w:r w:rsidRPr="006941AC">
        <w:rPr>
          <w:lang w:val="en-US"/>
        </w:rPr>
        <w:t>x</w:t>
      </w:r>
      <w:r w:rsidR="008522AE">
        <w:rPr>
          <w:lang w:val="en-US"/>
        </w:rPr>
        <w:t>]</w:t>
      </w:r>
      <w:r w:rsidRPr="006941AC">
        <w:rPr>
          <w:lang w:val="en-US"/>
        </w:rPr>
        <w:t xml:space="preserve">, </w:t>
      </w:r>
      <w:r w:rsidR="004E75ED">
        <w:rPr>
          <w:lang w:val="en-US"/>
        </w:rPr>
        <w:t>we compute D[x] using the parity we previously calculated.</w:t>
      </w:r>
    </w:p>
    <w:p w14:paraId="4F192107" w14:textId="5BF73C6B" w:rsidR="006941AC" w:rsidRPr="006941AC" w:rsidRDefault="006941AC" w:rsidP="00F90F01">
      <w:pPr>
        <w:pStyle w:val="NoSpacing"/>
        <w:numPr>
          <w:ilvl w:val="0"/>
          <w:numId w:val="28"/>
        </w:numPr>
      </w:pPr>
      <w:r w:rsidRPr="00DC55A3">
        <w:rPr>
          <w:b/>
          <w:bCs/>
          <w:lang w:val="en-US"/>
        </w:rPr>
        <w:t>D[x]</w:t>
      </w:r>
      <w:r w:rsidR="00DC55A3">
        <w:rPr>
          <w:lang w:val="en-US"/>
        </w:rPr>
        <w:t xml:space="preserve"> </w:t>
      </w:r>
      <w:r w:rsidRPr="006941AC">
        <w:rPr>
          <w:lang w:val="en-US"/>
        </w:rPr>
        <w:t>=</w:t>
      </w:r>
      <w:r w:rsidR="00D96C1A">
        <w:rPr>
          <w:lang w:val="en-US"/>
        </w:rPr>
        <w:t xml:space="preserve"> </w:t>
      </w:r>
      <w:r w:rsidRPr="00A264CD">
        <w:rPr>
          <w:b/>
          <w:bCs/>
          <w:color w:val="FF0000"/>
          <w:lang w:val="en-US"/>
        </w:rPr>
        <w:t>C[x−1]</w:t>
      </w:r>
      <w:r w:rsidR="00D96C1A" w:rsidRPr="00C660AD">
        <w:rPr>
          <w:color w:val="FF0000"/>
          <w:lang w:val="en-US"/>
        </w:rPr>
        <w:t xml:space="preserve"> </w:t>
      </w:r>
      <w:r w:rsidRPr="006941AC">
        <w:rPr>
          <w:rFonts w:ascii="Cambria Math" w:hAnsi="Cambria Math" w:cs="Cambria Math"/>
          <w:lang w:val="en-US"/>
        </w:rPr>
        <w:t>⊕</w:t>
      </w:r>
      <w:r w:rsidR="00D96C1A">
        <w:rPr>
          <w:rFonts w:ascii="Cambria Math" w:hAnsi="Cambria Math" w:cs="Cambria Math"/>
          <w:lang w:val="en-US"/>
        </w:rPr>
        <w:t xml:space="preserve"> </w:t>
      </w:r>
      <w:r w:rsidRPr="00A264CD">
        <w:rPr>
          <w:b/>
          <w:bCs/>
          <w:color w:val="A02B93" w:themeColor="accent5"/>
          <w:lang w:val="en-US"/>
        </w:rPr>
        <w:t>rot(C[x+1],1)</w:t>
      </w:r>
      <w:r w:rsidRPr="00C660AD">
        <w:rPr>
          <w:i/>
          <w:iCs/>
          <w:color w:val="A02B93" w:themeColor="accent5"/>
          <w:lang w:val="en-US"/>
        </w:rPr>
        <w:t xml:space="preserve"> </w:t>
      </w:r>
    </w:p>
    <w:p w14:paraId="1EF0E05A" w14:textId="77777777" w:rsidR="00C660AD" w:rsidRPr="00C660AD" w:rsidRDefault="006941AC" w:rsidP="00F90F01">
      <w:pPr>
        <w:pStyle w:val="NoSpacing"/>
        <w:numPr>
          <w:ilvl w:val="0"/>
          <w:numId w:val="28"/>
        </w:numPr>
        <w:rPr>
          <w:color w:val="FF0000"/>
        </w:rPr>
      </w:pPr>
      <w:r w:rsidRPr="00C660AD">
        <w:rPr>
          <w:b/>
          <w:bCs/>
          <w:color w:val="FF0000"/>
          <w:lang w:val="en-US"/>
        </w:rPr>
        <w:t>C[x-1]</w:t>
      </w:r>
      <w:r w:rsidRPr="00C660AD">
        <w:rPr>
          <w:color w:val="FF0000"/>
          <w:lang w:val="en-US"/>
        </w:rPr>
        <w:t xml:space="preserve">: </w:t>
      </w:r>
    </w:p>
    <w:p w14:paraId="24650A76" w14:textId="1B7B0446" w:rsidR="009D13EE" w:rsidRPr="009D13EE" w:rsidRDefault="009D13EE" w:rsidP="00F90F01">
      <w:pPr>
        <w:pStyle w:val="NoSpacing"/>
        <w:numPr>
          <w:ilvl w:val="1"/>
          <w:numId w:val="28"/>
        </w:numPr>
      </w:pPr>
      <w:r>
        <w:t xml:space="preserve">This </w:t>
      </w:r>
      <w:r w:rsidR="00040B76">
        <w:t>uses the parity</w:t>
      </w:r>
      <w:r w:rsidR="00710104">
        <w:t xml:space="preserve"> next to the left side of X</w:t>
      </w:r>
      <w:r w:rsidR="00A264CD">
        <w:t xml:space="preserve"> with wrap around</w:t>
      </w:r>
      <w:r w:rsidR="00710104">
        <w:t xml:space="preserve"> (E.g. </w:t>
      </w:r>
      <w:proofErr w:type="gramStart"/>
      <w:r w:rsidR="00710104">
        <w:t>C</w:t>
      </w:r>
      <w:r w:rsidR="00E11785">
        <w:t>[</w:t>
      </w:r>
      <w:proofErr w:type="gramEnd"/>
      <w:r w:rsidR="00E11785">
        <w:t xml:space="preserve">-1] = </w:t>
      </w:r>
      <w:proofErr w:type="gramStart"/>
      <w:r w:rsidR="00E11785">
        <w:t>C[</w:t>
      </w:r>
      <w:proofErr w:type="gramEnd"/>
      <w:r w:rsidR="00E11785">
        <w:t xml:space="preserve">4]). </w:t>
      </w:r>
    </w:p>
    <w:p w14:paraId="1C2DF4A0" w14:textId="69ADD758" w:rsidR="00C660AD" w:rsidRPr="00C660AD" w:rsidRDefault="006941AC" w:rsidP="00F90F01">
      <w:pPr>
        <w:pStyle w:val="NoSpacing"/>
        <w:numPr>
          <w:ilvl w:val="0"/>
          <w:numId w:val="29"/>
        </w:numPr>
        <w:rPr>
          <w:color w:val="A02B93" w:themeColor="accent5"/>
        </w:rPr>
      </w:pPr>
      <w:r w:rsidRPr="00C660AD">
        <w:rPr>
          <w:b/>
          <w:bCs/>
          <w:color w:val="A02B93" w:themeColor="accent5"/>
          <w:lang w:val="en-US"/>
        </w:rPr>
        <w:t>C[x+1]</w:t>
      </w:r>
      <w:r w:rsidRPr="00C660AD">
        <w:rPr>
          <w:color w:val="A02B93" w:themeColor="accent5"/>
          <w:lang w:val="en-US"/>
        </w:rPr>
        <w:t xml:space="preserve">: </w:t>
      </w:r>
    </w:p>
    <w:p w14:paraId="44D8EEDE" w14:textId="10F14787" w:rsidR="00A264CD" w:rsidRDefault="00D132EB" w:rsidP="00F90F01">
      <w:pPr>
        <w:pStyle w:val="NoSpacing"/>
        <w:numPr>
          <w:ilvl w:val="1"/>
          <w:numId w:val="29"/>
        </w:numPr>
      </w:pPr>
      <w:r>
        <w:t xml:space="preserve">This is the parity on the right side of X with wrap around (E.g. </w:t>
      </w:r>
      <w:proofErr w:type="gramStart"/>
      <w:r>
        <w:t>C[</w:t>
      </w:r>
      <w:proofErr w:type="gramEnd"/>
      <w:r>
        <w:t xml:space="preserve">5] = </w:t>
      </w:r>
      <w:proofErr w:type="gramStart"/>
      <w:r>
        <w:t>C[</w:t>
      </w:r>
      <w:proofErr w:type="gramEnd"/>
      <w:r>
        <w:t>0]).</w:t>
      </w:r>
    </w:p>
    <w:p w14:paraId="54F37CF6" w14:textId="05749008" w:rsidR="00C01674" w:rsidRDefault="00C01674" w:rsidP="00F90F01">
      <w:pPr>
        <w:pStyle w:val="NoSpacing"/>
        <w:numPr>
          <w:ilvl w:val="0"/>
          <w:numId w:val="29"/>
        </w:numPr>
      </w:pPr>
      <w:r>
        <w:t xml:space="preserve">Rot </w:t>
      </w:r>
      <w:r w:rsidR="00354155">
        <w:t xml:space="preserve">(C[x+1], </w:t>
      </w:r>
      <w:r w:rsidR="00354155" w:rsidRPr="00981A16">
        <w:rPr>
          <w:b/>
          <w:bCs/>
        </w:rPr>
        <w:t>1</w:t>
      </w:r>
      <w:r w:rsidR="00354155">
        <w:t>)</w:t>
      </w:r>
    </w:p>
    <w:p w14:paraId="481B0883" w14:textId="0C998E6F" w:rsidR="00354155" w:rsidRDefault="00A64EAC" w:rsidP="00F90F01">
      <w:pPr>
        <w:pStyle w:val="NoSpacing"/>
        <w:numPr>
          <w:ilvl w:val="1"/>
          <w:numId w:val="29"/>
        </w:numPr>
      </w:pPr>
      <w:r>
        <w:t>This rotates the result of C[x+1]</w:t>
      </w:r>
      <w:r w:rsidR="00981A16">
        <w:t xml:space="preserve"> left by a position of 1.</w:t>
      </w:r>
    </w:p>
    <w:p w14:paraId="1BCD9C49" w14:textId="187F60BA" w:rsidR="006941AC" w:rsidRDefault="00B45AC7" w:rsidP="00F90F01">
      <w:pPr>
        <w:pStyle w:val="NoSpacing"/>
        <w:numPr>
          <w:ilvl w:val="1"/>
          <w:numId w:val="29"/>
        </w:numPr>
      </w:pPr>
      <w:r>
        <w:t xml:space="preserve">Rot is used to ensure changes are spread in a non-linear </w:t>
      </w:r>
      <w:r w:rsidR="005736FA">
        <w:t xml:space="preserve">way. </w:t>
      </w:r>
    </w:p>
    <w:p w14:paraId="474316A9" w14:textId="0E13193A" w:rsidR="005736FA" w:rsidRDefault="005736FA" w:rsidP="005736FA">
      <w:pPr>
        <w:pStyle w:val="NoSpacing"/>
      </w:pPr>
      <w:r>
        <w:t xml:space="preserve">Key idea: D[x] introduces diffusion </w:t>
      </w:r>
      <w:r w:rsidR="009970C7">
        <w:t xml:space="preserve">in non-straightforward approach. </w:t>
      </w:r>
    </w:p>
    <w:p w14:paraId="31EBFA2C" w14:textId="66315DC3" w:rsidR="009947A8" w:rsidRPr="006941AC" w:rsidRDefault="00DC72F9" w:rsidP="005736FA">
      <w:pPr>
        <w:pStyle w:val="NoSpacing"/>
      </w:pPr>
      <w:r>
        <w:t xml:space="preserve">This rotation applies lane wise. It shifts bits within a lane. </w:t>
      </w:r>
      <w:r w:rsidR="00085C92">
        <w:t xml:space="preserve">By making it </w:t>
      </w:r>
      <w:r w:rsidR="00981D51">
        <w:t xml:space="preserve">non-linear, the values would be less predictable. </w:t>
      </w:r>
    </w:p>
    <w:p w14:paraId="39F157B7" w14:textId="3C0233F3" w:rsidR="006941AC" w:rsidRPr="006941AC" w:rsidRDefault="006941AC" w:rsidP="006941AC">
      <w:pPr>
        <w:pStyle w:val="NoSpacing"/>
      </w:pPr>
      <w:r w:rsidRPr="006941AC">
        <w:rPr>
          <w:b/>
          <w:bCs/>
          <w:lang w:val="en-US"/>
        </w:rPr>
        <w:t>3. Apply Theta Effect</w:t>
      </w:r>
      <w:r w:rsidR="0013551C">
        <w:rPr>
          <w:b/>
          <w:bCs/>
          <w:lang w:val="en-US"/>
        </w:rPr>
        <w:t xml:space="preserve"> to the State Matrix</w:t>
      </w:r>
      <w:r w:rsidRPr="006941AC">
        <w:rPr>
          <w:b/>
          <w:bCs/>
          <w:lang w:val="en-US"/>
        </w:rPr>
        <w:t xml:space="preserve"> (A[</w:t>
      </w:r>
      <w:proofErr w:type="spellStart"/>
      <w:proofErr w:type="gramStart"/>
      <w:r w:rsidRPr="006941AC">
        <w:rPr>
          <w:b/>
          <w:bCs/>
          <w:lang w:val="en-US"/>
        </w:rPr>
        <w:t>x,y</w:t>
      </w:r>
      <w:proofErr w:type="spellEnd"/>
      <w:proofErr w:type="gramEnd"/>
      <w:r w:rsidRPr="006941AC">
        <w:rPr>
          <w:b/>
          <w:bCs/>
          <w:lang w:val="en-US"/>
        </w:rPr>
        <w:t>] = A[</w:t>
      </w:r>
      <w:proofErr w:type="spellStart"/>
      <w:proofErr w:type="gramStart"/>
      <w:r w:rsidRPr="006941AC">
        <w:rPr>
          <w:b/>
          <w:bCs/>
          <w:lang w:val="en-US"/>
        </w:rPr>
        <w:t>x,y</w:t>
      </w:r>
      <w:proofErr w:type="spellEnd"/>
      <w:proofErr w:type="gramEnd"/>
      <w:r w:rsidRPr="006941AC">
        <w:rPr>
          <w:b/>
          <w:bCs/>
          <w:lang w:val="en-US"/>
        </w:rPr>
        <w:t xml:space="preserve">] </w:t>
      </w:r>
      <w:r w:rsidRPr="006941AC">
        <w:rPr>
          <w:rFonts w:ascii="Cambria Math" w:hAnsi="Cambria Math" w:cs="Cambria Math"/>
          <w:b/>
          <w:bCs/>
          <w:lang w:val="en-US"/>
        </w:rPr>
        <w:t>⊕</w:t>
      </w:r>
      <w:r w:rsidRPr="006941AC">
        <w:rPr>
          <w:b/>
          <w:bCs/>
          <w:lang w:val="en-US"/>
        </w:rPr>
        <w:t xml:space="preserve"> D[x])</w:t>
      </w:r>
    </w:p>
    <w:p w14:paraId="7ABECDFC" w14:textId="636A5830" w:rsidR="006941AC" w:rsidRPr="006941AC" w:rsidRDefault="006941AC" w:rsidP="006941AC">
      <w:pPr>
        <w:pStyle w:val="NoSpacing"/>
      </w:pPr>
      <w:r w:rsidRPr="006941AC">
        <w:rPr>
          <w:lang w:val="en-US"/>
        </w:rPr>
        <w:t xml:space="preserve">Update every bit in the </w:t>
      </w:r>
      <w:r w:rsidR="001C7EF4">
        <w:rPr>
          <w:lang w:val="en-US"/>
        </w:rPr>
        <w:t>S</w:t>
      </w:r>
      <w:r w:rsidRPr="006941AC">
        <w:rPr>
          <w:lang w:val="en-US"/>
        </w:rPr>
        <w:t>tate</w:t>
      </w:r>
      <w:r w:rsidR="001C7EF4">
        <w:rPr>
          <w:lang w:val="en-US"/>
        </w:rPr>
        <w:t xml:space="preserve"> Matrix (initial matrix we have)</w:t>
      </w:r>
      <w:r w:rsidRPr="006941AC">
        <w:rPr>
          <w:lang w:val="en-US"/>
        </w:rPr>
        <w:t xml:space="preserve"> by XORing it with its column’s D[x]:</w:t>
      </w:r>
    </w:p>
    <w:p w14:paraId="179CDDE4" w14:textId="77777777" w:rsidR="006941AC" w:rsidRPr="006941AC" w:rsidRDefault="006941AC" w:rsidP="00E06395">
      <w:pPr>
        <w:pStyle w:val="NoSpacing"/>
      </w:pPr>
      <w:r w:rsidRPr="00E06395">
        <w:rPr>
          <w:lang w:val="en-US"/>
        </w:rPr>
        <w:t>Result:</w:t>
      </w:r>
      <w:r w:rsidRPr="006941AC">
        <w:rPr>
          <w:lang w:val="en-US"/>
        </w:rPr>
        <w:t xml:space="preserve"> Each bit is flipped based on its column’s neighbors, creating </w:t>
      </w:r>
      <w:r w:rsidRPr="006941AC">
        <w:rPr>
          <w:b/>
          <w:bCs/>
          <w:lang w:val="en-US"/>
        </w:rPr>
        <w:t>non-local diffusion</w:t>
      </w:r>
      <w:r w:rsidRPr="006941AC">
        <w:rPr>
          <w:lang w:val="en-US"/>
        </w:rPr>
        <w:t>.</w:t>
      </w:r>
    </w:p>
    <w:p w14:paraId="69570FA5" w14:textId="77777777" w:rsidR="006941AC" w:rsidRDefault="006941AC" w:rsidP="006941AC">
      <w:pPr>
        <w:pStyle w:val="NoSpacing"/>
      </w:pPr>
    </w:p>
    <w:p w14:paraId="3B2494E5" w14:textId="66BDBCCF" w:rsidR="006941AC" w:rsidRDefault="006941AC" w:rsidP="006941AC">
      <w:pPr>
        <w:pStyle w:val="NoSpacing"/>
      </w:pPr>
      <w:r w:rsidRPr="006941AC">
        <w:rPr>
          <w:noProof/>
        </w:rPr>
        <w:drawing>
          <wp:inline distT="0" distB="0" distL="0" distR="0" wp14:anchorId="18013E99" wp14:editId="02CB2E8E">
            <wp:extent cx="2809896" cy="2152666"/>
            <wp:effectExtent l="0" t="0" r="9525" b="0"/>
            <wp:docPr id="33897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707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9896" cy="215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A7B9" w14:textId="3609AA8F" w:rsidR="006941AC" w:rsidRPr="006941AC" w:rsidRDefault="006941AC" w:rsidP="006941AC">
      <w:pPr>
        <w:pStyle w:val="NoSpacing"/>
      </w:pPr>
      <w:r>
        <w:t xml:space="preserve">Theta </w:t>
      </w:r>
      <w:r w:rsidR="008F6864">
        <w:t xml:space="preserve">Visualisation with equations </w:t>
      </w:r>
      <w:r w:rsidR="00123A3A">
        <w:t>(</w:t>
      </w:r>
      <w:r w:rsidR="009D0ABF">
        <w:rPr>
          <w:sz w:val="18"/>
          <w:szCs w:val="18"/>
        </w:rPr>
        <w:t>X Yi</w:t>
      </w:r>
      <w:r w:rsidR="00302C5F">
        <w:t xml:space="preserve">, </w:t>
      </w:r>
      <w:r w:rsidR="00E01C0A">
        <w:t>2025)</w:t>
      </w:r>
    </w:p>
    <w:p w14:paraId="1C486094" w14:textId="633054A0" w:rsidR="006941AC" w:rsidRDefault="006941AC" w:rsidP="007E32B9">
      <w:pPr>
        <w:pStyle w:val="NoSpacing"/>
      </w:pPr>
      <w:r>
        <w:t xml:space="preserve">  </w:t>
      </w:r>
    </w:p>
    <w:p w14:paraId="3EFD9A01" w14:textId="29F3D256" w:rsidR="00CC1B88" w:rsidRPr="0036154F" w:rsidRDefault="00CC1B88" w:rsidP="007E32B9">
      <w:pPr>
        <w:pStyle w:val="NoSpacing"/>
        <w:rPr>
          <w:i/>
          <w:iCs/>
        </w:rPr>
      </w:pPr>
      <w:r w:rsidRPr="0036154F">
        <w:rPr>
          <w:i/>
          <w:iCs/>
        </w:rPr>
        <w:t xml:space="preserve">Example </w:t>
      </w:r>
    </w:p>
    <w:p w14:paraId="641CF761" w14:textId="77777777" w:rsidR="00CC1B88" w:rsidRDefault="00CC1B88" w:rsidP="007E32B9">
      <w:pPr>
        <w:pStyle w:val="NoSpacing"/>
      </w:pPr>
    </w:p>
    <w:p w14:paraId="2FE82A25" w14:textId="158434E8" w:rsidR="004A563D" w:rsidRDefault="004A563D" w:rsidP="007E32B9">
      <w:pPr>
        <w:pStyle w:val="NoSpacing"/>
      </w:pPr>
      <w:r>
        <w:t>E</w:t>
      </w:r>
      <w:r w:rsidR="001D1438">
        <w:t>xample State Matrix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9"/>
        <w:gridCol w:w="1733"/>
        <w:gridCol w:w="1733"/>
        <w:gridCol w:w="1733"/>
        <w:gridCol w:w="1734"/>
        <w:gridCol w:w="1734"/>
      </w:tblGrid>
      <w:tr w:rsidR="0036154F" w14:paraId="3B722F9D" w14:textId="77777777" w:rsidTr="00D50072">
        <w:tc>
          <w:tcPr>
            <w:tcW w:w="1789" w:type="dxa"/>
          </w:tcPr>
          <w:p w14:paraId="23399E0D" w14:textId="77777777" w:rsidR="0036154F" w:rsidRDefault="0036154F" w:rsidP="00D50072">
            <w:pPr>
              <w:rPr>
                <w:sz w:val="18"/>
                <w:szCs w:val="18"/>
              </w:rPr>
            </w:pPr>
          </w:p>
        </w:tc>
        <w:tc>
          <w:tcPr>
            <w:tcW w:w="1733" w:type="dxa"/>
          </w:tcPr>
          <w:p w14:paraId="747118DC" w14:textId="77777777" w:rsidR="0036154F" w:rsidRPr="0036154F" w:rsidRDefault="0036154F" w:rsidP="00D50072">
            <w:pPr>
              <w:rPr>
                <w:b/>
                <w:bCs/>
                <w:sz w:val="18"/>
                <w:szCs w:val="18"/>
              </w:rPr>
            </w:pPr>
            <w:r w:rsidRPr="0036154F">
              <w:rPr>
                <w:b/>
                <w:bCs/>
                <w:sz w:val="18"/>
                <w:szCs w:val="18"/>
              </w:rPr>
              <w:t>X=0</w:t>
            </w:r>
          </w:p>
        </w:tc>
        <w:tc>
          <w:tcPr>
            <w:tcW w:w="1733" w:type="dxa"/>
          </w:tcPr>
          <w:p w14:paraId="31D39C58" w14:textId="77777777" w:rsidR="0036154F" w:rsidRPr="0036154F" w:rsidRDefault="0036154F" w:rsidP="00D50072">
            <w:pPr>
              <w:rPr>
                <w:b/>
                <w:bCs/>
                <w:sz w:val="18"/>
                <w:szCs w:val="18"/>
              </w:rPr>
            </w:pPr>
            <w:r w:rsidRPr="0036154F">
              <w:rPr>
                <w:b/>
                <w:bCs/>
                <w:sz w:val="18"/>
                <w:szCs w:val="18"/>
              </w:rPr>
              <w:t>X=1</w:t>
            </w:r>
          </w:p>
        </w:tc>
        <w:tc>
          <w:tcPr>
            <w:tcW w:w="1733" w:type="dxa"/>
          </w:tcPr>
          <w:p w14:paraId="1E21AF84" w14:textId="77777777" w:rsidR="0036154F" w:rsidRPr="0036154F" w:rsidRDefault="0036154F" w:rsidP="00D50072">
            <w:pPr>
              <w:rPr>
                <w:b/>
                <w:bCs/>
                <w:sz w:val="18"/>
                <w:szCs w:val="18"/>
              </w:rPr>
            </w:pPr>
            <w:r w:rsidRPr="0036154F">
              <w:rPr>
                <w:b/>
                <w:bCs/>
                <w:sz w:val="18"/>
                <w:szCs w:val="18"/>
              </w:rPr>
              <w:t>X=2</w:t>
            </w:r>
          </w:p>
        </w:tc>
        <w:tc>
          <w:tcPr>
            <w:tcW w:w="1734" w:type="dxa"/>
          </w:tcPr>
          <w:p w14:paraId="0D5722BD" w14:textId="77777777" w:rsidR="0036154F" w:rsidRPr="0036154F" w:rsidRDefault="0036154F" w:rsidP="00D50072">
            <w:pPr>
              <w:rPr>
                <w:b/>
                <w:bCs/>
                <w:sz w:val="18"/>
                <w:szCs w:val="18"/>
              </w:rPr>
            </w:pPr>
            <w:r w:rsidRPr="0036154F">
              <w:rPr>
                <w:b/>
                <w:bCs/>
                <w:sz w:val="18"/>
                <w:szCs w:val="18"/>
              </w:rPr>
              <w:t>X=3</w:t>
            </w:r>
          </w:p>
        </w:tc>
        <w:tc>
          <w:tcPr>
            <w:tcW w:w="1734" w:type="dxa"/>
          </w:tcPr>
          <w:p w14:paraId="62DC6095" w14:textId="77777777" w:rsidR="0036154F" w:rsidRPr="0036154F" w:rsidRDefault="0036154F" w:rsidP="00D50072">
            <w:pPr>
              <w:rPr>
                <w:b/>
                <w:bCs/>
                <w:sz w:val="18"/>
                <w:szCs w:val="18"/>
              </w:rPr>
            </w:pPr>
            <w:r w:rsidRPr="0036154F">
              <w:rPr>
                <w:b/>
                <w:bCs/>
                <w:sz w:val="18"/>
                <w:szCs w:val="18"/>
              </w:rPr>
              <w:t>X=4</w:t>
            </w:r>
          </w:p>
        </w:tc>
      </w:tr>
      <w:tr w:rsidR="0036154F" w14:paraId="47192539" w14:textId="77777777" w:rsidTr="00D50072">
        <w:tc>
          <w:tcPr>
            <w:tcW w:w="1789" w:type="dxa"/>
          </w:tcPr>
          <w:p w14:paraId="26995AB3" w14:textId="77777777" w:rsidR="0036154F" w:rsidRPr="0036154F" w:rsidRDefault="0036154F" w:rsidP="00D50072">
            <w:pPr>
              <w:rPr>
                <w:b/>
                <w:bCs/>
                <w:sz w:val="18"/>
                <w:szCs w:val="18"/>
              </w:rPr>
            </w:pPr>
            <w:r w:rsidRPr="0036154F">
              <w:rPr>
                <w:b/>
                <w:bCs/>
                <w:sz w:val="18"/>
                <w:szCs w:val="18"/>
              </w:rPr>
              <w:t>Y=4</w:t>
            </w:r>
          </w:p>
        </w:tc>
        <w:tc>
          <w:tcPr>
            <w:tcW w:w="1733" w:type="dxa"/>
          </w:tcPr>
          <w:p w14:paraId="64395580" w14:textId="7285FD8D" w:rsidR="0036154F" w:rsidRDefault="007E6C34" w:rsidP="00D500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733" w:type="dxa"/>
          </w:tcPr>
          <w:p w14:paraId="0691EC7D" w14:textId="1E328E48" w:rsidR="0036154F" w:rsidRDefault="007E6C34" w:rsidP="00D500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733" w:type="dxa"/>
          </w:tcPr>
          <w:p w14:paraId="272A3AD9" w14:textId="62A5DA51" w:rsidR="0036154F" w:rsidRDefault="007E6C34" w:rsidP="00D500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734" w:type="dxa"/>
          </w:tcPr>
          <w:p w14:paraId="1A205C98" w14:textId="5A9286B2" w:rsidR="0036154F" w:rsidRDefault="007E6C34" w:rsidP="00D500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734" w:type="dxa"/>
          </w:tcPr>
          <w:p w14:paraId="668CEAD0" w14:textId="1A72E960" w:rsidR="0036154F" w:rsidRDefault="007E6C34" w:rsidP="00D500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36154F" w14:paraId="4D256940" w14:textId="77777777" w:rsidTr="00D50072">
        <w:tc>
          <w:tcPr>
            <w:tcW w:w="1789" w:type="dxa"/>
          </w:tcPr>
          <w:p w14:paraId="2AB5D89F" w14:textId="77777777" w:rsidR="0036154F" w:rsidRPr="0036154F" w:rsidRDefault="0036154F" w:rsidP="00D50072">
            <w:pPr>
              <w:rPr>
                <w:b/>
                <w:bCs/>
                <w:sz w:val="18"/>
                <w:szCs w:val="18"/>
              </w:rPr>
            </w:pPr>
            <w:r w:rsidRPr="0036154F">
              <w:rPr>
                <w:b/>
                <w:bCs/>
                <w:sz w:val="18"/>
                <w:szCs w:val="18"/>
              </w:rPr>
              <w:t>Y=3</w:t>
            </w:r>
          </w:p>
        </w:tc>
        <w:tc>
          <w:tcPr>
            <w:tcW w:w="1733" w:type="dxa"/>
          </w:tcPr>
          <w:p w14:paraId="1D44083B" w14:textId="27769457" w:rsidR="0036154F" w:rsidRDefault="007E6C34" w:rsidP="00D500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733" w:type="dxa"/>
          </w:tcPr>
          <w:p w14:paraId="55FC8950" w14:textId="0B25A0A1" w:rsidR="0036154F" w:rsidRDefault="007E6C34" w:rsidP="00D500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733" w:type="dxa"/>
          </w:tcPr>
          <w:p w14:paraId="542C9FA6" w14:textId="3D8FFDDB" w:rsidR="0036154F" w:rsidRDefault="007E6C34" w:rsidP="00D500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734" w:type="dxa"/>
          </w:tcPr>
          <w:p w14:paraId="4EF5781F" w14:textId="580A8B55" w:rsidR="0036154F" w:rsidRDefault="007E6C34" w:rsidP="00D500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734" w:type="dxa"/>
          </w:tcPr>
          <w:p w14:paraId="3A0E2EC7" w14:textId="27900E60" w:rsidR="0036154F" w:rsidRDefault="007E6C34" w:rsidP="00D500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36154F" w14:paraId="151AE3E5" w14:textId="77777777" w:rsidTr="00D50072">
        <w:tc>
          <w:tcPr>
            <w:tcW w:w="1789" w:type="dxa"/>
          </w:tcPr>
          <w:p w14:paraId="2F4397BD" w14:textId="77777777" w:rsidR="0036154F" w:rsidRPr="0036154F" w:rsidRDefault="0036154F" w:rsidP="00D50072">
            <w:pPr>
              <w:rPr>
                <w:b/>
                <w:bCs/>
                <w:sz w:val="18"/>
                <w:szCs w:val="18"/>
              </w:rPr>
            </w:pPr>
            <w:r w:rsidRPr="0036154F">
              <w:rPr>
                <w:b/>
                <w:bCs/>
                <w:sz w:val="18"/>
                <w:szCs w:val="18"/>
              </w:rPr>
              <w:t>Y=2</w:t>
            </w:r>
          </w:p>
        </w:tc>
        <w:tc>
          <w:tcPr>
            <w:tcW w:w="1733" w:type="dxa"/>
          </w:tcPr>
          <w:p w14:paraId="4F20FF2E" w14:textId="5FB21ECD" w:rsidR="0036154F" w:rsidRDefault="00275086" w:rsidP="00D500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733" w:type="dxa"/>
          </w:tcPr>
          <w:p w14:paraId="3FEA7987" w14:textId="4F5475EA" w:rsidR="0036154F" w:rsidRDefault="00275086" w:rsidP="00D500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733" w:type="dxa"/>
          </w:tcPr>
          <w:p w14:paraId="21450683" w14:textId="763C6ADF" w:rsidR="0036154F" w:rsidRDefault="00275086" w:rsidP="00D500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734" w:type="dxa"/>
          </w:tcPr>
          <w:p w14:paraId="70179A97" w14:textId="06DCD730" w:rsidR="0036154F" w:rsidRDefault="00275086" w:rsidP="00D500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734" w:type="dxa"/>
          </w:tcPr>
          <w:p w14:paraId="54928C3D" w14:textId="61380EBF" w:rsidR="0036154F" w:rsidRDefault="00275086" w:rsidP="00D500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 w:rsidR="0036154F" w14:paraId="127F3942" w14:textId="77777777" w:rsidTr="00D50072">
        <w:tc>
          <w:tcPr>
            <w:tcW w:w="1789" w:type="dxa"/>
          </w:tcPr>
          <w:p w14:paraId="43A5729A" w14:textId="77777777" w:rsidR="0036154F" w:rsidRPr="0036154F" w:rsidRDefault="0036154F" w:rsidP="00D50072">
            <w:pPr>
              <w:rPr>
                <w:b/>
                <w:bCs/>
                <w:sz w:val="18"/>
                <w:szCs w:val="18"/>
              </w:rPr>
            </w:pPr>
            <w:r w:rsidRPr="0036154F">
              <w:rPr>
                <w:b/>
                <w:bCs/>
                <w:sz w:val="18"/>
                <w:szCs w:val="18"/>
              </w:rPr>
              <w:t>Y=1</w:t>
            </w:r>
          </w:p>
        </w:tc>
        <w:tc>
          <w:tcPr>
            <w:tcW w:w="1733" w:type="dxa"/>
          </w:tcPr>
          <w:p w14:paraId="3D2A5071" w14:textId="3E9AAC13" w:rsidR="0036154F" w:rsidRDefault="00275086" w:rsidP="00D500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733" w:type="dxa"/>
          </w:tcPr>
          <w:p w14:paraId="1B5CD85E" w14:textId="4EC823F3" w:rsidR="0036154F" w:rsidRDefault="00275086" w:rsidP="00D500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733" w:type="dxa"/>
          </w:tcPr>
          <w:p w14:paraId="53E55568" w14:textId="6F181351" w:rsidR="0036154F" w:rsidRDefault="00275086" w:rsidP="00D500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734" w:type="dxa"/>
          </w:tcPr>
          <w:p w14:paraId="200A46A8" w14:textId="09A9F5CD" w:rsidR="0036154F" w:rsidRDefault="00275086" w:rsidP="00D500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734" w:type="dxa"/>
          </w:tcPr>
          <w:p w14:paraId="454566A2" w14:textId="58477830" w:rsidR="0036154F" w:rsidRDefault="00275086" w:rsidP="00D500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36154F" w14:paraId="26E9DF3C" w14:textId="77777777" w:rsidTr="00D50072">
        <w:tc>
          <w:tcPr>
            <w:tcW w:w="1789" w:type="dxa"/>
          </w:tcPr>
          <w:p w14:paraId="35C45BBD" w14:textId="77777777" w:rsidR="0036154F" w:rsidRPr="0036154F" w:rsidRDefault="0036154F" w:rsidP="00D50072">
            <w:pPr>
              <w:rPr>
                <w:b/>
                <w:bCs/>
                <w:sz w:val="18"/>
                <w:szCs w:val="18"/>
              </w:rPr>
            </w:pPr>
            <w:r w:rsidRPr="0036154F">
              <w:rPr>
                <w:b/>
                <w:bCs/>
                <w:sz w:val="18"/>
                <w:szCs w:val="18"/>
              </w:rPr>
              <w:t>Y=0</w:t>
            </w:r>
          </w:p>
        </w:tc>
        <w:tc>
          <w:tcPr>
            <w:tcW w:w="1733" w:type="dxa"/>
          </w:tcPr>
          <w:p w14:paraId="4900356E" w14:textId="48DAA48D" w:rsidR="0036154F" w:rsidRDefault="00275086" w:rsidP="00D500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733" w:type="dxa"/>
          </w:tcPr>
          <w:p w14:paraId="280E99A6" w14:textId="06E78A45" w:rsidR="0036154F" w:rsidRDefault="00275086" w:rsidP="00D500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733" w:type="dxa"/>
          </w:tcPr>
          <w:p w14:paraId="5329433B" w14:textId="7BB032C2" w:rsidR="0036154F" w:rsidRDefault="00275086" w:rsidP="00D500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734" w:type="dxa"/>
          </w:tcPr>
          <w:p w14:paraId="710504AC" w14:textId="3198376F" w:rsidR="0036154F" w:rsidRDefault="00275086" w:rsidP="00D500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734" w:type="dxa"/>
          </w:tcPr>
          <w:p w14:paraId="68913D4F" w14:textId="37937A03" w:rsidR="0036154F" w:rsidRDefault="00275086" w:rsidP="00D500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</w:tbl>
    <w:p w14:paraId="2FA84ACA" w14:textId="3EFE4650" w:rsidR="0036154F" w:rsidRDefault="0036154F" w:rsidP="007E32B9">
      <w:pPr>
        <w:pStyle w:val="NoSpacing"/>
      </w:pPr>
    </w:p>
    <w:p w14:paraId="739A7B2E" w14:textId="77777777" w:rsidR="00CC1B88" w:rsidRDefault="00CC1B88" w:rsidP="007E32B9">
      <w:pPr>
        <w:pStyle w:val="NoSpacing"/>
      </w:pPr>
    </w:p>
    <w:p w14:paraId="64171E09" w14:textId="3B750B8E" w:rsidR="000E52EA" w:rsidRDefault="000E52EA" w:rsidP="007E32B9">
      <w:pPr>
        <w:pStyle w:val="NoSpacing"/>
      </w:pPr>
      <w:r>
        <w:t>Step 1: Calculate Column Parity C[x]</w:t>
      </w:r>
    </w:p>
    <w:p w14:paraId="5DA23544" w14:textId="581A2CDF" w:rsidR="0027242B" w:rsidRDefault="0027242B" w:rsidP="007E32B9">
      <w:pPr>
        <w:pStyle w:val="NoSpacing"/>
      </w:pPr>
      <w:r>
        <w:t>In my case, I reverse the calculations.</w:t>
      </w:r>
      <w:r w:rsidR="006E128C">
        <w:t xml:space="preserve"> </w:t>
      </w:r>
      <w:proofErr w:type="gramStart"/>
      <w:r w:rsidR="006E128C">
        <w:t>So</w:t>
      </w:r>
      <w:proofErr w:type="gramEnd"/>
      <w:r w:rsidR="006E128C">
        <w:t xml:space="preserve"> I calculated bottom to top for each column.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0E52EA" w:rsidRPr="009E7F61" w14:paraId="777CE2E2" w14:textId="77777777" w:rsidTr="00272901">
        <w:tc>
          <w:tcPr>
            <w:tcW w:w="2091" w:type="dxa"/>
          </w:tcPr>
          <w:p w14:paraId="0D2B2B1A" w14:textId="77777777" w:rsidR="000E52EA" w:rsidRPr="009E7F61" w:rsidRDefault="000E52EA" w:rsidP="00272901">
            <w:pPr>
              <w:pStyle w:val="NoSpacing"/>
              <w:rPr>
                <w:b/>
                <w:bCs/>
              </w:rPr>
            </w:pPr>
            <w:r w:rsidRPr="009E7F61">
              <w:rPr>
                <w:b/>
                <w:bCs/>
              </w:rPr>
              <w:t>Column 0</w:t>
            </w:r>
          </w:p>
        </w:tc>
        <w:tc>
          <w:tcPr>
            <w:tcW w:w="2091" w:type="dxa"/>
          </w:tcPr>
          <w:p w14:paraId="4C214435" w14:textId="77777777" w:rsidR="000E52EA" w:rsidRPr="009E7F61" w:rsidRDefault="000E52EA" w:rsidP="00272901">
            <w:pPr>
              <w:pStyle w:val="NoSpacing"/>
              <w:rPr>
                <w:b/>
                <w:bCs/>
              </w:rPr>
            </w:pPr>
            <w:r w:rsidRPr="009E7F61">
              <w:rPr>
                <w:b/>
                <w:bCs/>
              </w:rPr>
              <w:t>Column 1</w:t>
            </w:r>
          </w:p>
        </w:tc>
        <w:tc>
          <w:tcPr>
            <w:tcW w:w="2091" w:type="dxa"/>
          </w:tcPr>
          <w:p w14:paraId="33429533" w14:textId="77777777" w:rsidR="000E52EA" w:rsidRPr="009E7F61" w:rsidRDefault="000E52EA" w:rsidP="00272901">
            <w:pPr>
              <w:pStyle w:val="NoSpacing"/>
              <w:rPr>
                <w:b/>
                <w:bCs/>
              </w:rPr>
            </w:pPr>
            <w:r w:rsidRPr="009E7F61">
              <w:rPr>
                <w:b/>
                <w:bCs/>
              </w:rPr>
              <w:t>Column 2</w:t>
            </w:r>
          </w:p>
        </w:tc>
        <w:tc>
          <w:tcPr>
            <w:tcW w:w="2091" w:type="dxa"/>
          </w:tcPr>
          <w:p w14:paraId="1C62873E" w14:textId="77777777" w:rsidR="000E52EA" w:rsidRPr="009E7F61" w:rsidRDefault="000E52EA" w:rsidP="00272901">
            <w:pPr>
              <w:pStyle w:val="NoSpacing"/>
              <w:rPr>
                <w:b/>
                <w:bCs/>
              </w:rPr>
            </w:pPr>
            <w:r w:rsidRPr="009E7F61">
              <w:rPr>
                <w:b/>
                <w:bCs/>
              </w:rPr>
              <w:t>Column 3</w:t>
            </w:r>
          </w:p>
        </w:tc>
        <w:tc>
          <w:tcPr>
            <w:tcW w:w="2092" w:type="dxa"/>
          </w:tcPr>
          <w:p w14:paraId="0AEB1477" w14:textId="77777777" w:rsidR="000E52EA" w:rsidRPr="009E7F61" w:rsidRDefault="000E52EA" w:rsidP="00272901">
            <w:pPr>
              <w:pStyle w:val="NoSpacing"/>
              <w:rPr>
                <w:b/>
                <w:bCs/>
              </w:rPr>
            </w:pPr>
            <w:r w:rsidRPr="009E7F61">
              <w:rPr>
                <w:b/>
                <w:bCs/>
              </w:rPr>
              <w:t>Column 4</w:t>
            </w:r>
          </w:p>
        </w:tc>
      </w:tr>
      <w:tr w:rsidR="000E52EA" w14:paraId="547F9AFD" w14:textId="77777777" w:rsidTr="00272901">
        <w:tc>
          <w:tcPr>
            <w:tcW w:w="2091" w:type="dxa"/>
          </w:tcPr>
          <w:p w14:paraId="6F194EFB" w14:textId="736FF8F3" w:rsidR="004A367D" w:rsidRDefault="004A367D" w:rsidP="004A367D">
            <w:pPr>
              <w:pStyle w:val="NoSpacing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1</w:t>
            </w:r>
            <w:r w:rsidR="000713CD" w:rsidRPr="00532B54">
              <w:rPr>
                <w:rFonts w:ascii="Cambria Math" w:hAnsi="Cambria Math" w:cs="Cambria Math"/>
              </w:rPr>
              <w:t>⊕</w:t>
            </w:r>
            <w:r>
              <w:rPr>
                <w:rFonts w:ascii="Cambria Math" w:hAnsi="Cambria Math" w:cs="Cambria Math"/>
              </w:rPr>
              <w:t>2</w:t>
            </w:r>
            <w:r w:rsidRPr="00532B54">
              <w:rPr>
                <w:rFonts w:ascii="Cambria Math" w:hAnsi="Cambria Math" w:cs="Cambria Math"/>
              </w:rPr>
              <w:t>⊕</w:t>
            </w:r>
            <w:r>
              <w:rPr>
                <w:rFonts w:ascii="Cambria Math" w:hAnsi="Cambria Math" w:cs="Cambria Math"/>
              </w:rPr>
              <w:t xml:space="preserve"> 3</w:t>
            </w:r>
            <w:r w:rsidRPr="00532B54">
              <w:rPr>
                <w:rFonts w:ascii="Cambria Math" w:hAnsi="Cambria Math" w:cs="Cambria Math"/>
              </w:rPr>
              <w:t>⊕</w:t>
            </w:r>
            <w:r>
              <w:rPr>
                <w:rFonts w:ascii="Cambria Math" w:hAnsi="Cambria Math" w:cs="Cambria Math"/>
              </w:rPr>
              <w:t xml:space="preserve"> 1</w:t>
            </w:r>
            <w:r w:rsidRPr="00532B54">
              <w:rPr>
                <w:rFonts w:ascii="Cambria Math" w:hAnsi="Cambria Math" w:cs="Cambria Math"/>
              </w:rPr>
              <w:t>⊕</w:t>
            </w:r>
            <w:r>
              <w:rPr>
                <w:rFonts w:ascii="Cambria Math" w:hAnsi="Cambria Math" w:cs="Cambria Math"/>
              </w:rPr>
              <w:t xml:space="preserve"> 2</w:t>
            </w:r>
          </w:p>
          <w:p w14:paraId="2785925C" w14:textId="783B708E" w:rsidR="004A367D" w:rsidRDefault="004A367D" w:rsidP="004A367D">
            <w:pPr>
              <w:pStyle w:val="NoSpacing"/>
            </w:pPr>
            <w:r>
              <w:t xml:space="preserve">= </w:t>
            </w:r>
          </w:p>
          <w:p w14:paraId="04273049" w14:textId="6E74109F" w:rsidR="004A367D" w:rsidRDefault="004A367D" w:rsidP="004A367D">
            <w:pPr>
              <w:pStyle w:val="NoSpacing"/>
            </w:pPr>
            <w:r>
              <w:t>3</w:t>
            </w:r>
          </w:p>
          <w:p w14:paraId="5CC54A61" w14:textId="6D4CE548" w:rsidR="000E52EA" w:rsidRDefault="000E52EA" w:rsidP="00272901">
            <w:pPr>
              <w:pStyle w:val="NoSpacing"/>
              <w:tabs>
                <w:tab w:val="center" w:pos="937"/>
              </w:tabs>
            </w:pPr>
          </w:p>
        </w:tc>
        <w:tc>
          <w:tcPr>
            <w:tcW w:w="2091" w:type="dxa"/>
          </w:tcPr>
          <w:p w14:paraId="5FDBF30C" w14:textId="77777777" w:rsidR="004A367D" w:rsidRDefault="004A367D" w:rsidP="00272901">
            <w:pPr>
              <w:pStyle w:val="NoSpacing"/>
            </w:pPr>
            <w:r>
              <w:t>2</w:t>
            </w:r>
            <w:r w:rsidRPr="00532B54">
              <w:rPr>
                <w:rFonts w:ascii="Cambria Math" w:hAnsi="Cambria Math" w:cs="Cambria Math"/>
              </w:rPr>
              <w:t>⊕</w:t>
            </w:r>
            <w:r>
              <w:rPr>
                <w:rFonts w:ascii="Cambria Math" w:hAnsi="Cambria Math" w:cs="Cambria Math"/>
              </w:rPr>
              <w:t xml:space="preserve"> 3</w:t>
            </w:r>
            <w:r w:rsidRPr="00532B54">
              <w:rPr>
                <w:rFonts w:ascii="Cambria Math" w:hAnsi="Cambria Math" w:cs="Cambria Math"/>
              </w:rPr>
              <w:t>⊕</w:t>
            </w:r>
            <w:r>
              <w:rPr>
                <w:rFonts w:ascii="Cambria Math" w:hAnsi="Cambria Math" w:cs="Cambria Math"/>
              </w:rPr>
              <w:t xml:space="preserve"> 1</w:t>
            </w:r>
            <w:r w:rsidRPr="00532B54">
              <w:rPr>
                <w:rFonts w:ascii="Cambria Math" w:hAnsi="Cambria Math" w:cs="Cambria Math"/>
              </w:rPr>
              <w:t>⊕</w:t>
            </w:r>
            <w:r>
              <w:rPr>
                <w:rFonts w:ascii="Cambria Math" w:hAnsi="Cambria Math" w:cs="Cambria Math"/>
              </w:rPr>
              <w:t xml:space="preserve"> 2</w:t>
            </w:r>
            <w:r w:rsidRPr="00532B54">
              <w:rPr>
                <w:rFonts w:ascii="Cambria Math" w:hAnsi="Cambria Math" w:cs="Cambria Math"/>
              </w:rPr>
              <w:t>⊕</w:t>
            </w:r>
            <w:r>
              <w:t>3</w:t>
            </w:r>
          </w:p>
          <w:p w14:paraId="4D0F11FA" w14:textId="2AA039F3" w:rsidR="004A367D" w:rsidRPr="004A367D" w:rsidRDefault="004A367D" w:rsidP="00272901">
            <w:pPr>
              <w:pStyle w:val="NoSpacing"/>
              <w:rPr>
                <w:rFonts w:ascii="Cambria Math" w:hAnsi="Cambria Math" w:cs="Cambria Math"/>
              </w:rPr>
            </w:pPr>
            <w:r>
              <w:t>=</w:t>
            </w:r>
          </w:p>
          <w:p w14:paraId="4AF79B5A" w14:textId="180FB1FA" w:rsidR="004A367D" w:rsidRDefault="004A367D" w:rsidP="00272901">
            <w:pPr>
              <w:pStyle w:val="NoSpacing"/>
            </w:pPr>
            <w:r>
              <w:t>1</w:t>
            </w:r>
          </w:p>
          <w:p w14:paraId="08B45AE5" w14:textId="731E8523" w:rsidR="004A367D" w:rsidRDefault="004A367D" w:rsidP="00272901">
            <w:pPr>
              <w:pStyle w:val="NoSpacing"/>
            </w:pPr>
          </w:p>
        </w:tc>
        <w:tc>
          <w:tcPr>
            <w:tcW w:w="2091" w:type="dxa"/>
          </w:tcPr>
          <w:p w14:paraId="2689D643" w14:textId="77777777" w:rsidR="000E52EA" w:rsidRDefault="004A367D" w:rsidP="004A367D">
            <w:pPr>
              <w:pStyle w:val="NoSpacing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3</w:t>
            </w:r>
            <w:r w:rsidRPr="00532B54">
              <w:rPr>
                <w:rFonts w:ascii="Cambria Math" w:hAnsi="Cambria Math" w:cs="Cambria Math"/>
              </w:rPr>
              <w:t>⊕</w:t>
            </w:r>
            <w:r>
              <w:rPr>
                <w:rFonts w:ascii="Cambria Math" w:hAnsi="Cambria Math" w:cs="Cambria Math"/>
              </w:rPr>
              <w:t xml:space="preserve"> 1</w:t>
            </w:r>
            <w:r w:rsidRPr="00532B54">
              <w:rPr>
                <w:rFonts w:ascii="Cambria Math" w:hAnsi="Cambria Math" w:cs="Cambria Math"/>
              </w:rPr>
              <w:t>⊕</w:t>
            </w:r>
            <w:r>
              <w:rPr>
                <w:rFonts w:ascii="Cambria Math" w:hAnsi="Cambria Math" w:cs="Cambria Math"/>
              </w:rPr>
              <w:t>2</w:t>
            </w:r>
            <w:r w:rsidRPr="00532B54">
              <w:rPr>
                <w:rFonts w:ascii="Cambria Math" w:hAnsi="Cambria Math" w:cs="Cambria Math"/>
              </w:rPr>
              <w:t>⊕</w:t>
            </w:r>
            <w:r>
              <w:t>3</w:t>
            </w:r>
            <w:r w:rsidRPr="00532B54">
              <w:rPr>
                <w:rFonts w:ascii="Cambria Math" w:hAnsi="Cambria Math" w:cs="Cambria Math"/>
              </w:rPr>
              <w:t>⊕</w:t>
            </w:r>
            <w:r>
              <w:rPr>
                <w:rFonts w:ascii="Cambria Math" w:hAnsi="Cambria Math" w:cs="Cambria Math"/>
              </w:rPr>
              <w:t>1</w:t>
            </w:r>
          </w:p>
          <w:p w14:paraId="44AD6F28" w14:textId="77777777" w:rsidR="004A367D" w:rsidRDefault="004A367D" w:rsidP="004A367D">
            <w:pPr>
              <w:pStyle w:val="NoSpacing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=</w:t>
            </w:r>
          </w:p>
          <w:p w14:paraId="07527B55" w14:textId="2AA35ACC" w:rsidR="004A367D" w:rsidRDefault="009928CC" w:rsidP="004A367D">
            <w:pPr>
              <w:pStyle w:val="NoSpacing"/>
            </w:pPr>
            <w:r>
              <w:t>2</w:t>
            </w:r>
          </w:p>
        </w:tc>
        <w:tc>
          <w:tcPr>
            <w:tcW w:w="2091" w:type="dxa"/>
          </w:tcPr>
          <w:p w14:paraId="3AF27C41" w14:textId="53CFA99E" w:rsidR="004A367D" w:rsidRDefault="004A367D" w:rsidP="004A367D">
            <w:pPr>
              <w:pStyle w:val="NoSpacing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1</w:t>
            </w:r>
            <w:r w:rsidRPr="00532B54">
              <w:rPr>
                <w:rFonts w:ascii="Cambria Math" w:hAnsi="Cambria Math" w:cs="Cambria Math"/>
              </w:rPr>
              <w:t>⊕</w:t>
            </w:r>
            <w:r>
              <w:rPr>
                <w:rFonts w:ascii="Cambria Math" w:hAnsi="Cambria Math" w:cs="Cambria Math"/>
              </w:rPr>
              <w:t>2</w:t>
            </w:r>
            <w:r w:rsidRPr="00532B54">
              <w:rPr>
                <w:rFonts w:ascii="Cambria Math" w:hAnsi="Cambria Math" w:cs="Cambria Math"/>
              </w:rPr>
              <w:t>⊕</w:t>
            </w:r>
            <w:r>
              <w:rPr>
                <w:rFonts w:ascii="Cambria Math" w:hAnsi="Cambria Math" w:cs="Cambria Math"/>
              </w:rPr>
              <w:t>3</w:t>
            </w:r>
            <w:r w:rsidRPr="00532B54">
              <w:rPr>
                <w:rFonts w:ascii="Cambria Math" w:hAnsi="Cambria Math" w:cs="Cambria Math"/>
              </w:rPr>
              <w:t>⊕</w:t>
            </w:r>
            <w:r>
              <w:rPr>
                <w:rFonts w:ascii="Cambria Math" w:hAnsi="Cambria Math" w:cs="Cambria Math"/>
              </w:rPr>
              <w:t>1</w:t>
            </w:r>
            <w:r w:rsidRPr="00532B54">
              <w:rPr>
                <w:rFonts w:ascii="Cambria Math" w:hAnsi="Cambria Math" w:cs="Cambria Math"/>
              </w:rPr>
              <w:t>⊕</w:t>
            </w:r>
            <w:r>
              <w:rPr>
                <w:rFonts w:ascii="Cambria Math" w:hAnsi="Cambria Math" w:cs="Cambria Math"/>
              </w:rPr>
              <w:t>2</w:t>
            </w:r>
          </w:p>
          <w:p w14:paraId="03958A35" w14:textId="77777777" w:rsidR="004A367D" w:rsidRDefault="004A367D" w:rsidP="004A367D">
            <w:pPr>
              <w:pStyle w:val="NoSpacing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=</w:t>
            </w:r>
          </w:p>
          <w:p w14:paraId="626FC26D" w14:textId="4FC581DC" w:rsidR="000E52EA" w:rsidRPr="000713CD" w:rsidRDefault="009928CC" w:rsidP="004A367D">
            <w:pPr>
              <w:pStyle w:val="NoSpacing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3</w:t>
            </w:r>
          </w:p>
        </w:tc>
        <w:tc>
          <w:tcPr>
            <w:tcW w:w="2092" w:type="dxa"/>
          </w:tcPr>
          <w:p w14:paraId="00341B83" w14:textId="4DA83D0F" w:rsidR="009928CC" w:rsidRDefault="009928CC" w:rsidP="009928CC">
            <w:pPr>
              <w:pStyle w:val="NoSpacing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2</w:t>
            </w:r>
            <w:r w:rsidRPr="00532B54">
              <w:rPr>
                <w:rFonts w:ascii="Cambria Math" w:hAnsi="Cambria Math" w:cs="Cambria Math"/>
              </w:rPr>
              <w:t>⊕</w:t>
            </w:r>
            <w:r>
              <w:rPr>
                <w:rFonts w:ascii="Cambria Math" w:hAnsi="Cambria Math" w:cs="Cambria Math"/>
              </w:rPr>
              <w:t xml:space="preserve"> 3</w:t>
            </w:r>
            <w:r w:rsidRPr="00532B54">
              <w:rPr>
                <w:rFonts w:ascii="Cambria Math" w:hAnsi="Cambria Math" w:cs="Cambria Math"/>
              </w:rPr>
              <w:t>⊕</w:t>
            </w:r>
            <w:r>
              <w:rPr>
                <w:rFonts w:ascii="Cambria Math" w:hAnsi="Cambria Math" w:cs="Cambria Math"/>
              </w:rPr>
              <w:t>1</w:t>
            </w:r>
            <w:r w:rsidRPr="00532B54">
              <w:rPr>
                <w:rFonts w:ascii="Cambria Math" w:hAnsi="Cambria Math" w:cs="Cambria Math"/>
              </w:rPr>
              <w:t>⊕</w:t>
            </w:r>
            <w:r>
              <w:rPr>
                <w:rFonts w:ascii="Cambria Math" w:hAnsi="Cambria Math" w:cs="Cambria Math"/>
              </w:rPr>
              <w:t>2</w:t>
            </w:r>
            <w:r w:rsidRPr="00532B54">
              <w:rPr>
                <w:rFonts w:ascii="Cambria Math" w:hAnsi="Cambria Math" w:cs="Cambria Math"/>
              </w:rPr>
              <w:t>⊕</w:t>
            </w:r>
            <w:r>
              <w:rPr>
                <w:rFonts w:ascii="Cambria Math" w:hAnsi="Cambria Math" w:cs="Cambria Math"/>
              </w:rPr>
              <w:t>3</w:t>
            </w:r>
          </w:p>
          <w:p w14:paraId="03B7F0AE" w14:textId="51C82139" w:rsidR="009928CC" w:rsidRPr="009928CC" w:rsidRDefault="009928CC" w:rsidP="004A367D">
            <w:pPr>
              <w:pStyle w:val="NoSpacing"/>
              <w:rPr>
                <w:rFonts w:ascii="Cambria Math" w:hAnsi="Cambria Math" w:cs="Cambria Math"/>
              </w:rPr>
            </w:pPr>
            <w:r>
              <w:t>=</w:t>
            </w:r>
          </w:p>
          <w:p w14:paraId="57EA59B0" w14:textId="4298EFCB" w:rsidR="009928CC" w:rsidRDefault="009928CC" w:rsidP="004A367D">
            <w:pPr>
              <w:pStyle w:val="NoSpacing"/>
            </w:pPr>
            <w:r>
              <w:t>1</w:t>
            </w:r>
          </w:p>
        </w:tc>
      </w:tr>
    </w:tbl>
    <w:p w14:paraId="539ED095" w14:textId="225C69AE" w:rsidR="000E52EA" w:rsidRDefault="009928CC" w:rsidP="007E32B9">
      <w:pPr>
        <w:pStyle w:val="NoSpacing"/>
      </w:pPr>
      <w:r>
        <w:t>C = 3,1,2,3,1</w:t>
      </w:r>
    </w:p>
    <w:p w14:paraId="176812B2" w14:textId="77777777" w:rsidR="000E52EA" w:rsidRDefault="000E52EA" w:rsidP="007E32B9">
      <w:pPr>
        <w:pStyle w:val="NoSpacing"/>
      </w:pPr>
    </w:p>
    <w:p w14:paraId="47F99A4A" w14:textId="2F6628D1" w:rsidR="009928CC" w:rsidRDefault="009928CC" w:rsidP="007E32B9">
      <w:pPr>
        <w:pStyle w:val="NoSpacing"/>
      </w:pPr>
      <w:r>
        <w:t>Step 2: Calculate D[x] Diffusion Vector</w:t>
      </w:r>
    </w:p>
    <w:p w14:paraId="70EF57CF" w14:textId="16BC411E" w:rsidR="009928CC" w:rsidRPr="006941AC" w:rsidRDefault="009928CC" w:rsidP="009928CC">
      <w:pPr>
        <w:pStyle w:val="NoSpacing"/>
      </w:pPr>
      <w:r>
        <w:rPr>
          <w:lang w:val="en-US"/>
        </w:rPr>
        <w:t xml:space="preserve">The formula is </w:t>
      </w:r>
      <w:r w:rsidRPr="00DC55A3">
        <w:rPr>
          <w:b/>
          <w:bCs/>
          <w:lang w:val="en-US"/>
        </w:rPr>
        <w:t>D[x]</w:t>
      </w:r>
      <w:r>
        <w:rPr>
          <w:lang w:val="en-US"/>
        </w:rPr>
        <w:t xml:space="preserve"> </w:t>
      </w:r>
      <w:r w:rsidRPr="006941AC">
        <w:rPr>
          <w:lang w:val="en-US"/>
        </w:rPr>
        <w:t>=</w:t>
      </w:r>
      <w:r>
        <w:rPr>
          <w:lang w:val="en-US"/>
        </w:rPr>
        <w:t xml:space="preserve"> </w:t>
      </w:r>
      <w:r w:rsidRPr="00A264CD">
        <w:rPr>
          <w:b/>
          <w:bCs/>
          <w:color w:val="FF0000"/>
          <w:lang w:val="en-US"/>
        </w:rPr>
        <w:t>C[x−1]</w:t>
      </w:r>
      <w:r w:rsidRPr="00C660AD">
        <w:rPr>
          <w:color w:val="FF0000"/>
          <w:lang w:val="en-US"/>
        </w:rPr>
        <w:t xml:space="preserve"> </w:t>
      </w:r>
      <w:r w:rsidRPr="006941AC">
        <w:rPr>
          <w:rFonts w:ascii="Cambria Math" w:hAnsi="Cambria Math" w:cs="Cambria Math"/>
          <w:lang w:val="en-US"/>
        </w:rPr>
        <w:t>⊕</w:t>
      </w:r>
      <w:r>
        <w:rPr>
          <w:rFonts w:ascii="Cambria Math" w:hAnsi="Cambria Math" w:cs="Cambria Math"/>
          <w:lang w:val="en-US"/>
        </w:rPr>
        <w:t xml:space="preserve"> </w:t>
      </w:r>
      <w:r w:rsidRPr="00A264CD">
        <w:rPr>
          <w:b/>
          <w:bCs/>
          <w:color w:val="A02B93" w:themeColor="accent5"/>
          <w:lang w:val="en-US"/>
        </w:rPr>
        <w:t>rot(C[x+1],1)</w:t>
      </w:r>
      <w:r w:rsidRPr="00C660AD">
        <w:rPr>
          <w:i/>
          <w:iCs/>
          <w:color w:val="A02B93" w:themeColor="accent5"/>
          <w:lang w:val="en-US"/>
        </w:rPr>
        <w:t xml:space="preserve"> </w:t>
      </w:r>
    </w:p>
    <w:p w14:paraId="02AC71FC" w14:textId="5E9AAE45" w:rsidR="00CA5377" w:rsidRDefault="009928CC" w:rsidP="007E32B9">
      <w:pPr>
        <w:pStyle w:val="NoSpacing"/>
      </w:pPr>
      <w:r>
        <w:t xml:space="preserve">We ensure we wrap around 5 with x-1 and x+1. 5 </w:t>
      </w:r>
      <w:r w:rsidR="006A77D4">
        <w:t xml:space="preserve">comes from mod 5. </w:t>
      </w:r>
    </w:p>
    <w:p w14:paraId="32ACC109" w14:textId="439B9032" w:rsidR="006A77D4" w:rsidRDefault="006A77D4" w:rsidP="0009349E">
      <w:pPr>
        <w:pStyle w:val="NoSpacing"/>
        <w:numPr>
          <w:ilvl w:val="0"/>
          <w:numId w:val="2"/>
        </w:numPr>
      </w:pPr>
      <w:r>
        <w:t xml:space="preserve">E.g. If X = 0, </w:t>
      </w:r>
      <w:r w:rsidR="0009349E">
        <w:t>x-1 = 4, x+1 = 1</w:t>
      </w:r>
    </w:p>
    <w:p w14:paraId="7027D070" w14:textId="77777777" w:rsidR="004D1000" w:rsidRDefault="004D1000" w:rsidP="004D1000">
      <w:pPr>
        <w:pStyle w:val="NoSpacing"/>
      </w:pPr>
    </w:p>
    <w:p w14:paraId="01301ADC" w14:textId="77777777" w:rsidR="004D1000" w:rsidRDefault="004D1000" w:rsidP="004D1000">
      <w:pPr>
        <w:pStyle w:val="NoSpacing"/>
      </w:pPr>
    </w:p>
    <w:p w14:paraId="54B8A2C0" w14:textId="77777777" w:rsidR="0009349E" w:rsidRDefault="0009349E" w:rsidP="007E32B9">
      <w:pPr>
        <w:pStyle w:val="NoSpacing"/>
      </w:pPr>
    </w:p>
    <w:p w14:paraId="7F4AEB24" w14:textId="69256B8E" w:rsidR="0009349E" w:rsidRDefault="009C3BA0" w:rsidP="009C3BA0">
      <w:pPr>
        <w:pStyle w:val="NoSpacing"/>
        <w:rPr>
          <w:b/>
          <w:bCs/>
          <w:color w:val="A02B93" w:themeColor="accent5"/>
          <w:lang w:val="en-US"/>
        </w:rPr>
      </w:pPr>
      <w:proofErr w:type="gramStart"/>
      <w:r>
        <w:t>a )</w:t>
      </w:r>
      <w:proofErr w:type="gramEnd"/>
      <w:r>
        <w:t xml:space="preserve"> </w:t>
      </w:r>
      <w:r w:rsidR="0009349E">
        <w:t xml:space="preserve">Compute </w:t>
      </w:r>
      <w:r w:rsidR="0009349E" w:rsidRPr="00A264CD">
        <w:rPr>
          <w:b/>
          <w:bCs/>
          <w:color w:val="A02B93" w:themeColor="accent5"/>
          <w:lang w:val="en-US"/>
        </w:rPr>
        <w:t>rot(C[x+1],1)</w:t>
      </w:r>
    </w:p>
    <w:p w14:paraId="6746622D" w14:textId="6AB99CE2" w:rsidR="0009349E" w:rsidRDefault="0009349E" w:rsidP="007E32B9">
      <w:pPr>
        <w:pStyle w:val="NoSpacing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This means we rotate left by 1 bit. </w:t>
      </w:r>
      <w:r w:rsidR="009C3BA0">
        <w:rPr>
          <w:color w:val="000000" w:themeColor="text1"/>
          <w:lang w:val="en-US"/>
        </w:rPr>
        <w:t>This means we shift all bits by 1 to the left. The most significant bits also wrap around LSB (least significant bits).</w:t>
      </w:r>
    </w:p>
    <w:p w14:paraId="2DE205FC" w14:textId="604B921F" w:rsidR="0019686A" w:rsidRDefault="0019686A" w:rsidP="007E32B9">
      <w:pPr>
        <w:pStyle w:val="NoSpacing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For small hex values (4 bits), C[x+1] = 1 </w:t>
      </w:r>
      <w:r w:rsidR="00364202">
        <w:rPr>
          <w:color w:val="000000" w:themeColor="text1"/>
          <w:lang w:val="en-US"/>
        </w:rPr>
        <w:t xml:space="preserve">(binary 0001 -&gt; rotated 0010 = 2.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</w:tblGrid>
      <w:tr w:rsidR="006A1AEA" w14:paraId="0C39DED7" w14:textId="77777777" w:rsidTr="00272901">
        <w:tc>
          <w:tcPr>
            <w:tcW w:w="2091" w:type="dxa"/>
          </w:tcPr>
          <w:p w14:paraId="31A99B35" w14:textId="77777777" w:rsidR="006A1AEA" w:rsidRPr="00776282" w:rsidRDefault="006A1AEA" w:rsidP="00272901">
            <w:pPr>
              <w:pStyle w:val="NoSpacing"/>
              <w:rPr>
                <w:b/>
                <w:bCs/>
              </w:rPr>
            </w:pPr>
            <w:r w:rsidRPr="00776282">
              <w:rPr>
                <w:b/>
                <w:bCs/>
              </w:rPr>
              <w:t>Columns</w:t>
            </w:r>
          </w:p>
        </w:tc>
        <w:tc>
          <w:tcPr>
            <w:tcW w:w="2091" w:type="dxa"/>
          </w:tcPr>
          <w:p w14:paraId="52B41CA4" w14:textId="77777777" w:rsidR="006A1AEA" w:rsidRPr="00776282" w:rsidRDefault="006A1AEA" w:rsidP="00272901">
            <w:pPr>
              <w:pStyle w:val="NoSpacing"/>
              <w:rPr>
                <w:b/>
                <w:bCs/>
              </w:rPr>
            </w:pPr>
            <w:r w:rsidRPr="00776282">
              <w:rPr>
                <w:b/>
                <w:bCs/>
              </w:rPr>
              <w:t>C[x+1]</w:t>
            </w:r>
          </w:p>
        </w:tc>
        <w:tc>
          <w:tcPr>
            <w:tcW w:w="2091" w:type="dxa"/>
          </w:tcPr>
          <w:p w14:paraId="62BB97FE" w14:textId="77777777" w:rsidR="006A1AEA" w:rsidRPr="00776282" w:rsidRDefault="006A1AEA" w:rsidP="00272901">
            <w:pPr>
              <w:pStyle w:val="NoSpacing"/>
              <w:rPr>
                <w:b/>
                <w:bCs/>
              </w:rPr>
            </w:pPr>
            <w:r w:rsidRPr="00776282">
              <w:rPr>
                <w:b/>
                <w:bCs/>
              </w:rPr>
              <w:t>Binary Form</w:t>
            </w:r>
          </w:p>
        </w:tc>
        <w:tc>
          <w:tcPr>
            <w:tcW w:w="2091" w:type="dxa"/>
          </w:tcPr>
          <w:p w14:paraId="51C2D200" w14:textId="77777777" w:rsidR="006A1AEA" w:rsidRDefault="006A1AEA" w:rsidP="00272901">
            <w:pPr>
              <w:pStyle w:val="NoSpacing"/>
            </w:pPr>
            <w:r w:rsidRPr="00A264CD">
              <w:rPr>
                <w:b/>
                <w:bCs/>
                <w:color w:val="A02B93" w:themeColor="accent5"/>
                <w:lang w:val="en-US"/>
              </w:rPr>
              <w:t>rot(C[x+1],1)</w:t>
            </w:r>
          </w:p>
        </w:tc>
      </w:tr>
      <w:tr w:rsidR="006A1AEA" w14:paraId="185898E4" w14:textId="77777777" w:rsidTr="00272901">
        <w:tc>
          <w:tcPr>
            <w:tcW w:w="2091" w:type="dxa"/>
          </w:tcPr>
          <w:p w14:paraId="2326A00B" w14:textId="77777777" w:rsidR="006A1AEA" w:rsidRDefault="006A1AEA" w:rsidP="00272901">
            <w:pPr>
              <w:pStyle w:val="NoSpacing"/>
            </w:pPr>
            <w:r>
              <w:t>0</w:t>
            </w:r>
          </w:p>
        </w:tc>
        <w:tc>
          <w:tcPr>
            <w:tcW w:w="2091" w:type="dxa"/>
          </w:tcPr>
          <w:p w14:paraId="1BD699D8" w14:textId="77777777" w:rsidR="006A1AEA" w:rsidRDefault="006A1AEA" w:rsidP="00272901">
            <w:pPr>
              <w:pStyle w:val="NoSpacing"/>
            </w:pPr>
            <w:proofErr w:type="gramStart"/>
            <w:r>
              <w:t>C[</w:t>
            </w:r>
            <w:proofErr w:type="gramEnd"/>
            <w:r>
              <w:t>1] = 1</w:t>
            </w:r>
          </w:p>
        </w:tc>
        <w:tc>
          <w:tcPr>
            <w:tcW w:w="2091" w:type="dxa"/>
          </w:tcPr>
          <w:p w14:paraId="12D8B0C3" w14:textId="303DD5D3" w:rsidR="006A1AEA" w:rsidRDefault="006A1AEA" w:rsidP="00272901">
            <w:pPr>
              <w:pStyle w:val="NoSpacing"/>
            </w:pPr>
            <w:r>
              <w:t xml:space="preserve">0001 –&gt; 0010 </w:t>
            </w:r>
          </w:p>
        </w:tc>
        <w:tc>
          <w:tcPr>
            <w:tcW w:w="2091" w:type="dxa"/>
          </w:tcPr>
          <w:p w14:paraId="1E01F2A6" w14:textId="6E34CD97" w:rsidR="006A1AEA" w:rsidRDefault="006A1AEA" w:rsidP="00272901">
            <w:pPr>
              <w:pStyle w:val="NoSpacing"/>
            </w:pPr>
            <w:r>
              <w:t>2</w:t>
            </w:r>
          </w:p>
        </w:tc>
      </w:tr>
      <w:tr w:rsidR="006A1AEA" w14:paraId="22672B1F" w14:textId="77777777" w:rsidTr="00272901">
        <w:tc>
          <w:tcPr>
            <w:tcW w:w="2091" w:type="dxa"/>
          </w:tcPr>
          <w:p w14:paraId="19EE2D9C" w14:textId="77777777" w:rsidR="006A1AEA" w:rsidRDefault="006A1AEA" w:rsidP="00272901">
            <w:pPr>
              <w:pStyle w:val="NoSpacing"/>
            </w:pPr>
            <w:r>
              <w:t>1</w:t>
            </w:r>
          </w:p>
        </w:tc>
        <w:tc>
          <w:tcPr>
            <w:tcW w:w="2091" w:type="dxa"/>
          </w:tcPr>
          <w:p w14:paraId="615877C9" w14:textId="77777777" w:rsidR="006A1AEA" w:rsidRDefault="006A1AEA" w:rsidP="00272901">
            <w:pPr>
              <w:pStyle w:val="NoSpacing"/>
            </w:pPr>
            <w:proofErr w:type="gramStart"/>
            <w:r>
              <w:t>C[</w:t>
            </w:r>
            <w:proofErr w:type="gramEnd"/>
            <w:r>
              <w:t>2] = 2</w:t>
            </w:r>
          </w:p>
        </w:tc>
        <w:tc>
          <w:tcPr>
            <w:tcW w:w="2091" w:type="dxa"/>
          </w:tcPr>
          <w:p w14:paraId="19F84A1D" w14:textId="313EDB9F" w:rsidR="006A1AEA" w:rsidRDefault="006A1AEA" w:rsidP="00272901">
            <w:pPr>
              <w:pStyle w:val="NoSpacing"/>
            </w:pPr>
            <w:r>
              <w:t>0010 -&gt; 0100</w:t>
            </w:r>
          </w:p>
        </w:tc>
        <w:tc>
          <w:tcPr>
            <w:tcW w:w="2091" w:type="dxa"/>
          </w:tcPr>
          <w:p w14:paraId="65400A2F" w14:textId="73A7249F" w:rsidR="006A1AEA" w:rsidRDefault="006A1AEA" w:rsidP="00272901">
            <w:pPr>
              <w:pStyle w:val="NoSpacing"/>
            </w:pPr>
            <w:r>
              <w:t>4</w:t>
            </w:r>
          </w:p>
        </w:tc>
      </w:tr>
      <w:tr w:rsidR="006A1AEA" w14:paraId="73E0903C" w14:textId="77777777" w:rsidTr="00272901">
        <w:tc>
          <w:tcPr>
            <w:tcW w:w="2091" w:type="dxa"/>
          </w:tcPr>
          <w:p w14:paraId="6AEE05E6" w14:textId="77777777" w:rsidR="006A1AEA" w:rsidRDefault="006A1AEA" w:rsidP="00272901">
            <w:pPr>
              <w:pStyle w:val="NoSpacing"/>
            </w:pPr>
            <w:r>
              <w:t>2</w:t>
            </w:r>
          </w:p>
        </w:tc>
        <w:tc>
          <w:tcPr>
            <w:tcW w:w="2091" w:type="dxa"/>
          </w:tcPr>
          <w:p w14:paraId="486526E4" w14:textId="77777777" w:rsidR="006A1AEA" w:rsidRDefault="006A1AEA" w:rsidP="00272901">
            <w:pPr>
              <w:pStyle w:val="NoSpacing"/>
            </w:pPr>
            <w:proofErr w:type="gramStart"/>
            <w:r>
              <w:t>C[</w:t>
            </w:r>
            <w:proofErr w:type="gramEnd"/>
            <w:r>
              <w:t>3] = 3</w:t>
            </w:r>
          </w:p>
        </w:tc>
        <w:tc>
          <w:tcPr>
            <w:tcW w:w="2091" w:type="dxa"/>
          </w:tcPr>
          <w:p w14:paraId="6B91C6AD" w14:textId="3C27603F" w:rsidR="006A1AEA" w:rsidRDefault="006A1AEA" w:rsidP="00272901">
            <w:pPr>
              <w:pStyle w:val="NoSpacing"/>
            </w:pPr>
            <w:r>
              <w:t>0011 -&gt; 0110</w:t>
            </w:r>
          </w:p>
        </w:tc>
        <w:tc>
          <w:tcPr>
            <w:tcW w:w="2091" w:type="dxa"/>
          </w:tcPr>
          <w:p w14:paraId="527FD07C" w14:textId="03126486" w:rsidR="006A1AEA" w:rsidRDefault="006A1AEA" w:rsidP="00272901">
            <w:pPr>
              <w:pStyle w:val="NoSpacing"/>
            </w:pPr>
            <w:r>
              <w:t>6</w:t>
            </w:r>
          </w:p>
        </w:tc>
      </w:tr>
      <w:tr w:rsidR="006A1AEA" w14:paraId="1D63FF45" w14:textId="77777777" w:rsidTr="00272901">
        <w:tc>
          <w:tcPr>
            <w:tcW w:w="2091" w:type="dxa"/>
          </w:tcPr>
          <w:p w14:paraId="090A520D" w14:textId="77777777" w:rsidR="006A1AEA" w:rsidRDefault="006A1AEA" w:rsidP="00272901">
            <w:pPr>
              <w:pStyle w:val="NoSpacing"/>
            </w:pPr>
            <w:r>
              <w:t>3</w:t>
            </w:r>
          </w:p>
        </w:tc>
        <w:tc>
          <w:tcPr>
            <w:tcW w:w="2091" w:type="dxa"/>
          </w:tcPr>
          <w:p w14:paraId="6BFA60C3" w14:textId="77777777" w:rsidR="006A1AEA" w:rsidRDefault="006A1AEA" w:rsidP="00272901">
            <w:pPr>
              <w:pStyle w:val="NoSpacing"/>
            </w:pPr>
            <w:proofErr w:type="gramStart"/>
            <w:r>
              <w:t>C[</w:t>
            </w:r>
            <w:proofErr w:type="gramEnd"/>
            <w:r>
              <w:t>4] = 1</w:t>
            </w:r>
          </w:p>
        </w:tc>
        <w:tc>
          <w:tcPr>
            <w:tcW w:w="2091" w:type="dxa"/>
          </w:tcPr>
          <w:p w14:paraId="7F5F00D6" w14:textId="73229341" w:rsidR="006A1AEA" w:rsidRDefault="006A1AEA" w:rsidP="00272901">
            <w:pPr>
              <w:pStyle w:val="NoSpacing"/>
            </w:pPr>
            <w:r>
              <w:t>0001 -&gt; 0010</w:t>
            </w:r>
          </w:p>
        </w:tc>
        <w:tc>
          <w:tcPr>
            <w:tcW w:w="2091" w:type="dxa"/>
          </w:tcPr>
          <w:p w14:paraId="7AB01670" w14:textId="2152DDC4" w:rsidR="006A1AEA" w:rsidRDefault="006A1AEA" w:rsidP="00272901">
            <w:pPr>
              <w:pStyle w:val="NoSpacing"/>
            </w:pPr>
            <w:r>
              <w:t>2</w:t>
            </w:r>
          </w:p>
        </w:tc>
      </w:tr>
      <w:tr w:rsidR="006A1AEA" w14:paraId="08954717" w14:textId="77777777" w:rsidTr="00272901">
        <w:tc>
          <w:tcPr>
            <w:tcW w:w="2091" w:type="dxa"/>
          </w:tcPr>
          <w:p w14:paraId="2044BB42" w14:textId="77777777" w:rsidR="006A1AEA" w:rsidRDefault="006A1AEA" w:rsidP="00272901">
            <w:pPr>
              <w:pStyle w:val="NoSpacing"/>
            </w:pPr>
            <w:r>
              <w:t>4</w:t>
            </w:r>
          </w:p>
        </w:tc>
        <w:tc>
          <w:tcPr>
            <w:tcW w:w="2091" w:type="dxa"/>
          </w:tcPr>
          <w:p w14:paraId="07D08781" w14:textId="77777777" w:rsidR="006A1AEA" w:rsidRDefault="006A1AEA" w:rsidP="00272901">
            <w:pPr>
              <w:pStyle w:val="NoSpacing"/>
            </w:pPr>
            <w:proofErr w:type="gramStart"/>
            <w:r>
              <w:t>C[</w:t>
            </w:r>
            <w:proofErr w:type="gramEnd"/>
            <w:r>
              <w:t>0] = 1</w:t>
            </w:r>
          </w:p>
          <w:p w14:paraId="65EB2000" w14:textId="77777777" w:rsidR="006A1AEA" w:rsidRDefault="006A1AEA" w:rsidP="00272901">
            <w:pPr>
              <w:pStyle w:val="NoSpacing"/>
            </w:pPr>
          </w:p>
        </w:tc>
        <w:tc>
          <w:tcPr>
            <w:tcW w:w="2091" w:type="dxa"/>
          </w:tcPr>
          <w:p w14:paraId="08378C6D" w14:textId="4F7D5A61" w:rsidR="006A1AEA" w:rsidRDefault="006A1AEA" w:rsidP="00272901">
            <w:pPr>
              <w:pStyle w:val="NoSpacing"/>
            </w:pPr>
            <w:r>
              <w:t>0011 -&gt; 0110</w:t>
            </w:r>
          </w:p>
        </w:tc>
        <w:tc>
          <w:tcPr>
            <w:tcW w:w="2091" w:type="dxa"/>
          </w:tcPr>
          <w:p w14:paraId="5612DEB4" w14:textId="170120C5" w:rsidR="006A1AEA" w:rsidRDefault="006A1AEA" w:rsidP="00272901">
            <w:pPr>
              <w:pStyle w:val="NoSpacing"/>
            </w:pPr>
            <w:r>
              <w:t>6</w:t>
            </w:r>
          </w:p>
        </w:tc>
      </w:tr>
    </w:tbl>
    <w:p w14:paraId="23F8722E" w14:textId="77777777" w:rsidR="009C3BA0" w:rsidRPr="0009349E" w:rsidRDefault="009C3BA0" w:rsidP="007E32B9">
      <w:pPr>
        <w:pStyle w:val="NoSpacing"/>
        <w:rPr>
          <w:color w:val="000000" w:themeColor="text1"/>
        </w:rPr>
      </w:pPr>
    </w:p>
    <w:p w14:paraId="16ABA4E7" w14:textId="301D84D6" w:rsidR="009928CC" w:rsidRDefault="00364202" w:rsidP="007E32B9">
      <w:pPr>
        <w:pStyle w:val="NoSpacing"/>
        <w:rPr>
          <w:b/>
          <w:bCs/>
          <w:color w:val="A02B93" w:themeColor="accent5"/>
          <w:lang w:val="en-US"/>
        </w:rPr>
      </w:pPr>
      <w:proofErr w:type="gramStart"/>
      <w:r>
        <w:t>B )</w:t>
      </w:r>
      <w:proofErr w:type="gramEnd"/>
      <w:r>
        <w:t xml:space="preserve"> </w:t>
      </w:r>
      <w:r w:rsidRPr="00A264CD">
        <w:rPr>
          <w:b/>
          <w:bCs/>
          <w:color w:val="FF0000"/>
          <w:lang w:val="en-US"/>
        </w:rPr>
        <w:t>C[x−1]</w:t>
      </w:r>
      <w:r w:rsidRPr="00C660AD">
        <w:rPr>
          <w:color w:val="FF0000"/>
          <w:lang w:val="en-US"/>
        </w:rPr>
        <w:t xml:space="preserve"> </w:t>
      </w:r>
      <w:r w:rsidRPr="006941AC">
        <w:rPr>
          <w:rFonts w:ascii="Cambria Math" w:hAnsi="Cambria Math" w:cs="Cambria Math"/>
          <w:lang w:val="en-US"/>
        </w:rPr>
        <w:t>⊕</w:t>
      </w:r>
      <w:r>
        <w:rPr>
          <w:rFonts w:ascii="Cambria Math" w:hAnsi="Cambria Math" w:cs="Cambria Math"/>
          <w:lang w:val="en-US"/>
        </w:rPr>
        <w:t xml:space="preserve"> </w:t>
      </w:r>
      <w:r w:rsidRPr="00A264CD">
        <w:rPr>
          <w:b/>
          <w:bCs/>
          <w:color w:val="A02B93" w:themeColor="accent5"/>
          <w:lang w:val="en-US"/>
        </w:rPr>
        <w:t>rot(C[x+1],1)</w:t>
      </w:r>
    </w:p>
    <w:p w14:paraId="52765DBE" w14:textId="77777777" w:rsidR="00364202" w:rsidRDefault="00364202" w:rsidP="007E32B9">
      <w:pPr>
        <w:pStyle w:val="NoSpacing"/>
        <w:rPr>
          <w:b/>
          <w:bCs/>
          <w:color w:val="A02B93" w:themeColor="accent5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</w:tblGrid>
      <w:tr w:rsidR="00364202" w14:paraId="451A194C" w14:textId="77777777" w:rsidTr="00272901">
        <w:tc>
          <w:tcPr>
            <w:tcW w:w="2091" w:type="dxa"/>
          </w:tcPr>
          <w:p w14:paraId="117FB704" w14:textId="7BCB1860" w:rsidR="00364202" w:rsidRPr="00776282" w:rsidRDefault="00364202" w:rsidP="00272901">
            <w:pPr>
              <w:pStyle w:val="NoSpacing"/>
              <w:rPr>
                <w:b/>
                <w:bCs/>
              </w:rPr>
            </w:pPr>
            <w:r w:rsidRPr="00776282">
              <w:rPr>
                <w:b/>
                <w:bCs/>
              </w:rPr>
              <w:t>Columns</w:t>
            </w:r>
            <w:r w:rsidR="008A6DBC">
              <w:rPr>
                <w:b/>
                <w:bCs/>
              </w:rPr>
              <w:t xml:space="preserve"> (x)</w:t>
            </w:r>
          </w:p>
        </w:tc>
        <w:tc>
          <w:tcPr>
            <w:tcW w:w="2091" w:type="dxa"/>
          </w:tcPr>
          <w:p w14:paraId="6B9CD018" w14:textId="03FBBBC6" w:rsidR="00364202" w:rsidRPr="00776282" w:rsidRDefault="00364202" w:rsidP="00272901">
            <w:pPr>
              <w:pStyle w:val="NoSpacing"/>
              <w:rPr>
                <w:b/>
                <w:bCs/>
              </w:rPr>
            </w:pPr>
            <w:r w:rsidRPr="00776282">
              <w:rPr>
                <w:b/>
                <w:bCs/>
              </w:rPr>
              <w:t>C[x</w:t>
            </w:r>
            <w:r>
              <w:rPr>
                <w:b/>
                <w:bCs/>
              </w:rPr>
              <w:t>-</w:t>
            </w:r>
            <w:r w:rsidRPr="00776282">
              <w:rPr>
                <w:b/>
                <w:bCs/>
              </w:rPr>
              <w:t>1]</w:t>
            </w:r>
          </w:p>
        </w:tc>
        <w:tc>
          <w:tcPr>
            <w:tcW w:w="2091" w:type="dxa"/>
          </w:tcPr>
          <w:p w14:paraId="79E81908" w14:textId="2B2F4757" w:rsidR="00364202" w:rsidRPr="00776282" w:rsidRDefault="008E6F65" w:rsidP="00272901">
            <w:pPr>
              <w:pStyle w:val="NoSpacing"/>
              <w:rPr>
                <w:b/>
                <w:bCs/>
              </w:rPr>
            </w:pPr>
            <w:r w:rsidRPr="00A264CD">
              <w:rPr>
                <w:b/>
                <w:bCs/>
                <w:color w:val="A02B93" w:themeColor="accent5"/>
                <w:lang w:val="en-US"/>
              </w:rPr>
              <w:t>rot(C[x+1],1)</w:t>
            </w:r>
          </w:p>
        </w:tc>
        <w:tc>
          <w:tcPr>
            <w:tcW w:w="2091" w:type="dxa"/>
          </w:tcPr>
          <w:p w14:paraId="581552E6" w14:textId="3A130098" w:rsidR="00364202" w:rsidRDefault="008E6F65" w:rsidP="00272901">
            <w:pPr>
              <w:pStyle w:val="NoSpacing"/>
            </w:pPr>
            <w:r w:rsidRPr="00DC55A3">
              <w:rPr>
                <w:b/>
                <w:bCs/>
                <w:lang w:val="en-US"/>
              </w:rPr>
              <w:t>D[x]</w:t>
            </w:r>
            <w:r>
              <w:rPr>
                <w:lang w:val="en-US"/>
              </w:rPr>
              <w:t xml:space="preserve"> </w:t>
            </w:r>
            <w:r w:rsidRPr="006941AC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Pr="00A264CD">
              <w:rPr>
                <w:b/>
                <w:bCs/>
                <w:color w:val="FF0000"/>
                <w:lang w:val="en-US"/>
              </w:rPr>
              <w:t>C[x−1]</w:t>
            </w:r>
            <w:r w:rsidRPr="00C660AD">
              <w:rPr>
                <w:color w:val="FF0000"/>
                <w:lang w:val="en-US"/>
              </w:rPr>
              <w:t xml:space="preserve"> </w:t>
            </w:r>
            <w:r w:rsidRPr="006941AC">
              <w:rPr>
                <w:rFonts w:ascii="Cambria Math" w:hAnsi="Cambria Math" w:cs="Cambria Math"/>
                <w:lang w:val="en-US"/>
              </w:rPr>
              <w:t>⊕</w:t>
            </w:r>
            <w:r>
              <w:rPr>
                <w:rFonts w:ascii="Cambria Math" w:hAnsi="Cambria Math" w:cs="Cambria Math"/>
                <w:lang w:val="en-US"/>
              </w:rPr>
              <w:t xml:space="preserve"> </w:t>
            </w:r>
            <w:r w:rsidRPr="00A264CD">
              <w:rPr>
                <w:b/>
                <w:bCs/>
                <w:color w:val="A02B93" w:themeColor="accent5"/>
                <w:lang w:val="en-US"/>
              </w:rPr>
              <w:t>rot(C[x+1],1)</w:t>
            </w:r>
          </w:p>
        </w:tc>
      </w:tr>
      <w:tr w:rsidR="00364202" w14:paraId="5B1C2C20" w14:textId="77777777" w:rsidTr="00272901">
        <w:tc>
          <w:tcPr>
            <w:tcW w:w="2091" w:type="dxa"/>
          </w:tcPr>
          <w:p w14:paraId="154946FD" w14:textId="77777777" w:rsidR="00364202" w:rsidRDefault="00364202" w:rsidP="00272901">
            <w:pPr>
              <w:pStyle w:val="NoSpacing"/>
            </w:pPr>
            <w:r>
              <w:t>0</w:t>
            </w:r>
          </w:p>
        </w:tc>
        <w:tc>
          <w:tcPr>
            <w:tcW w:w="2091" w:type="dxa"/>
          </w:tcPr>
          <w:p w14:paraId="37350B3D" w14:textId="21AB2324" w:rsidR="00364202" w:rsidRDefault="00364202" w:rsidP="00272901">
            <w:pPr>
              <w:pStyle w:val="NoSpacing"/>
            </w:pPr>
            <w:proofErr w:type="gramStart"/>
            <w:r>
              <w:t>C[</w:t>
            </w:r>
            <w:proofErr w:type="gramEnd"/>
            <w:r w:rsidR="008E6F65">
              <w:t>4</w:t>
            </w:r>
            <w:r>
              <w:t xml:space="preserve">] = </w:t>
            </w:r>
            <w:r w:rsidR="00721B9F">
              <w:t>1</w:t>
            </w:r>
          </w:p>
        </w:tc>
        <w:tc>
          <w:tcPr>
            <w:tcW w:w="2091" w:type="dxa"/>
          </w:tcPr>
          <w:p w14:paraId="08FCE6E6" w14:textId="08EFA46E" w:rsidR="00364202" w:rsidRDefault="00721B9F" w:rsidP="00272901">
            <w:pPr>
              <w:pStyle w:val="NoSpacing"/>
            </w:pPr>
            <w:r>
              <w:t>2</w:t>
            </w:r>
          </w:p>
        </w:tc>
        <w:tc>
          <w:tcPr>
            <w:tcW w:w="2091" w:type="dxa"/>
          </w:tcPr>
          <w:p w14:paraId="6932C0D2" w14:textId="66AA131A" w:rsidR="00721B9F" w:rsidRDefault="00721B9F" w:rsidP="00272901">
            <w:pPr>
              <w:pStyle w:val="NoSpacing"/>
            </w:pPr>
            <w:r>
              <w:t xml:space="preserve">1 XOR 2 = </w:t>
            </w:r>
            <w:r w:rsidRPr="00971268">
              <w:rPr>
                <w:b/>
                <w:bCs/>
              </w:rPr>
              <w:t>3</w:t>
            </w:r>
          </w:p>
        </w:tc>
      </w:tr>
      <w:tr w:rsidR="00364202" w14:paraId="29B3AA18" w14:textId="77777777" w:rsidTr="00272901">
        <w:tc>
          <w:tcPr>
            <w:tcW w:w="2091" w:type="dxa"/>
          </w:tcPr>
          <w:p w14:paraId="62D5C0C8" w14:textId="77777777" w:rsidR="00364202" w:rsidRDefault="00364202" w:rsidP="00272901">
            <w:pPr>
              <w:pStyle w:val="NoSpacing"/>
            </w:pPr>
            <w:r>
              <w:t>1</w:t>
            </w:r>
          </w:p>
        </w:tc>
        <w:tc>
          <w:tcPr>
            <w:tcW w:w="2091" w:type="dxa"/>
          </w:tcPr>
          <w:p w14:paraId="3D51ADD8" w14:textId="1ECDA283" w:rsidR="00364202" w:rsidRDefault="00364202" w:rsidP="00272901">
            <w:pPr>
              <w:pStyle w:val="NoSpacing"/>
            </w:pPr>
            <w:proofErr w:type="gramStart"/>
            <w:r>
              <w:t>C[</w:t>
            </w:r>
            <w:proofErr w:type="gramEnd"/>
            <w:r w:rsidR="008E6F65">
              <w:t>0</w:t>
            </w:r>
            <w:r>
              <w:t xml:space="preserve">] = </w:t>
            </w:r>
            <w:r w:rsidR="00721B9F">
              <w:t>3</w:t>
            </w:r>
          </w:p>
        </w:tc>
        <w:tc>
          <w:tcPr>
            <w:tcW w:w="2091" w:type="dxa"/>
          </w:tcPr>
          <w:p w14:paraId="0187149C" w14:textId="155DB7D4" w:rsidR="00364202" w:rsidRDefault="00721B9F" w:rsidP="00272901">
            <w:pPr>
              <w:pStyle w:val="NoSpacing"/>
            </w:pPr>
            <w:r>
              <w:t>4</w:t>
            </w:r>
          </w:p>
        </w:tc>
        <w:tc>
          <w:tcPr>
            <w:tcW w:w="2091" w:type="dxa"/>
          </w:tcPr>
          <w:p w14:paraId="362E4FAF" w14:textId="293AF460" w:rsidR="00364202" w:rsidRDefault="00721B9F" w:rsidP="00272901">
            <w:pPr>
              <w:pStyle w:val="NoSpacing"/>
            </w:pPr>
            <w:r>
              <w:t>3 XOR 4 =</w:t>
            </w:r>
            <w:r w:rsidRPr="00971268">
              <w:rPr>
                <w:b/>
                <w:bCs/>
              </w:rPr>
              <w:t xml:space="preserve"> 7</w:t>
            </w:r>
          </w:p>
        </w:tc>
      </w:tr>
      <w:tr w:rsidR="00364202" w14:paraId="53AE69F5" w14:textId="77777777" w:rsidTr="00272901">
        <w:tc>
          <w:tcPr>
            <w:tcW w:w="2091" w:type="dxa"/>
          </w:tcPr>
          <w:p w14:paraId="6C911E87" w14:textId="77777777" w:rsidR="00364202" w:rsidRDefault="00364202" w:rsidP="00272901">
            <w:pPr>
              <w:pStyle w:val="NoSpacing"/>
            </w:pPr>
            <w:r>
              <w:t>2</w:t>
            </w:r>
          </w:p>
        </w:tc>
        <w:tc>
          <w:tcPr>
            <w:tcW w:w="2091" w:type="dxa"/>
          </w:tcPr>
          <w:p w14:paraId="164D09A5" w14:textId="496A7882" w:rsidR="00364202" w:rsidRDefault="00364202" w:rsidP="00272901">
            <w:pPr>
              <w:pStyle w:val="NoSpacing"/>
            </w:pPr>
            <w:proofErr w:type="gramStart"/>
            <w:r>
              <w:t>C[</w:t>
            </w:r>
            <w:proofErr w:type="gramEnd"/>
            <w:r w:rsidR="008E6F65">
              <w:t>1</w:t>
            </w:r>
            <w:r>
              <w:t xml:space="preserve">] = </w:t>
            </w:r>
            <w:r w:rsidR="008E6F65">
              <w:t>1</w:t>
            </w:r>
          </w:p>
        </w:tc>
        <w:tc>
          <w:tcPr>
            <w:tcW w:w="2091" w:type="dxa"/>
          </w:tcPr>
          <w:p w14:paraId="2477C84C" w14:textId="63AA6177" w:rsidR="00364202" w:rsidRDefault="00721B9F" w:rsidP="00272901">
            <w:pPr>
              <w:pStyle w:val="NoSpacing"/>
            </w:pPr>
            <w:r>
              <w:t>6</w:t>
            </w:r>
          </w:p>
        </w:tc>
        <w:tc>
          <w:tcPr>
            <w:tcW w:w="2091" w:type="dxa"/>
          </w:tcPr>
          <w:p w14:paraId="224BDEC8" w14:textId="6D33B1EF" w:rsidR="00364202" w:rsidRDefault="00721B9F" w:rsidP="00272901">
            <w:pPr>
              <w:pStyle w:val="NoSpacing"/>
            </w:pPr>
            <w:r>
              <w:t>1 XOR 6 =</w:t>
            </w:r>
            <w:r w:rsidRPr="00971268">
              <w:rPr>
                <w:b/>
                <w:bCs/>
              </w:rPr>
              <w:t xml:space="preserve"> </w:t>
            </w:r>
            <w:r w:rsidR="00E01E52" w:rsidRPr="00971268">
              <w:rPr>
                <w:b/>
                <w:bCs/>
              </w:rPr>
              <w:t>7</w:t>
            </w:r>
            <w:r w:rsidR="00E01E52">
              <w:t xml:space="preserve"> </w:t>
            </w:r>
          </w:p>
        </w:tc>
      </w:tr>
      <w:tr w:rsidR="00364202" w14:paraId="3E3212BB" w14:textId="77777777" w:rsidTr="00272901">
        <w:tc>
          <w:tcPr>
            <w:tcW w:w="2091" w:type="dxa"/>
          </w:tcPr>
          <w:p w14:paraId="6523CAE5" w14:textId="77777777" w:rsidR="00364202" w:rsidRDefault="00364202" w:rsidP="00272901">
            <w:pPr>
              <w:pStyle w:val="NoSpacing"/>
            </w:pPr>
            <w:r>
              <w:t>3</w:t>
            </w:r>
          </w:p>
        </w:tc>
        <w:tc>
          <w:tcPr>
            <w:tcW w:w="2091" w:type="dxa"/>
          </w:tcPr>
          <w:p w14:paraId="292BACCD" w14:textId="5B5DD465" w:rsidR="00364202" w:rsidRDefault="00364202" w:rsidP="00272901">
            <w:pPr>
              <w:pStyle w:val="NoSpacing"/>
            </w:pPr>
            <w:proofErr w:type="gramStart"/>
            <w:r>
              <w:t>C[</w:t>
            </w:r>
            <w:proofErr w:type="gramEnd"/>
            <w:r w:rsidR="008E6F65">
              <w:t>2</w:t>
            </w:r>
            <w:r>
              <w:t xml:space="preserve">] = </w:t>
            </w:r>
            <w:r w:rsidR="008E6F65">
              <w:t>2</w:t>
            </w:r>
          </w:p>
        </w:tc>
        <w:tc>
          <w:tcPr>
            <w:tcW w:w="2091" w:type="dxa"/>
          </w:tcPr>
          <w:p w14:paraId="0B9106BF" w14:textId="1A6A00AD" w:rsidR="00364202" w:rsidRDefault="00721B9F" w:rsidP="00272901">
            <w:pPr>
              <w:pStyle w:val="NoSpacing"/>
            </w:pPr>
            <w:r>
              <w:t>2</w:t>
            </w:r>
          </w:p>
        </w:tc>
        <w:tc>
          <w:tcPr>
            <w:tcW w:w="2091" w:type="dxa"/>
          </w:tcPr>
          <w:p w14:paraId="55BC91CC" w14:textId="4BB8BA52" w:rsidR="00364202" w:rsidRDefault="00E01E52" w:rsidP="00272901">
            <w:pPr>
              <w:pStyle w:val="NoSpacing"/>
            </w:pPr>
            <w:r>
              <w:t xml:space="preserve">2 XOR 2 = </w:t>
            </w:r>
            <w:r w:rsidRPr="00971268">
              <w:rPr>
                <w:b/>
                <w:bCs/>
              </w:rPr>
              <w:t>0</w:t>
            </w:r>
          </w:p>
        </w:tc>
      </w:tr>
      <w:tr w:rsidR="00364202" w14:paraId="25819B28" w14:textId="77777777" w:rsidTr="00272901">
        <w:tc>
          <w:tcPr>
            <w:tcW w:w="2091" w:type="dxa"/>
          </w:tcPr>
          <w:p w14:paraId="22055EAF" w14:textId="77777777" w:rsidR="00364202" w:rsidRDefault="00364202" w:rsidP="00272901">
            <w:pPr>
              <w:pStyle w:val="NoSpacing"/>
            </w:pPr>
            <w:r>
              <w:t>4</w:t>
            </w:r>
          </w:p>
        </w:tc>
        <w:tc>
          <w:tcPr>
            <w:tcW w:w="2091" w:type="dxa"/>
          </w:tcPr>
          <w:p w14:paraId="430E35BE" w14:textId="1644DB0E" w:rsidR="00364202" w:rsidRDefault="00364202" w:rsidP="00272901">
            <w:pPr>
              <w:pStyle w:val="NoSpacing"/>
            </w:pPr>
            <w:proofErr w:type="gramStart"/>
            <w:r>
              <w:t>C[</w:t>
            </w:r>
            <w:proofErr w:type="gramEnd"/>
            <w:r w:rsidR="008E6F65">
              <w:t>3</w:t>
            </w:r>
            <w:r>
              <w:t xml:space="preserve">] = </w:t>
            </w:r>
            <w:r w:rsidR="008E6F65">
              <w:t>3</w:t>
            </w:r>
          </w:p>
          <w:p w14:paraId="13308F85" w14:textId="77777777" w:rsidR="00364202" w:rsidRDefault="00364202" w:rsidP="00272901">
            <w:pPr>
              <w:pStyle w:val="NoSpacing"/>
            </w:pPr>
          </w:p>
        </w:tc>
        <w:tc>
          <w:tcPr>
            <w:tcW w:w="2091" w:type="dxa"/>
          </w:tcPr>
          <w:p w14:paraId="48FE9E75" w14:textId="6FA8BCA5" w:rsidR="00364202" w:rsidRDefault="00721B9F" w:rsidP="00272901">
            <w:pPr>
              <w:pStyle w:val="NoSpacing"/>
            </w:pPr>
            <w:r>
              <w:t>6</w:t>
            </w:r>
          </w:p>
        </w:tc>
        <w:tc>
          <w:tcPr>
            <w:tcW w:w="2091" w:type="dxa"/>
          </w:tcPr>
          <w:p w14:paraId="6B11D0BC" w14:textId="09EEF1BC" w:rsidR="00364202" w:rsidRDefault="00E01E52" w:rsidP="00272901">
            <w:pPr>
              <w:pStyle w:val="NoSpacing"/>
            </w:pPr>
            <w:r>
              <w:t xml:space="preserve">3 XOR 6 = </w:t>
            </w:r>
            <w:r w:rsidRPr="00971268">
              <w:rPr>
                <w:b/>
                <w:bCs/>
              </w:rPr>
              <w:t>5</w:t>
            </w:r>
          </w:p>
        </w:tc>
      </w:tr>
    </w:tbl>
    <w:p w14:paraId="1E3FD29E" w14:textId="77777777" w:rsidR="00364202" w:rsidRDefault="00364202" w:rsidP="007E32B9">
      <w:pPr>
        <w:pStyle w:val="NoSpacing"/>
        <w:rPr>
          <w:b/>
          <w:bCs/>
          <w:color w:val="A02B93" w:themeColor="accent5"/>
          <w:lang w:val="en-US"/>
        </w:rPr>
      </w:pPr>
    </w:p>
    <w:p w14:paraId="10867892" w14:textId="3CCBABB5" w:rsidR="008A6DBC" w:rsidRPr="00237B4F" w:rsidRDefault="008A6DBC" w:rsidP="007E32B9">
      <w:pPr>
        <w:pStyle w:val="NoSpacing"/>
        <w:rPr>
          <w:b/>
          <w:bCs/>
          <w:color w:val="000000" w:themeColor="text1"/>
          <w:lang w:val="en-US"/>
        </w:rPr>
      </w:pPr>
      <w:r w:rsidRPr="00237B4F">
        <w:rPr>
          <w:b/>
          <w:bCs/>
          <w:color w:val="000000" w:themeColor="text1"/>
          <w:lang w:val="en-US"/>
        </w:rPr>
        <w:t>Diffusio</w:t>
      </w:r>
      <w:r w:rsidR="00E15030" w:rsidRPr="00237B4F">
        <w:rPr>
          <w:b/>
          <w:bCs/>
          <w:color w:val="000000" w:themeColor="text1"/>
          <w:lang w:val="en-US"/>
        </w:rPr>
        <w:t xml:space="preserve">n </w:t>
      </w:r>
      <w:r w:rsidRPr="00237B4F">
        <w:rPr>
          <w:b/>
          <w:bCs/>
          <w:color w:val="000000" w:themeColor="text1"/>
          <w:lang w:val="en-US"/>
        </w:rPr>
        <w:t>is [</w:t>
      </w:r>
      <w:r w:rsidR="00E15030" w:rsidRPr="00237B4F">
        <w:rPr>
          <w:b/>
          <w:bCs/>
          <w:color w:val="000000" w:themeColor="text1"/>
          <w:lang w:val="en-US"/>
        </w:rPr>
        <w:t>3,7,7,0,5,]</w:t>
      </w:r>
    </w:p>
    <w:p w14:paraId="1274772D" w14:textId="15187A4B" w:rsidR="00E15030" w:rsidRPr="00237B4F" w:rsidRDefault="00E15030" w:rsidP="007E32B9">
      <w:pPr>
        <w:pStyle w:val="NoSpacing"/>
        <w:rPr>
          <w:color w:val="000000" w:themeColor="text1"/>
          <w:lang w:val="en-US"/>
        </w:rPr>
      </w:pPr>
    </w:p>
    <w:p w14:paraId="2DBFE0D2" w14:textId="607EBDAF" w:rsidR="00237B4F" w:rsidRDefault="00237B4F" w:rsidP="007E32B9">
      <w:pPr>
        <w:pStyle w:val="NoSpacing"/>
        <w:rPr>
          <w:color w:val="000000" w:themeColor="text1"/>
          <w:lang w:val="en-US"/>
        </w:rPr>
      </w:pPr>
      <w:r w:rsidRPr="00237B4F">
        <w:rPr>
          <w:color w:val="000000" w:themeColor="text1"/>
          <w:lang w:val="en-US"/>
        </w:rPr>
        <w:t>Step 3</w:t>
      </w:r>
      <w:r w:rsidR="000F7929">
        <w:rPr>
          <w:color w:val="000000" w:themeColor="text1"/>
          <w:lang w:val="en-US"/>
        </w:rPr>
        <w:t xml:space="preserve">: Apply Diffusion to the state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F7929" w14:paraId="1B2FA08E" w14:textId="77777777" w:rsidTr="000F7929">
        <w:tc>
          <w:tcPr>
            <w:tcW w:w="2614" w:type="dxa"/>
          </w:tcPr>
          <w:p w14:paraId="64BE8605" w14:textId="43EF8B63" w:rsidR="000F7929" w:rsidRPr="008258BE" w:rsidRDefault="008A6DAA" w:rsidP="007E32B9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proofErr w:type="gramStart"/>
            <w:r w:rsidRPr="008258BE">
              <w:rPr>
                <w:b/>
                <w:bCs/>
                <w:color w:val="000000" w:themeColor="text1"/>
                <w:lang w:val="en-US"/>
              </w:rPr>
              <w:t>X</w:t>
            </w:r>
            <w:r w:rsidR="008258BE" w:rsidRPr="008258BE">
              <w:rPr>
                <w:b/>
                <w:bCs/>
                <w:color w:val="000000" w:themeColor="text1"/>
                <w:lang w:val="en-US"/>
              </w:rPr>
              <w:t>,Y</w:t>
            </w:r>
            <w:proofErr w:type="gramEnd"/>
          </w:p>
        </w:tc>
        <w:tc>
          <w:tcPr>
            <w:tcW w:w="2614" w:type="dxa"/>
          </w:tcPr>
          <w:p w14:paraId="7C284D1F" w14:textId="3F311769" w:rsidR="000F7929" w:rsidRPr="008258BE" w:rsidRDefault="008258BE" w:rsidP="007E32B9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8258BE">
              <w:rPr>
                <w:b/>
                <w:bCs/>
                <w:color w:val="000000" w:themeColor="text1"/>
                <w:lang w:val="en-US"/>
              </w:rPr>
              <w:t xml:space="preserve">Original value, A[x][y] </w:t>
            </w:r>
          </w:p>
        </w:tc>
        <w:tc>
          <w:tcPr>
            <w:tcW w:w="2614" w:type="dxa"/>
          </w:tcPr>
          <w:p w14:paraId="3123A043" w14:textId="3E8F2EC4" w:rsidR="000F7929" w:rsidRPr="008258BE" w:rsidRDefault="008258BE" w:rsidP="007E32B9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8258BE">
              <w:rPr>
                <w:b/>
                <w:bCs/>
                <w:color w:val="000000" w:themeColor="text1"/>
                <w:lang w:val="en-US"/>
              </w:rPr>
              <w:t>D[x]</w:t>
            </w:r>
          </w:p>
        </w:tc>
        <w:tc>
          <w:tcPr>
            <w:tcW w:w="2614" w:type="dxa"/>
          </w:tcPr>
          <w:p w14:paraId="3EC809E0" w14:textId="210EEC69" w:rsidR="000F7929" w:rsidRPr="008258BE" w:rsidRDefault="008258BE" w:rsidP="007E32B9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8258BE">
              <w:rPr>
                <w:b/>
                <w:bCs/>
                <w:color w:val="000000" w:themeColor="text1"/>
                <w:lang w:val="en-US"/>
              </w:rPr>
              <w:t>New A’ [X][Y] = A[X][Y] XOR D[x]</w:t>
            </w:r>
          </w:p>
        </w:tc>
      </w:tr>
      <w:tr w:rsidR="000F7929" w14:paraId="2ECFDC7A" w14:textId="77777777" w:rsidTr="000F7929">
        <w:tc>
          <w:tcPr>
            <w:tcW w:w="2614" w:type="dxa"/>
          </w:tcPr>
          <w:p w14:paraId="0D2F3AAF" w14:textId="4510FD6B" w:rsidR="000F7929" w:rsidRDefault="00544793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0,0</w:t>
            </w:r>
          </w:p>
        </w:tc>
        <w:tc>
          <w:tcPr>
            <w:tcW w:w="2614" w:type="dxa"/>
          </w:tcPr>
          <w:p w14:paraId="67EB0FE8" w14:textId="4A8A1085" w:rsidR="000F7929" w:rsidRDefault="00DD010A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2</w:t>
            </w:r>
          </w:p>
        </w:tc>
        <w:tc>
          <w:tcPr>
            <w:tcW w:w="2614" w:type="dxa"/>
          </w:tcPr>
          <w:p w14:paraId="3FCE2A4C" w14:textId="76EB1905" w:rsidR="000F7929" w:rsidRDefault="00DD010A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</w:t>
            </w:r>
          </w:p>
        </w:tc>
        <w:tc>
          <w:tcPr>
            <w:tcW w:w="2614" w:type="dxa"/>
          </w:tcPr>
          <w:p w14:paraId="6339787A" w14:textId="0B1D6A22" w:rsidR="000F7929" w:rsidRDefault="000F3CF4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2 XOR 3 = 1 </w:t>
            </w:r>
          </w:p>
        </w:tc>
      </w:tr>
      <w:tr w:rsidR="000F7929" w14:paraId="267C65E0" w14:textId="77777777" w:rsidTr="000F7929">
        <w:tc>
          <w:tcPr>
            <w:tcW w:w="2614" w:type="dxa"/>
          </w:tcPr>
          <w:p w14:paraId="774A0D55" w14:textId="37D6CA5D" w:rsidR="000F7929" w:rsidRDefault="00544793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0,1</w:t>
            </w:r>
          </w:p>
        </w:tc>
        <w:tc>
          <w:tcPr>
            <w:tcW w:w="2614" w:type="dxa"/>
          </w:tcPr>
          <w:p w14:paraId="6EEE6DFD" w14:textId="49408062" w:rsidR="000F7929" w:rsidRDefault="00DD010A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2614" w:type="dxa"/>
          </w:tcPr>
          <w:p w14:paraId="4BFE6358" w14:textId="342BD339" w:rsidR="000F7929" w:rsidRDefault="00DD010A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</w:t>
            </w:r>
          </w:p>
        </w:tc>
        <w:tc>
          <w:tcPr>
            <w:tcW w:w="2614" w:type="dxa"/>
          </w:tcPr>
          <w:p w14:paraId="7935F81D" w14:textId="69F8329A" w:rsidR="000F7929" w:rsidRDefault="000F3CF4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 XOR 3 = 2</w:t>
            </w:r>
          </w:p>
        </w:tc>
      </w:tr>
      <w:tr w:rsidR="000F7929" w14:paraId="0A26E949" w14:textId="77777777" w:rsidTr="000F7929">
        <w:tc>
          <w:tcPr>
            <w:tcW w:w="2614" w:type="dxa"/>
          </w:tcPr>
          <w:p w14:paraId="0D5D073D" w14:textId="53B609F9" w:rsidR="000F7929" w:rsidRDefault="00544793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0,2</w:t>
            </w:r>
          </w:p>
        </w:tc>
        <w:tc>
          <w:tcPr>
            <w:tcW w:w="2614" w:type="dxa"/>
          </w:tcPr>
          <w:p w14:paraId="44EB5FDD" w14:textId="3A7A0A54" w:rsidR="000F7929" w:rsidRDefault="00DD010A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</w:t>
            </w:r>
          </w:p>
        </w:tc>
        <w:tc>
          <w:tcPr>
            <w:tcW w:w="2614" w:type="dxa"/>
          </w:tcPr>
          <w:p w14:paraId="14C97DAD" w14:textId="59A7714B" w:rsidR="000F7929" w:rsidRDefault="00DD010A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</w:t>
            </w:r>
          </w:p>
        </w:tc>
        <w:tc>
          <w:tcPr>
            <w:tcW w:w="2614" w:type="dxa"/>
          </w:tcPr>
          <w:p w14:paraId="10E707E7" w14:textId="0EE8506C" w:rsidR="000F7929" w:rsidRDefault="000F3CF4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 XOR 3 = 0</w:t>
            </w:r>
          </w:p>
        </w:tc>
      </w:tr>
      <w:tr w:rsidR="000F7929" w14:paraId="638B1E7D" w14:textId="77777777" w:rsidTr="000F7929">
        <w:tc>
          <w:tcPr>
            <w:tcW w:w="2614" w:type="dxa"/>
          </w:tcPr>
          <w:p w14:paraId="11D04A1F" w14:textId="3128E2ED" w:rsidR="000F7929" w:rsidRDefault="00544793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0,4</w:t>
            </w:r>
          </w:p>
        </w:tc>
        <w:tc>
          <w:tcPr>
            <w:tcW w:w="2614" w:type="dxa"/>
          </w:tcPr>
          <w:p w14:paraId="7EB84E5D" w14:textId="3C09CEE2" w:rsidR="000F7929" w:rsidRDefault="00936A4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2</w:t>
            </w:r>
          </w:p>
        </w:tc>
        <w:tc>
          <w:tcPr>
            <w:tcW w:w="2614" w:type="dxa"/>
          </w:tcPr>
          <w:p w14:paraId="7FA35472" w14:textId="1052F5AC" w:rsidR="000F7929" w:rsidRDefault="00DD010A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</w:t>
            </w:r>
          </w:p>
        </w:tc>
        <w:tc>
          <w:tcPr>
            <w:tcW w:w="2614" w:type="dxa"/>
          </w:tcPr>
          <w:p w14:paraId="37EB939F" w14:textId="188B8901" w:rsidR="000F7929" w:rsidRDefault="000F3CF4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2 XOR 3 1</w:t>
            </w:r>
          </w:p>
        </w:tc>
      </w:tr>
      <w:tr w:rsidR="000F7929" w14:paraId="05EC091F" w14:textId="77777777" w:rsidTr="000F7929">
        <w:tc>
          <w:tcPr>
            <w:tcW w:w="2614" w:type="dxa"/>
          </w:tcPr>
          <w:p w14:paraId="6B1D988B" w14:textId="42ECACE8" w:rsidR="000F7929" w:rsidRDefault="00544793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1,0</w:t>
            </w:r>
          </w:p>
        </w:tc>
        <w:tc>
          <w:tcPr>
            <w:tcW w:w="2614" w:type="dxa"/>
          </w:tcPr>
          <w:p w14:paraId="6972055A" w14:textId="2A8499B7" w:rsidR="000F7929" w:rsidRDefault="00936A4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</w:t>
            </w:r>
          </w:p>
        </w:tc>
        <w:tc>
          <w:tcPr>
            <w:tcW w:w="2614" w:type="dxa"/>
          </w:tcPr>
          <w:p w14:paraId="56444D72" w14:textId="07B231BA" w:rsidR="000F7929" w:rsidRDefault="00DD010A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7</w:t>
            </w:r>
          </w:p>
        </w:tc>
        <w:tc>
          <w:tcPr>
            <w:tcW w:w="2614" w:type="dxa"/>
          </w:tcPr>
          <w:p w14:paraId="155C0301" w14:textId="7F872C27" w:rsidR="000F7929" w:rsidRDefault="000F3CF4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 XOR 7 = 4</w:t>
            </w:r>
          </w:p>
        </w:tc>
      </w:tr>
      <w:tr w:rsidR="008258BE" w14:paraId="781EA801" w14:textId="77777777" w:rsidTr="000F7929">
        <w:tc>
          <w:tcPr>
            <w:tcW w:w="2614" w:type="dxa"/>
          </w:tcPr>
          <w:p w14:paraId="6BEF27B4" w14:textId="2A01F258" w:rsidR="008258BE" w:rsidRDefault="009F2E3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lastRenderedPageBreak/>
              <w:t>1,1</w:t>
            </w:r>
          </w:p>
        </w:tc>
        <w:tc>
          <w:tcPr>
            <w:tcW w:w="2614" w:type="dxa"/>
          </w:tcPr>
          <w:p w14:paraId="50D31AC7" w14:textId="7A9E6B3A" w:rsidR="008258BE" w:rsidRDefault="00936A4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2</w:t>
            </w:r>
          </w:p>
        </w:tc>
        <w:tc>
          <w:tcPr>
            <w:tcW w:w="2614" w:type="dxa"/>
          </w:tcPr>
          <w:p w14:paraId="4DB71DD5" w14:textId="5A2A5A20" w:rsidR="008258BE" w:rsidRDefault="00DD010A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7</w:t>
            </w:r>
          </w:p>
        </w:tc>
        <w:tc>
          <w:tcPr>
            <w:tcW w:w="2614" w:type="dxa"/>
          </w:tcPr>
          <w:p w14:paraId="0500508B" w14:textId="322B7840" w:rsidR="008258BE" w:rsidRDefault="00223208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2 XOR 7 = 5</w:t>
            </w:r>
          </w:p>
        </w:tc>
      </w:tr>
      <w:tr w:rsidR="00544793" w14:paraId="7DB7E1F0" w14:textId="77777777" w:rsidTr="000F7929">
        <w:tc>
          <w:tcPr>
            <w:tcW w:w="2614" w:type="dxa"/>
          </w:tcPr>
          <w:p w14:paraId="15AFAF4E" w14:textId="55DAD5D6" w:rsidR="00544793" w:rsidRDefault="009F2E3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1,2</w:t>
            </w:r>
          </w:p>
        </w:tc>
        <w:tc>
          <w:tcPr>
            <w:tcW w:w="2614" w:type="dxa"/>
          </w:tcPr>
          <w:p w14:paraId="0FE4FE4F" w14:textId="1D37A415" w:rsidR="00544793" w:rsidRDefault="00936A4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2614" w:type="dxa"/>
          </w:tcPr>
          <w:p w14:paraId="5EFCCE4D" w14:textId="25D06840" w:rsidR="00544793" w:rsidRDefault="00DD010A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7</w:t>
            </w:r>
          </w:p>
        </w:tc>
        <w:tc>
          <w:tcPr>
            <w:tcW w:w="2614" w:type="dxa"/>
          </w:tcPr>
          <w:p w14:paraId="23834341" w14:textId="5DC32A30" w:rsidR="00544793" w:rsidRDefault="00223208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 XOR 7 = 6</w:t>
            </w:r>
          </w:p>
        </w:tc>
      </w:tr>
      <w:tr w:rsidR="00544793" w14:paraId="3AA728B7" w14:textId="77777777" w:rsidTr="000F7929">
        <w:tc>
          <w:tcPr>
            <w:tcW w:w="2614" w:type="dxa"/>
          </w:tcPr>
          <w:p w14:paraId="38B87372" w14:textId="4F922C8C" w:rsidR="00544793" w:rsidRDefault="009F2E3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1,3</w:t>
            </w:r>
          </w:p>
        </w:tc>
        <w:tc>
          <w:tcPr>
            <w:tcW w:w="2614" w:type="dxa"/>
          </w:tcPr>
          <w:p w14:paraId="1731AC97" w14:textId="689E5534" w:rsidR="00544793" w:rsidRDefault="00936A4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2</w:t>
            </w:r>
          </w:p>
        </w:tc>
        <w:tc>
          <w:tcPr>
            <w:tcW w:w="2614" w:type="dxa"/>
          </w:tcPr>
          <w:p w14:paraId="67B6DDF7" w14:textId="68607F44" w:rsidR="00544793" w:rsidRDefault="00C02EAD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7</w:t>
            </w:r>
          </w:p>
        </w:tc>
        <w:tc>
          <w:tcPr>
            <w:tcW w:w="2614" w:type="dxa"/>
          </w:tcPr>
          <w:p w14:paraId="6D6E4703" w14:textId="26821E1A" w:rsidR="00544793" w:rsidRDefault="00223208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2 XOR 7 = 5</w:t>
            </w:r>
          </w:p>
        </w:tc>
      </w:tr>
      <w:tr w:rsidR="009F2E37" w14:paraId="6CB61F63" w14:textId="77777777" w:rsidTr="000F7929">
        <w:tc>
          <w:tcPr>
            <w:tcW w:w="2614" w:type="dxa"/>
          </w:tcPr>
          <w:p w14:paraId="08FB50A1" w14:textId="2EA705DE" w:rsidR="009F2E37" w:rsidRDefault="009F2E3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1,4</w:t>
            </w:r>
          </w:p>
        </w:tc>
        <w:tc>
          <w:tcPr>
            <w:tcW w:w="2614" w:type="dxa"/>
          </w:tcPr>
          <w:p w14:paraId="2C50F8A5" w14:textId="01AD18D5" w:rsidR="009F2E37" w:rsidRDefault="00936A4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</w:t>
            </w:r>
          </w:p>
        </w:tc>
        <w:tc>
          <w:tcPr>
            <w:tcW w:w="2614" w:type="dxa"/>
          </w:tcPr>
          <w:p w14:paraId="395FA8B6" w14:textId="58FF4824" w:rsidR="009F2E37" w:rsidRDefault="00C02EAD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7</w:t>
            </w:r>
          </w:p>
        </w:tc>
        <w:tc>
          <w:tcPr>
            <w:tcW w:w="2614" w:type="dxa"/>
          </w:tcPr>
          <w:p w14:paraId="25D80EA2" w14:textId="7E3EE419" w:rsidR="009F2E37" w:rsidRDefault="00223208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3 XOR 7 = </w:t>
            </w:r>
            <w:r w:rsidR="00583C8F">
              <w:rPr>
                <w:color w:val="000000" w:themeColor="text1"/>
                <w:lang w:val="en-US"/>
              </w:rPr>
              <w:t>4</w:t>
            </w:r>
          </w:p>
        </w:tc>
      </w:tr>
      <w:tr w:rsidR="009F2E37" w14:paraId="4822DB8F" w14:textId="77777777" w:rsidTr="000F7929">
        <w:tc>
          <w:tcPr>
            <w:tcW w:w="2614" w:type="dxa"/>
          </w:tcPr>
          <w:p w14:paraId="541504C3" w14:textId="677F01F4" w:rsidR="009F2E37" w:rsidRDefault="009F2E3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2,0</w:t>
            </w:r>
          </w:p>
        </w:tc>
        <w:tc>
          <w:tcPr>
            <w:tcW w:w="2614" w:type="dxa"/>
          </w:tcPr>
          <w:p w14:paraId="4564803C" w14:textId="645A9258" w:rsidR="009F2E37" w:rsidRDefault="00936A4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2614" w:type="dxa"/>
          </w:tcPr>
          <w:p w14:paraId="3B985E01" w14:textId="547F7142" w:rsidR="009F2E37" w:rsidRDefault="00C02EAD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7</w:t>
            </w:r>
          </w:p>
        </w:tc>
        <w:tc>
          <w:tcPr>
            <w:tcW w:w="2614" w:type="dxa"/>
          </w:tcPr>
          <w:p w14:paraId="5F5B2EE4" w14:textId="2295B57F" w:rsidR="009F2E37" w:rsidRDefault="00583C8F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 XOR 7 = 6</w:t>
            </w:r>
          </w:p>
        </w:tc>
      </w:tr>
      <w:tr w:rsidR="009F2E37" w14:paraId="1B418A82" w14:textId="77777777" w:rsidTr="000F7929">
        <w:tc>
          <w:tcPr>
            <w:tcW w:w="2614" w:type="dxa"/>
          </w:tcPr>
          <w:p w14:paraId="7B238336" w14:textId="03A5ED9A" w:rsidR="009F2E37" w:rsidRDefault="009F2E3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2,1</w:t>
            </w:r>
          </w:p>
        </w:tc>
        <w:tc>
          <w:tcPr>
            <w:tcW w:w="2614" w:type="dxa"/>
          </w:tcPr>
          <w:p w14:paraId="1C6DA708" w14:textId="68DF94C1" w:rsidR="009F2E37" w:rsidRDefault="00936A4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</w:t>
            </w:r>
          </w:p>
        </w:tc>
        <w:tc>
          <w:tcPr>
            <w:tcW w:w="2614" w:type="dxa"/>
          </w:tcPr>
          <w:p w14:paraId="35AD8D7D" w14:textId="3828C532" w:rsidR="009F2E37" w:rsidRDefault="00C02EAD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7</w:t>
            </w:r>
          </w:p>
        </w:tc>
        <w:tc>
          <w:tcPr>
            <w:tcW w:w="2614" w:type="dxa"/>
          </w:tcPr>
          <w:p w14:paraId="5E19B4FF" w14:textId="41D6325F" w:rsidR="009F2E37" w:rsidRDefault="00583C8F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 XOR 7 = 4</w:t>
            </w:r>
          </w:p>
        </w:tc>
      </w:tr>
      <w:tr w:rsidR="009F2E37" w14:paraId="01CC8F2B" w14:textId="77777777" w:rsidTr="000F7929">
        <w:tc>
          <w:tcPr>
            <w:tcW w:w="2614" w:type="dxa"/>
          </w:tcPr>
          <w:p w14:paraId="18DA6C66" w14:textId="3C87A3FB" w:rsidR="009F2E37" w:rsidRDefault="009F2E3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2,2</w:t>
            </w:r>
          </w:p>
        </w:tc>
        <w:tc>
          <w:tcPr>
            <w:tcW w:w="2614" w:type="dxa"/>
          </w:tcPr>
          <w:p w14:paraId="0E7D4798" w14:textId="66E7E240" w:rsidR="009F2E37" w:rsidRDefault="00936A4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2</w:t>
            </w:r>
          </w:p>
        </w:tc>
        <w:tc>
          <w:tcPr>
            <w:tcW w:w="2614" w:type="dxa"/>
          </w:tcPr>
          <w:p w14:paraId="77305115" w14:textId="0F21EF4D" w:rsidR="009F2E37" w:rsidRDefault="00C02EAD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7</w:t>
            </w:r>
          </w:p>
        </w:tc>
        <w:tc>
          <w:tcPr>
            <w:tcW w:w="2614" w:type="dxa"/>
          </w:tcPr>
          <w:p w14:paraId="13A37BAE" w14:textId="3D7637D0" w:rsidR="009F2E37" w:rsidRDefault="00583C8F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2 XOR 7 = 5</w:t>
            </w:r>
          </w:p>
        </w:tc>
      </w:tr>
      <w:tr w:rsidR="009F2E37" w14:paraId="090CF6E3" w14:textId="77777777" w:rsidTr="000F7929">
        <w:tc>
          <w:tcPr>
            <w:tcW w:w="2614" w:type="dxa"/>
          </w:tcPr>
          <w:p w14:paraId="7B20B7A6" w14:textId="1CFB3C44" w:rsidR="009F2E37" w:rsidRDefault="009F2E3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2,3</w:t>
            </w:r>
          </w:p>
        </w:tc>
        <w:tc>
          <w:tcPr>
            <w:tcW w:w="2614" w:type="dxa"/>
          </w:tcPr>
          <w:p w14:paraId="31324CAC" w14:textId="4F28AFAA" w:rsidR="009F2E37" w:rsidRDefault="00936A4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</w:t>
            </w:r>
          </w:p>
        </w:tc>
        <w:tc>
          <w:tcPr>
            <w:tcW w:w="2614" w:type="dxa"/>
          </w:tcPr>
          <w:p w14:paraId="71B43594" w14:textId="23E6122C" w:rsidR="009F2E37" w:rsidRDefault="00C02EAD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7</w:t>
            </w:r>
          </w:p>
        </w:tc>
        <w:tc>
          <w:tcPr>
            <w:tcW w:w="2614" w:type="dxa"/>
          </w:tcPr>
          <w:p w14:paraId="29785977" w14:textId="01EFA9CC" w:rsidR="009F2E37" w:rsidRDefault="00583C8F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 XOR 7 = 4</w:t>
            </w:r>
          </w:p>
        </w:tc>
      </w:tr>
      <w:tr w:rsidR="009F2E37" w14:paraId="0D9946AC" w14:textId="77777777" w:rsidTr="000F7929">
        <w:tc>
          <w:tcPr>
            <w:tcW w:w="2614" w:type="dxa"/>
          </w:tcPr>
          <w:p w14:paraId="4F9A5B42" w14:textId="5D2689DD" w:rsidR="009F2E37" w:rsidRDefault="009F2E3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2,4</w:t>
            </w:r>
          </w:p>
        </w:tc>
        <w:tc>
          <w:tcPr>
            <w:tcW w:w="2614" w:type="dxa"/>
          </w:tcPr>
          <w:p w14:paraId="6FABCE03" w14:textId="3F08C98B" w:rsidR="009F2E37" w:rsidRDefault="00936A4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2614" w:type="dxa"/>
          </w:tcPr>
          <w:p w14:paraId="2D0B3D88" w14:textId="4C53FA79" w:rsidR="009F2E37" w:rsidRDefault="00C02EAD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7</w:t>
            </w:r>
          </w:p>
        </w:tc>
        <w:tc>
          <w:tcPr>
            <w:tcW w:w="2614" w:type="dxa"/>
          </w:tcPr>
          <w:p w14:paraId="23444860" w14:textId="0348C391" w:rsidR="009F2E37" w:rsidRDefault="00583C8F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1 XOR 7 = </w:t>
            </w:r>
            <w:r w:rsidR="000D48ED">
              <w:rPr>
                <w:color w:val="000000" w:themeColor="text1"/>
                <w:lang w:val="en-US"/>
              </w:rPr>
              <w:t>6</w:t>
            </w:r>
          </w:p>
        </w:tc>
      </w:tr>
      <w:tr w:rsidR="009F2E37" w14:paraId="702524CE" w14:textId="77777777" w:rsidTr="000F7929">
        <w:tc>
          <w:tcPr>
            <w:tcW w:w="2614" w:type="dxa"/>
          </w:tcPr>
          <w:p w14:paraId="6B988EA8" w14:textId="245096BC" w:rsidR="009F2E37" w:rsidRDefault="009F2E3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3,0</w:t>
            </w:r>
          </w:p>
        </w:tc>
        <w:tc>
          <w:tcPr>
            <w:tcW w:w="2614" w:type="dxa"/>
          </w:tcPr>
          <w:p w14:paraId="56A5BF43" w14:textId="2ABEB8E8" w:rsidR="009F2E37" w:rsidRDefault="000D48ED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2</w:t>
            </w:r>
          </w:p>
        </w:tc>
        <w:tc>
          <w:tcPr>
            <w:tcW w:w="2614" w:type="dxa"/>
          </w:tcPr>
          <w:p w14:paraId="2FA74D79" w14:textId="4CBCE1A7" w:rsidR="009F2E37" w:rsidRDefault="00C02EAD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0</w:t>
            </w:r>
          </w:p>
        </w:tc>
        <w:tc>
          <w:tcPr>
            <w:tcW w:w="2614" w:type="dxa"/>
          </w:tcPr>
          <w:p w14:paraId="4053F685" w14:textId="27C75BE5" w:rsidR="009F2E37" w:rsidRDefault="000D48ED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2 XOR 0 =</w:t>
            </w:r>
            <w:r w:rsidR="00E90765">
              <w:rPr>
                <w:color w:val="000000" w:themeColor="text1"/>
                <w:lang w:val="en-US"/>
              </w:rPr>
              <w:t xml:space="preserve"> 2</w:t>
            </w:r>
            <w:r>
              <w:rPr>
                <w:color w:val="000000" w:themeColor="text1"/>
                <w:lang w:val="en-US"/>
              </w:rPr>
              <w:t xml:space="preserve"> </w:t>
            </w:r>
          </w:p>
        </w:tc>
      </w:tr>
      <w:tr w:rsidR="009F2E37" w14:paraId="792F1F56" w14:textId="77777777" w:rsidTr="000F7929">
        <w:tc>
          <w:tcPr>
            <w:tcW w:w="2614" w:type="dxa"/>
          </w:tcPr>
          <w:p w14:paraId="32FC3B17" w14:textId="38800F59" w:rsidR="009F2E37" w:rsidRDefault="009F2E3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3,1</w:t>
            </w:r>
          </w:p>
        </w:tc>
        <w:tc>
          <w:tcPr>
            <w:tcW w:w="2614" w:type="dxa"/>
          </w:tcPr>
          <w:p w14:paraId="1173BF8B" w14:textId="4CC20C73" w:rsidR="009F2E37" w:rsidRDefault="000D48ED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2614" w:type="dxa"/>
          </w:tcPr>
          <w:p w14:paraId="2087F756" w14:textId="05299A84" w:rsidR="009F2E37" w:rsidRDefault="00C02EAD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0</w:t>
            </w:r>
          </w:p>
        </w:tc>
        <w:tc>
          <w:tcPr>
            <w:tcW w:w="2614" w:type="dxa"/>
          </w:tcPr>
          <w:p w14:paraId="1B286ECB" w14:textId="5FB48278" w:rsidR="009F2E37" w:rsidRDefault="00E90765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 XOR 0 = 1</w:t>
            </w:r>
          </w:p>
        </w:tc>
      </w:tr>
      <w:tr w:rsidR="009F2E37" w14:paraId="0E213220" w14:textId="77777777" w:rsidTr="000F7929">
        <w:tc>
          <w:tcPr>
            <w:tcW w:w="2614" w:type="dxa"/>
          </w:tcPr>
          <w:p w14:paraId="5F63CFC9" w14:textId="56A78A08" w:rsidR="009F2E37" w:rsidRDefault="009F2E3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3,2</w:t>
            </w:r>
          </w:p>
        </w:tc>
        <w:tc>
          <w:tcPr>
            <w:tcW w:w="2614" w:type="dxa"/>
          </w:tcPr>
          <w:p w14:paraId="132747A9" w14:textId="7E967B73" w:rsidR="009F2E37" w:rsidRDefault="00936A4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</w:t>
            </w:r>
          </w:p>
        </w:tc>
        <w:tc>
          <w:tcPr>
            <w:tcW w:w="2614" w:type="dxa"/>
          </w:tcPr>
          <w:p w14:paraId="64F4D89D" w14:textId="28195B13" w:rsidR="009F2E37" w:rsidRDefault="00C02EAD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0</w:t>
            </w:r>
          </w:p>
        </w:tc>
        <w:tc>
          <w:tcPr>
            <w:tcW w:w="2614" w:type="dxa"/>
          </w:tcPr>
          <w:p w14:paraId="2026DE0C" w14:textId="27F3C1AD" w:rsidR="009F2E37" w:rsidRDefault="00E90765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 XOR 0 = 3</w:t>
            </w:r>
          </w:p>
        </w:tc>
      </w:tr>
      <w:tr w:rsidR="009F2E37" w14:paraId="355A8703" w14:textId="77777777" w:rsidTr="000F7929">
        <w:tc>
          <w:tcPr>
            <w:tcW w:w="2614" w:type="dxa"/>
          </w:tcPr>
          <w:p w14:paraId="52462AA2" w14:textId="4AA670E5" w:rsidR="009F2E37" w:rsidRDefault="009F2E3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3,3</w:t>
            </w:r>
          </w:p>
        </w:tc>
        <w:tc>
          <w:tcPr>
            <w:tcW w:w="2614" w:type="dxa"/>
          </w:tcPr>
          <w:p w14:paraId="68DE7C8A" w14:textId="2AF2FBF4" w:rsidR="009F2E37" w:rsidRDefault="009F2E3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2614" w:type="dxa"/>
          </w:tcPr>
          <w:p w14:paraId="3A5CA55B" w14:textId="6FC7A651" w:rsidR="009F2E37" w:rsidRDefault="00C02EAD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0</w:t>
            </w:r>
          </w:p>
        </w:tc>
        <w:tc>
          <w:tcPr>
            <w:tcW w:w="2614" w:type="dxa"/>
          </w:tcPr>
          <w:p w14:paraId="0F406B21" w14:textId="3D35EFE5" w:rsidR="009F2E37" w:rsidRDefault="00E90765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 XOR 0 = 1</w:t>
            </w:r>
          </w:p>
        </w:tc>
      </w:tr>
      <w:tr w:rsidR="009F2E37" w14:paraId="63F8668D" w14:textId="77777777" w:rsidTr="000F7929">
        <w:tc>
          <w:tcPr>
            <w:tcW w:w="2614" w:type="dxa"/>
          </w:tcPr>
          <w:p w14:paraId="451EAD30" w14:textId="67C30153" w:rsidR="009F2E37" w:rsidRDefault="009F2E3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3,4</w:t>
            </w:r>
          </w:p>
        </w:tc>
        <w:tc>
          <w:tcPr>
            <w:tcW w:w="2614" w:type="dxa"/>
          </w:tcPr>
          <w:p w14:paraId="44E6E361" w14:textId="2D80380C" w:rsidR="009F2E37" w:rsidRDefault="009F2E3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2</w:t>
            </w:r>
          </w:p>
        </w:tc>
        <w:tc>
          <w:tcPr>
            <w:tcW w:w="2614" w:type="dxa"/>
          </w:tcPr>
          <w:p w14:paraId="68ADCB04" w14:textId="59445707" w:rsidR="009F2E37" w:rsidRDefault="00C02EAD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0</w:t>
            </w:r>
          </w:p>
        </w:tc>
        <w:tc>
          <w:tcPr>
            <w:tcW w:w="2614" w:type="dxa"/>
          </w:tcPr>
          <w:p w14:paraId="6E523CEE" w14:textId="74FAF3E8" w:rsidR="009F2E37" w:rsidRDefault="00E90765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2 XOR 0 = 2</w:t>
            </w:r>
          </w:p>
        </w:tc>
      </w:tr>
      <w:tr w:rsidR="009F2E37" w14:paraId="61721B30" w14:textId="77777777" w:rsidTr="000F7929">
        <w:tc>
          <w:tcPr>
            <w:tcW w:w="2614" w:type="dxa"/>
          </w:tcPr>
          <w:p w14:paraId="4B1DC5D4" w14:textId="2F966B0B" w:rsidR="009F2E37" w:rsidRDefault="009F2E3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4,0</w:t>
            </w:r>
          </w:p>
        </w:tc>
        <w:tc>
          <w:tcPr>
            <w:tcW w:w="2614" w:type="dxa"/>
          </w:tcPr>
          <w:p w14:paraId="503B32ED" w14:textId="73195289" w:rsidR="009F2E37" w:rsidRDefault="009F2E3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</w:t>
            </w:r>
          </w:p>
        </w:tc>
        <w:tc>
          <w:tcPr>
            <w:tcW w:w="2614" w:type="dxa"/>
          </w:tcPr>
          <w:p w14:paraId="0A1D90EF" w14:textId="2DCB8D12" w:rsidR="009F2E37" w:rsidRDefault="00C02EAD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5</w:t>
            </w:r>
          </w:p>
        </w:tc>
        <w:tc>
          <w:tcPr>
            <w:tcW w:w="2614" w:type="dxa"/>
          </w:tcPr>
          <w:p w14:paraId="2B4DC458" w14:textId="579AC90C" w:rsidR="009F2E37" w:rsidRDefault="00BF6293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3 XOR 5 = 6 </w:t>
            </w:r>
          </w:p>
        </w:tc>
      </w:tr>
      <w:tr w:rsidR="009F2E37" w14:paraId="0986265F" w14:textId="77777777" w:rsidTr="000F7929">
        <w:tc>
          <w:tcPr>
            <w:tcW w:w="2614" w:type="dxa"/>
          </w:tcPr>
          <w:p w14:paraId="79C0D7FD" w14:textId="042909B6" w:rsidR="009F2E37" w:rsidRDefault="009F2E3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4,1</w:t>
            </w:r>
          </w:p>
        </w:tc>
        <w:tc>
          <w:tcPr>
            <w:tcW w:w="2614" w:type="dxa"/>
          </w:tcPr>
          <w:p w14:paraId="762B0722" w14:textId="6D550E7A" w:rsidR="009F2E37" w:rsidRDefault="009F2E3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2</w:t>
            </w:r>
          </w:p>
        </w:tc>
        <w:tc>
          <w:tcPr>
            <w:tcW w:w="2614" w:type="dxa"/>
          </w:tcPr>
          <w:p w14:paraId="6BBD97DD" w14:textId="74EFCA18" w:rsidR="009F2E37" w:rsidRDefault="00C02EAD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5</w:t>
            </w:r>
          </w:p>
        </w:tc>
        <w:tc>
          <w:tcPr>
            <w:tcW w:w="2614" w:type="dxa"/>
          </w:tcPr>
          <w:p w14:paraId="6377E481" w14:textId="3A6F7AD9" w:rsidR="009F2E37" w:rsidRDefault="00553701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2 XOR 5 = 7 </w:t>
            </w:r>
          </w:p>
        </w:tc>
      </w:tr>
      <w:tr w:rsidR="009F2E37" w14:paraId="412323C3" w14:textId="77777777" w:rsidTr="000F7929">
        <w:tc>
          <w:tcPr>
            <w:tcW w:w="2614" w:type="dxa"/>
          </w:tcPr>
          <w:p w14:paraId="4F4FE24D" w14:textId="23C597F4" w:rsidR="009F2E37" w:rsidRDefault="009F2E3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4,2</w:t>
            </w:r>
          </w:p>
        </w:tc>
        <w:tc>
          <w:tcPr>
            <w:tcW w:w="2614" w:type="dxa"/>
          </w:tcPr>
          <w:p w14:paraId="46A97904" w14:textId="0354F559" w:rsidR="009F2E37" w:rsidRDefault="009F2E3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2614" w:type="dxa"/>
          </w:tcPr>
          <w:p w14:paraId="6E946E82" w14:textId="2E2903C4" w:rsidR="009F2E37" w:rsidRDefault="00C02EAD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5</w:t>
            </w:r>
          </w:p>
        </w:tc>
        <w:tc>
          <w:tcPr>
            <w:tcW w:w="2614" w:type="dxa"/>
          </w:tcPr>
          <w:p w14:paraId="4F606C2F" w14:textId="4BFB1E81" w:rsidR="009F2E37" w:rsidRDefault="00987B7C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 XOR 5 = 4</w:t>
            </w:r>
          </w:p>
        </w:tc>
      </w:tr>
      <w:tr w:rsidR="009F2E37" w14:paraId="1EC668F6" w14:textId="77777777" w:rsidTr="000F7929">
        <w:tc>
          <w:tcPr>
            <w:tcW w:w="2614" w:type="dxa"/>
          </w:tcPr>
          <w:p w14:paraId="24BB90A7" w14:textId="4FD9D7DE" w:rsidR="009F2E37" w:rsidRDefault="009F2E3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4,3</w:t>
            </w:r>
          </w:p>
        </w:tc>
        <w:tc>
          <w:tcPr>
            <w:tcW w:w="2614" w:type="dxa"/>
          </w:tcPr>
          <w:p w14:paraId="4AA90B1E" w14:textId="400462F4" w:rsidR="009F2E37" w:rsidRDefault="009F2E3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2</w:t>
            </w:r>
          </w:p>
        </w:tc>
        <w:tc>
          <w:tcPr>
            <w:tcW w:w="2614" w:type="dxa"/>
          </w:tcPr>
          <w:p w14:paraId="521C5D6E" w14:textId="76823238" w:rsidR="009F2E37" w:rsidRDefault="00C02EAD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5</w:t>
            </w:r>
          </w:p>
        </w:tc>
        <w:tc>
          <w:tcPr>
            <w:tcW w:w="2614" w:type="dxa"/>
          </w:tcPr>
          <w:p w14:paraId="25393581" w14:textId="0850803B" w:rsidR="009F2E37" w:rsidRDefault="00987B7C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2 XOR 5 = 7</w:t>
            </w:r>
          </w:p>
        </w:tc>
      </w:tr>
      <w:tr w:rsidR="009F2E37" w14:paraId="5AA7EAF4" w14:textId="77777777" w:rsidTr="000F7929">
        <w:tc>
          <w:tcPr>
            <w:tcW w:w="2614" w:type="dxa"/>
          </w:tcPr>
          <w:p w14:paraId="48021AD3" w14:textId="0C566ABC" w:rsidR="009F2E37" w:rsidRDefault="009F2E3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4,4</w:t>
            </w:r>
          </w:p>
        </w:tc>
        <w:tc>
          <w:tcPr>
            <w:tcW w:w="2614" w:type="dxa"/>
          </w:tcPr>
          <w:p w14:paraId="13CBDCC8" w14:textId="3584BAF0" w:rsidR="009F2E37" w:rsidRDefault="009F2E37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</w:t>
            </w:r>
          </w:p>
        </w:tc>
        <w:tc>
          <w:tcPr>
            <w:tcW w:w="2614" w:type="dxa"/>
          </w:tcPr>
          <w:p w14:paraId="0EE1AD1D" w14:textId="7BCD7B23" w:rsidR="009F2E37" w:rsidRDefault="00C02EAD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5</w:t>
            </w:r>
          </w:p>
        </w:tc>
        <w:tc>
          <w:tcPr>
            <w:tcW w:w="2614" w:type="dxa"/>
          </w:tcPr>
          <w:p w14:paraId="02BAFDD1" w14:textId="64CF5516" w:rsidR="009F2E37" w:rsidRDefault="00987B7C" w:rsidP="007E32B9">
            <w:pPr>
              <w:pStyle w:val="NoSpacing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 XOR 5 = 6</w:t>
            </w:r>
          </w:p>
        </w:tc>
      </w:tr>
    </w:tbl>
    <w:p w14:paraId="1D6DC132" w14:textId="77777777" w:rsidR="000F7929" w:rsidRPr="00237B4F" w:rsidRDefault="000F7929" w:rsidP="007E32B9">
      <w:pPr>
        <w:pStyle w:val="NoSpacing"/>
        <w:rPr>
          <w:color w:val="000000" w:themeColor="text1"/>
          <w:lang w:val="en-US"/>
        </w:rPr>
      </w:pPr>
    </w:p>
    <w:p w14:paraId="30A143B4" w14:textId="18DEBEE9" w:rsidR="00364202" w:rsidRDefault="009337D0" w:rsidP="007E32B9">
      <w:pPr>
        <w:pStyle w:val="NoSpacing"/>
      </w:pPr>
      <w:r>
        <w:t>Step 4</w:t>
      </w:r>
      <w:r w:rsidR="00C40AF7">
        <w:t xml:space="preserve"> The final state of Theta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9"/>
        <w:gridCol w:w="1733"/>
        <w:gridCol w:w="1733"/>
        <w:gridCol w:w="1733"/>
        <w:gridCol w:w="1734"/>
        <w:gridCol w:w="1734"/>
      </w:tblGrid>
      <w:tr w:rsidR="00C40AF7" w:rsidRPr="0036154F" w14:paraId="618E472A" w14:textId="77777777" w:rsidTr="00272901">
        <w:tc>
          <w:tcPr>
            <w:tcW w:w="1789" w:type="dxa"/>
          </w:tcPr>
          <w:p w14:paraId="18BE009A" w14:textId="77777777" w:rsidR="00C40AF7" w:rsidRDefault="00C40AF7" w:rsidP="00272901">
            <w:pPr>
              <w:rPr>
                <w:sz w:val="18"/>
                <w:szCs w:val="18"/>
              </w:rPr>
            </w:pPr>
          </w:p>
        </w:tc>
        <w:tc>
          <w:tcPr>
            <w:tcW w:w="1733" w:type="dxa"/>
          </w:tcPr>
          <w:p w14:paraId="4C29E4F1" w14:textId="77777777" w:rsidR="00C40AF7" w:rsidRPr="0036154F" w:rsidRDefault="00C40AF7" w:rsidP="00272901">
            <w:pPr>
              <w:rPr>
                <w:b/>
                <w:bCs/>
                <w:sz w:val="18"/>
                <w:szCs w:val="18"/>
              </w:rPr>
            </w:pPr>
            <w:r w:rsidRPr="0036154F">
              <w:rPr>
                <w:b/>
                <w:bCs/>
                <w:sz w:val="18"/>
                <w:szCs w:val="18"/>
              </w:rPr>
              <w:t>X=0</w:t>
            </w:r>
          </w:p>
        </w:tc>
        <w:tc>
          <w:tcPr>
            <w:tcW w:w="1733" w:type="dxa"/>
          </w:tcPr>
          <w:p w14:paraId="7E40D8F3" w14:textId="77777777" w:rsidR="00C40AF7" w:rsidRPr="0036154F" w:rsidRDefault="00C40AF7" w:rsidP="00272901">
            <w:pPr>
              <w:rPr>
                <w:b/>
                <w:bCs/>
                <w:sz w:val="18"/>
                <w:szCs w:val="18"/>
              </w:rPr>
            </w:pPr>
            <w:r w:rsidRPr="0036154F">
              <w:rPr>
                <w:b/>
                <w:bCs/>
                <w:sz w:val="18"/>
                <w:szCs w:val="18"/>
              </w:rPr>
              <w:t>X=1</w:t>
            </w:r>
          </w:p>
        </w:tc>
        <w:tc>
          <w:tcPr>
            <w:tcW w:w="1733" w:type="dxa"/>
          </w:tcPr>
          <w:p w14:paraId="18CFD598" w14:textId="77777777" w:rsidR="00C40AF7" w:rsidRPr="0036154F" w:rsidRDefault="00C40AF7" w:rsidP="00272901">
            <w:pPr>
              <w:rPr>
                <w:b/>
                <w:bCs/>
                <w:sz w:val="18"/>
                <w:szCs w:val="18"/>
              </w:rPr>
            </w:pPr>
            <w:r w:rsidRPr="0036154F">
              <w:rPr>
                <w:b/>
                <w:bCs/>
                <w:sz w:val="18"/>
                <w:szCs w:val="18"/>
              </w:rPr>
              <w:t>X=2</w:t>
            </w:r>
          </w:p>
        </w:tc>
        <w:tc>
          <w:tcPr>
            <w:tcW w:w="1734" w:type="dxa"/>
          </w:tcPr>
          <w:p w14:paraId="7841F0AC" w14:textId="77777777" w:rsidR="00C40AF7" w:rsidRPr="0036154F" w:rsidRDefault="00C40AF7" w:rsidP="00272901">
            <w:pPr>
              <w:rPr>
                <w:b/>
                <w:bCs/>
                <w:sz w:val="18"/>
                <w:szCs w:val="18"/>
              </w:rPr>
            </w:pPr>
            <w:r w:rsidRPr="0036154F">
              <w:rPr>
                <w:b/>
                <w:bCs/>
                <w:sz w:val="18"/>
                <w:szCs w:val="18"/>
              </w:rPr>
              <w:t>X=3</w:t>
            </w:r>
          </w:p>
        </w:tc>
        <w:tc>
          <w:tcPr>
            <w:tcW w:w="1734" w:type="dxa"/>
          </w:tcPr>
          <w:p w14:paraId="14BAE921" w14:textId="77777777" w:rsidR="00C40AF7" w:rsidRPr="0036154F" w:rsidRDefault="00C40AF7" w:rsidP="00272901">
            <w:pPr>
              <w:rPr>
                <w:b/>
                <w:bCs/>
                <w:sz w:val="18"/>
                <w:szCs w:val="18"/>
              </w:rPr>
            </w:pPr>
            <w:r w:rsidRPr="0036154F">
              <w:rPr>
                <w:b/>
                <w:bCs/>
                <w:sz w:val="18"/>
                <w:szCs w:val="18"/>
              </w:rPr>
              <w:t>X=4</w:t>
            </w:r>
          </w:p>
        </w:tc>
      </w:tr>
      <w:tr w:rsidR="00C40AF7" w14:paraId="2765498E" w14:textId="77777777" w:rsidTr="00272901">
        <w:tc>
          <w:tcPr>
            <w:tcW w:w="1789" w:type="dxa"/>
          </w:tcPr>
          <w:p w14:paraId="2A4D0E98" w14:textId="77777777" w:rsidR="00C40AF7" w:rsidRPr="0036154F" w:rsidRDefault="00C40AF7" w:rsidP="00272901">
            <w:pPr>
              <w:rPr>
                <w:b/>
                <w:bCs/>
                <w:sz w:val="18"/>
                <w:szCs w:val="18"/>
              </w:rPr>
            </w:pPr>
            <w:r w:rsidRPr="0036154F">
              <w:rPr>
                <w:b/>
                <w:bCs/>
                <w:sz w:val="18"/>
                <w:szCs w:val="18"/>
              </w:rPr>
              <w:t>Y=4</w:t>
            </w:r>
          </w:p>
        </w:tc>
        <w:tc>
          <w:tcPr>
            <w:tcW w:w="1733" w:type="dxa"/>
          </w:tcPr>
          <w:p w14:paraId="6935AC1E" w14:textId="159D8AA1" w:rsidR="00C40AF7" w:rsidRDefault="00C40AF7" w:rsidP="0027290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733" w:type="dxa"/>
          </w:tcPr>
          <w:p w14:paraId="4B18DF01" w14:textId="57DC058C" w:rsidR="00C40AF7" w:rsidRDefault="00C40AF7" w:rsidP="0027290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733" w:type="dxa"/>
          </w:tcPr>
          <w:p w14:paraId="142FF69E" w14:textId="2ECDBB81" w:rsidR="00C40AF7" w:rsidRDefault="00C40AF7" w:rsidP="0027290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734" w:type="dxa"/>
          </w:tcPr>
          <w:p w14:paraId="0F14C94B" w14:textId="259F1011" w:rsidR="00C40AF7" w:rsidRDefault="00C40AF7" w:rsidP="0027290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734" w:type="dxa"/>
          </w:tcPr>
          <w:p w14:paraId="2B7AF712" w14:textId="62382B99" w:rsidR="00C40AF7" w:rsidRDefault="00C40AF7" w:rsidP="0027290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</w:tr>
      <w:tr w:rsidR="00C40AF7" w14:paraId="7A5DF098" w14:textId="77777777" w:rsidTr="00272901">
        <w:tc>
          <w:tcPr>
            <w:tcW w:w="1789" w:type="dxa"/>
          </w:tcPr>
          <w:p w14:paraId="73C38228" w14:textId="77777777" w:rsidR="00C40AF7" w:rsidRPr="0036154F" w:rsidRDefault="00C40AF7" w:rsidP="00272901">
            <w:pPr>
              <w:rPr>
                <w:b/>
                <w:bCs/>
                <w:sz w:val="18"/>
                <w:szCs w:val="18"/>
              </w:rPr>
            </w:pPr>
            <w:r w:rsidRPr="0036154F">
              <w:rPr>
                <w:b/>
                <w:bCs/>
                <w:sz w:val="18"/>
                <w:szCs w:val="18"/>
              </w:rPr>
              <w:t>Y=3</w:t>
            </w:r>
          </w:p>
        </w:tc>
        <w:tc>
          <w:tcPr>
            <w:tcW w:w="1733" w:type="dxa"/>
          </w:tcPr>
          <w:p w14:paraId="2E6533DD" w14:textId="1FED7B1B" w:rsidR="00C40AF7" w:rsidRDefault="00C40AF7" w:rsidP="0027290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733" w:type="dxa"/>
          </w:tcPr>
          <w:p w14:paraId="7B837E85" w14:textId="74986B36" w:rsidR="00C40AF7" w:rsidRDefault="00C40AF7" w:rsidP="0027290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733" w:type="dxa"/>
          </w:tcPr>
          <w:p w14:paraId="7E99C154" w14:textId="1655DD7F" w:rsidR="00C40AF7" w:rsidRDefault="00C40AF7" w:rsidP="0027290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1734" w:type="dxa"/>
          </w:tcPr>
          <w:p w14:paraId="6B9AAE05" w14:textId="771F13BF" w:rsidR="00C40AF7" w:rsidRDefault="00C40AF7" w:rsidP="0027290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734" w:type="dxa"/>
          </w:tcPr>
          <w:p w14:paraId="2812F56C" w14:textId="7E457294" w:rsidR="00C40AF7" w:rsidRDefault="00C40AF7" w:rsidP="0027290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</w:tr>
      <w:tr w:rsidR="00C40AF7" w14:paraId="594C213E" w14:textId="77777777" w:rsidTr="00272901">
        <w:tc>
          <w:tcPr>
            <w:tcW w:w="1789" w:type="dxa"/>
          </w:tcPr>
          <w:p w14:paraId="00E3F88D" w14:textId="77777777" w:rsidR="00C40AF7" w:rsidRPr="0036154F" w:rsidRDefault="00C40AF7" w:rsidP="00272901">
            <w:pPr>
              <w:rPr>
                <w:b/>
                <w:bCs/>
                <w:sz w:val="18"/>
                <w:szCs w:val="18"/>
              </w:rPr>
            </w:pPr>
            <w:r w:rsidRPr="0036154F">
              <w:rPr>
                <w:b/>
                <w:bCs/>
                <w:sz w:val="18"/>
                <w:szCs w:val="18"/>
              </w:rPr>
              <w:t>Y=2</w:t>
            </w:r>
          </w:p>
        </w:tc>
        <w:tc>
          <w:tcPr>
            <w:tcW w:w="1733" w:type="dxa"/>
          </w:tcPr>
          <w:p w14:paraId="44C2DA1E" w14:textId="4949A30F" w:rsidR="00C40AF7" w:rsidRDefault="00C40AF7" w:rsidP="0027290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733" w:type="dxa"/>
          </w:tcPr>
          <w:p w14:paraId="023680C7" w14:textId="290143B4" w:rsidR="00C40AF7" w:rsidRDefault="00C40AF7" w:rsidP="0027290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1733" w:type="dxa"/>
          </w:tcPr>
          <w:p w14:paraId="7FF702FE" w14:textId="308F0E48" w:rsidR="00C40AF7" w:rsidRDefault="00C40AF7" w:rsidP="0027290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734" w:type="dxa"/>
          </w:tcPr>
          <w:p w14:paraId="423ACD07" w14:textId="7B23BB57" w:rsidR="00C40AF7" w:rsidRDefault="00C40AF7" w:rsidP="0027290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734" w:type="dxa"/>
          </w:tcPr>
          <w:p w14:paraId="64D84E99" w14:textId="24D6FAFC" w:rsidR="00C40AF7" w:rsidRDefault="00C40AF7" w:rsidP="0027290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C40AF7" w14:paraId="20653E37" w14:textId="77777777" w:rsidTr="00272901">
        <w:tc>
          <w:tcPr>
            <w:tcW w:w="1789" w:type="dxa"/>
          </w:tcPr>
          <w:p w14:paraId="58A4234F" w14:textId="77777777" w:rsidR="00C40AF7" w:rsidRPr="0036154F" w:rsidRDefault="00C40AF7" w:rsidP="00272901">
            <w:pPr>
              <w:rPr>
                <w:b/>
                <w:bCs/>
                <w:sz w:val="18"/>
                <w:szCs w:val="18"/>
              </w:rPr>
            </w:pPr>
            <w:r w:rsidRPr="0036154F">
              <w:rPr>
                <w:b/>
                <w:bCs/>
                <w:sz w:val="18"/>
                <w:szCs w:val="18"/>
              </w:rPr>
              <w:t>Y=1</w:t>
            </w:r>
          </w:p>
        </w:tc>
        <w:tc>
          <w:tcPr>
            <w:tcW w:w="1733" w:type="dxa"/>
          </w:tcPr>
          <w:p w14:paraId="2BEB7B19" w14:textId="66674B1E" w:rsidR="00C40AF7" w:rsidRDefault="00C40AF7" w:rsidP="0027290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733" w:type="dxa"/>
          </w:tcPr>
          <w:p w14:paraId="03DE290E" w14:textId="23B9B93C" w:rsidR="00C40AF7" w:rsidRDefault="00C40AF7" w:rsidP="0027290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733" w:type="dxa"/>
          </w:tcPr>
          <w:p w14:paraId="7CD9AFAF" w14:textId="2703E586" w:rsidR="00C40AF7" w:rsidRDefault="00C40AF7" w:rsidP="0027290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734" w:type="dxa"/>
          </w:tcPr>
          <w:p w14:paraId="4635D638" w14:textId="5B891E65" w:rsidR="00C40AF7" w:rsidRDefault="00C40AF7" w:rsidP="0027290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734" w:type="dxa"/>
          </w:tcPr>
          <w:p w14:paraId="1A67EFBF" w14:textId="365FE4EE" w:rsidR="00C40AF7" w:rsidRDefault="00C40AF7" w:rsidP="0027290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</w:tr>
      <w:tr w:rsidR="00C40AF7" w14:paraId="15C2FFFB" w14:textId="77777777" w:rsidTr="00272901">
        <w:tc>
          <w:tcPr>
            <w:tcW w:w="1789" w:type="dxa"/>
          </w:tcPr>
          <w:p w14:paraId="671096ED" w14:textId="77777777" w:rsidR="00C40AF7" w:rsidRPr="0036154F" w:rsidRDefault="00C40AF7" w:rsidP="00272901">
            <w:pPr>
              <w:rPr>
                <w:b/>
                <w:bCs/>
                <w:sz w:val="18"/>
                <w:szCs w:val="18"/>
              </w:rPr>
            </w:pPr>
            <w:r w:rsidRPr="0036154F">
              <w:rPr>
                <w:b/>
                <w:bCs/>
                <w:sz w:val="18"/>
                <w:szCs w:val="18"/>
              </w:rPr>
              <w:t>Y=0</w:t>
            </w:r>
          </w:p>
        </w:tc>
        <w:tc>
          <w:tcPr>
            <w:tcW w:w="1733" w:type="dxa"/>
          </w:tcPr>
          <w:p w14:paraId="027ADEDD" w14:textId="17DE48F1" w:rsidR="00C40AF7" w:rsidRDefault="00C40AF7" w:rsidP="0027290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733" w:type="dxa"/>
          </w:tcPr>
          <w:p w14:paraId="3EC472D1" w14:textId="45A10E28" w:rsidR="00C40AF7" w:rsidRDefault="00C40AF7" w:rsidP="0027290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733" w:type="dxa"/>
          </w:tcPr>
          <w:p w14:paraId="11758E0D" w14:textId="4EA8EEBF" w:rsidR="00C40AF7" w:rsidRDefault="00C40AF7" w:rsidP="0027290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1734" w:type="dxa"/>
          </w:tcPr>
          <w:p w14:paraId="65D75632" w14:textId="41DBE38A" w:rsidR="00C40AF7" w:rsidRDefault="00C40AF7" w:rsidP="0027290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734" w:type="dxa"/>
          </w:tcPr>
          <w:p w14:paraId="1112B554" w14:textId="2BB4E9EB" w:rsidR="00C40AF7" w:rsidRDefault="00C40AF7" w:rsidP="0027290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</w:tr>
    </w:tbl>
    <w:p w14:paraId="46E9F738" w14:textId="77777777" w:rsidR="00C40AF7" w:rsidRDefault="00C40AF7" w:rsidP="007E32B9">
      <w:pPr>
        <w:pStyle w:val="NoSpacing"/>
      </w:pPr>
    </w:p>
    <w:p w14:paraId="7CC8210D" w14:textId="77777777" w:rsidR="009337D0" w:rsidRDefault="009337D0" w:rsidP="007E32B9">
      <w:pPr>
        <w:pStyle w:val="NoSpacing"/>
      </w:pPr>
    </w:p>
    <w:p w14:paraId="2CB5D86B" w14:textId="5C4917AE" w:rsidR="00625580" w:rsidRPr="00625580" w:rsidRDefault="00625580" w:rsidP="007E32B9">
      <w:pPr>
        <w:pStyle w:val="NoSpacing"/>
        <w:rPr>
          <w:u w:val="single"/>
        </w:rPr>
      </w:pPr>
      <w:r>
        <w:rPr>
          <w:u w:val="single"/>
        </w:rPr>
        <w:t>Calculations</w:t>
      </w:r>
      <w:r w:rsidR="007E6C34">
        <w:rPr>
          <w:u w:val="single"/>
        </w:rPr>
        <w:t xml:space="preserve"> – For Question </w:t>
      </w:r>
    </w:p>
    <w:p w14:paraId="726F14DE" w14:textId="77777777" w:rsidR="001D1438" w:rsidRDefault="001D1438" w:rsidP="007E32B9">
      <w:pPr>
        <w:pStyle w:val="NoSpacing"/>
      </w:pPr>
    </w:p>
    <w:p w14:paraId="37732355" w14:textId="36B43279" w:rsidR="002870E0" w:rsidRDefault="002870E0" w:rsidP="007E32B9">
      <w:pPr>
        <w:pStyle w:val="NoSpacing"/>
      </w:pPr>
      <w:r w:rsidRPr="00F875CB">
        <w:t>First XOR the columns in our state matrix.</w:t>
      </w:r>
    </w:p>
    <w:p w14:paraId="56BC7734" w14:textId="5203404B" w:rsidR="008365FF" w:rsidRDefault="008365FF" w:rsidP="007E32B9">
      <w:pPr>
        <w:pStyle w:val="NoSpacing"/>
      </w:pPr>
      <w:hyperlink r:id="rId10" w:history="1">
        <w:r w:rsidRPr="00823594">
          <w:rPr>
            <w:rStyle w:val="Hyperlink"/>
          </w:rPr>
          <w:t>https://xor.pw/</w:t>
        </w:r>
      </w:hyperlink>
      <w:r>
        <w:t xml:space="preserve"> </w:t>
      </w:r>
    </w:p>
    <w:p w14:paraId="716D0361" w14:textId="77777777" w:rsidR="008365FF" w:rsidRDefault="008365FF" w:rsidP="007E32B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445C1A" w14:paraId="3997BD00" w14:textId="77777777" w:rsidTr="00445C1A">
        <w:tc>
          <w:tcPr>
            <w:tcW w:w="2091" w:type="dxa"/>
          </w:tcPr>
          <w:p w14:paraId="1D50B652" w14:textId="41D74A7F" w:rsidR="00445C1A" w:rsidRPr="009E7F61" w:rsidRDefault="00445C1A" w:rsidP="007E32B9">
            <w:pPr>
              <w:pStyle w:val="NoSpacing"/>
              <w:rPr>
                <w:b/>
                <w:bCs/>
              </w:rPr>
            </w:pPr>
            <w:r w:rsidRPr="009E7F61">
              <w:rPr>
                <w:b/>
                <w:bCs/>
              </w:rPr>
              <w:t xml:space="preserve">Column </w:t>
            </w:r>
            <w:r w:rsidR="003A5412" w:rsidRPr="009E7F61">
              <w:rPr>
                <w:b/>
                <w:bCs/>
              </w:rPr>
              <w:t>0</w:t>
            </w:r>
          </w:p>
        </w:tc>
        <w:tc>
          <w:tcPr>
            <w:tcW w:w="2091" w:type="dxa"/>
          </w:tcPr>
          <w:p w14:paraId="3C6F22E8" w14:textId="6EFD6FE8" w:rsidR="00445C1A" w:rsidRPr="009E7F61" w:rsidRDefault="003A5412" w:rsidP="007E32B9">
            <w:pPr>
              <w:pStyle w:val="NoSpacing"/>
              <w:rPr>
                <w:b/>
                <w:bCs/>
              </w:rPr>
            </w:pPr>
            <w:r w:rsidRPr="009E7F61">
              <w:rPr>
                <w:b/>
                <w:bCs/>
              </w:rPr>
              <w:t>Column 1</w:t>
            </w:r>
          </w:p>
        </w:tc>
        <w:tc>
          <w:tcPr>
            <w:tcW w:w="2091" w:type="dxa"/>
          </w:tcPr>
          <w:p w14:paraId="0E9B0430" w14:textId="0E0AE43B" w:rsidR="00445C1A" w:rsidRPr="009E7F61" w:rsidRDefault="003A5412" w:rsidP="007E32B9">
            <w:pPr>
              <w:pStyle w:val="NoSpacing"/>
              <w:rPr>
                <w:b/>
                <w:bCs/>
              </w:rPr>
            </w:pPr>
            <w:r w:rsidRPr="009E7F61">
              <w:rPr>
                <w:b/>
                <w:bCs/>
              </w:rPr>
              <w:t>Column 2</w:t>
            </w:r>
          </w:p>
        </w:tc>
        <w:tc>
          <w:tcPr>
            <w:tcW w:w="2091" w:type="dxa"/>
          </w:tcPr>
          <w:p w14:paraId="6BFC5A1C" w14:textId="11C70D82" w:rsidR="00445C1A" w:rsidRPr="009E7F61" w:rsidRDefault="003A5412" w:rsidP="007E32B9">
            <w:pPr>
              <w:pStyle w:val="NoSpacing"/>
              <w:rPr>
                <w:b/>
                <w:bCs/>
              </w:rPr>
            </w:pPr>
            <w:r w:rsidRPr="009E7F61">
              <w:rPr>
                <w:b/>
                <w:bCs/>
              </w:rPr>
              <w:t>Column 3</w:t>
            </w:r>
          </w:p>
        </w:tc>
        <w:tc>
          <w:tcPr>
            <w:tcW w:w="2092" w:type="dxa"/>
          </w:tcPr>
          <w:p w14:paraId="4B19D89C" w14:textId="66CA1196" w:rsidR="00445C1A" w:rsidRPr="009E7F61" w:rsidRDefault="003A5412" w:rsidP="007E32B9">
            <w:pPr>
              <w:pStyle w:val="NoSpacing"/>
              <w:rPr>
                <w:b/>
                <w:bCs/>
              </w:rPr>
            </w:pPr>
            <w:r w:rsidRPr="009E7F61">
              <w:rPr>
                <w:b/>
                <w:bCs/>
              </w:rPr>
              <w:t>Column 4</w:t>
            </w:r>
          </w:p>
        </w:tc>
      </w:tr>
      <w:tr w:rsidR="00445C1A" w14:paraId="7E15FCA9" w14:textId="77777777" w:rsidTr="00445C1A">
        <w:tc>
          <w:tcPr>
            <w:tcW w:w="2091" w:type="dxa"/>
          </w:tcPr>
          <w:p w14:paraId="4A751931" w14:textId="5959FCAD" w:rsidR="00445C1A" w:rsidRDefault="003C6D19" w:rsidP="007E32B9">
            <w:pPr>
              <w:pStyle w:val="NoSpacing"/>
              <w:rPr>
                <w:rFonts w:ascii="Cambria Math" w:hAnsi="Cambria Math" w:cs="Cambria Math"/>
              </w:rPr>
            </w:pPr>
            <w:r>
              <w:t>6E</w:t>
            </w:r>
            <w:r w:rsidR="00532B54" w:rsidRPr="00532B54">
              <w:rPr>
                <w:rFonts w:ascii="Cambria Math" w:hAnsi="Cambria Math" w:cs="Cambria Math"/>
              </w:rPr>
              <w:t>⊕</w:t>
            </w:r>
            <w:r w:rsidR="00532B54">
              <w:rPr>
                <w:rFonts w:ascii="Cambria Math" w:hAnsi="Cambria Math" w:cs="Cambria Math"/>
              </w:rPr>
              <w:t xml:space="preserve"> </w:t>
            </w:r>
            <w:r w:rsidR="001755C8">
              <w:rPr>
                <w:rFonts w:ascii="Cambria Math" w:hAnsi="Cambria Math" w:cs="Cambria Math"/>
              </w:rPr>
              <w:t>61</w:t>
            </w:r>
            <w:r w:rsidR="00532B54">
              <w:rPr>
                <w:rFonts w:ascii="Cambria Math" w:hAnsi="Cambria Math" w:cs="Cambria Math"/>
              </w:rPr>
              <w:t xml:space="preserve">= </w:t>
            </w:r>
            <w:r w:rsidR="001755C8">
              <w:rPr>
                <w:rFonts w:ascii="Cambria Math" w:hAnsi="Cambria Math" w:cs="Cambria Math"/>
              </w:rPr>
              <w:t>f</w:t>
            </w:r>
          </w:p>
          <w:p w14:paraId="7EAC96D4" w14:textId="6C216CDB" w:rsidR="00532B54" w:rsidRPr="00532B54" w:rsidRDefault="001755C8" w:rsidP="00532B54">
            <w:pPr>
              <w:pStyle w:val="NoSpacing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 xml:space="preserve">F </w:t>
            </w:r>
            <w:r w:rsidR="00532B54" w:rsidRPr="00532B54">
              <w:rPr>
                <w:rFonts w:ascii="Cambria Math" w:hAnsi="Cambria Math" w:cs="Cambria Math"/>
              </w:rPr>
              <w:t>⊕</w:t>
            </w:r>
            <w:r w:rsidR="00532B54">
              <w:rPr>
                <w:rFonts w:ascii="Cambria Math" w:hAnsi="Cambria Math" w:cs="Cambria Math"/>
              </w:rPr>
              <w:t xml:space="preserve"> </w:t>
            </w:r>
            <w:r w:rsidR="00795C2B">
              <w:rPr>
                <w:rFonts w:ascii="Cambria Math" w:hAnsi="Cambria Math" w:cs="Cambria Math"/>
              </w:rPr>
              <w:t>68</w:t>
            </w:r>
            <w:r w:rsidR="009E7F61">
              <w:rPr>
                <w:rFonts w:ascii="Cambria Math" w:hAnsi="Cambria Math" w:cs="Cambria Math"/>
              </w:rPr>
              <w:t xml:space="preserve"> =</w:t>
            </w:r>
            <w:r w:rsidR="00795C2B">
              <w:rPr>
                <w:rFonts w:ascii="Cambria Math" w:hAnsi="Cambria Math" w:cs="Cambria Math"/>
              </w:rPr>
              <w:t xml:space="preserve"> 67</w:t>
            </w:r>
            <w:r w:rsidR="00587262">
              <w:rPr>
                <w:rFonts w:ascii="Cambria Math" w:hAnsi="Cambria Math" w:cs="Cambria Math"/>
              </w:rPr>
              <w:t xml:space="preserve"> </w:t>
            </w:r>
          </w:p>
          <w:p w14:paraId="3DB6692B" w14:textId="598205B2" w:rsidR="00532B54" w:rsidRPr="00532B54" w:rsidRDefault="00795C2B" w:rsidP="00532B54">
            <w:pPr>
              <w:pStyle w:val="NoSpacing"/>
            </w:pPr>
            <w:r>
              <w:rPr>
                <w:rFonts w:ascii="Cambria Math" w:hAnsi="Cambria Math" w:cs="Cambria Math"/>
              </w:rPr>
              <w:t>67</w:t>
            </w:r>
            <w:r w:rsidR="00587262">
              <w:rPr>
                <w:rFonts w:ascii="Cambria Math" w:hAnsi="Cambria Math" w:cs="Cambria Math"/>
              </w:rPr>
              <w:t xml:space="preserve"> </w:t>
            </w:r>
            <w:r w:rsidR="00532B54" w:rsidRPr="00532B54">
              <w:rPr>
                <w:rFonts w:ascii="Cambria Math" w:hAnsi="Cambria Math" w:cs="Cambria Math"/>
              </w:rPr>
              <w:t>⊕</w:t>
            </w:r>
            <w:r>
              <w:rPr>
                <w:rFonts w:ascii="Cambria Math" w:hAnsi="Cambria Math" w:cs="Cambria Math"/>
              </w:rPr>
              <w:t xml:space="preserve">61 </w:t>
            </w:r>
            <w:r w:rsidR="009E7F61">
              <w:rPr>
                <w:rFonts w:ascii="Cambria Math" w:hAnsi="Cambria Math" w:cs="Cambria Math"/>
              </w:rPr>
              <w:t>=</w:t>
            </w:r>
            <w:r w:rsidR="00587262">
              <w:rPr>
                <w:rFonts w:ascii="Cambria Math" w:hAnsi="Cambria Math" w:cs="Cambria Math"/>
              </w:rPr>
              <w:t xml:space="preserve"> </w:t>
            </w:r>
            <w:r w:rsidR="00CE1806">
              <w:rPr>
                <w:rFonts w:ascii="Cambria Math" w:hAnsi="Cambria Math" w:cs="Cambria Math"/>
              </w:rPr>
              <w:t>6</w:t>
            </w:r>
          </w:p>
          <w:p w14:paraId="664A4F57" w14:textId="75C9E8E8" w:rsidR="009E7F61" w:rsidRPr="00532B54" w:rsidRDefault="00CE1806" w:rsidP="00532B54">
            <w:pPr>
              <w:pStyle w:val="NoSpacing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6</w:t>
            </w:r>
            <w:r w:rsidR="00587262">
              <w:rPr>
                <w:rFonts w:ascii="Cambria Math" w:hAnsi="Cambria Math" w:cs="Cambria Math"/>
              </w:rPr>
              <w:t xml:space="preserve"> </w:t>
            </w:r>
            <w:r w:rsidR="00532B54" w:rsidRPr="00532B54">
              <w:rPr>
                <w:rFonts w:ascii="Cambria Math" w:hAnsi="Cambria Math" w:cs="Cambria Math"/>
              </w:rPr>
              <w:t>⊕</w:t>
            </w:r>
            <w:r>
              <w:rPr>
                <w:rFonts w:ascii="Cambria Math" w:hAnsi="Cambria Math" w:cs="Cambria Math"/>
              </w:rPr>
              <w:t xml:space="preserve"> 4A </w:t>
            </w:r>
            <w:r w:rsidR="009E7F61">
              <w:rPr>
                <w:rFonts w:ascii="Cambria Math" w:hAnsi="Cambria Math" w:cs="Cambria Math"/>
              </w:rPr>
              <w:t>=</w:t>
            </w:r>
            <w:r w:rsidR="00897BFC">
              <w:rPr>
                <w:rFonts w:ascii="Cambria Math" w:hAnsi="Cambria Math" w:cs="Cambria Math"/>
              </w:rPr>
              <w:t xml:space="preserve"> </w:t>
            </w:r>
            <w:r w:rsidR="0089397E">
              <w:rPr>
                <w:rFonts w:ascii="Cambria Math" w:hAnsi="Cambria Math" w:cs="Cambria Math"/>
              </w:rPr>
              <w:t>4C</w:t>
            </w:r>
          </w:p>
          <w:p w14:paraId="67F85F50" w14:textId="3E234371" w:rsidR="00532B54" w:rsidRDefault="00532B54" w:rsidP="007E32B9">
            <w:pPr>
              <w:pStyle w:val="NoSpacing"/>
            </w:pPr>
          </w:p>
          <w:p w14:paraId="51A7660F" w14:textId="549F4164" w:rsidR="003A5412" w:rsidRDefault="003A5412" w:rsidP="007E32B9">
            <w:pPr>
              <w:pStyle w:val="NoSpacing"/>
            </w:pPr>
            <w:r>
              <w:t xml:space="preserve">Result </w:t>
            </w:r>
            <w:r w:rsidR="00897BFC">
              <w:t xml:space="preserve">= </w:t>
            </w:r>
          </w:p>
          <w:p w14:paraId="0D3A8B29" w14:textId="34ABD674" w:rsidR="00897BFC" w:rsidRDefault="0089397E" w:rsidP="007E405B">
            <w:pPr>
              <w:pStyle w:val="NoSpacing"/>
              <w:tabs>
                <w:tab w:val="center" w:pos="937"/>
              </w:tabs>
            </w:pPr>
            <w:r>
              <w:t>4c</w:t>
            </w:r>
          </w:p>
        </w:tc>
        <w:tc>
          <w:tcPr>
            <w:tcW w:w="2091" w:type="dxa"/>
          </w:tcPr>
          <w:p w14:paraId="03B68B53" w14:textId="77777777" w:rsidR="00323C94" w:rsidRDefault="0089397E" w:rsidP="009E7F61">
            <w:pPr>
              <w:pStyle w:val="NoSpacing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6F</w:t>
            </w:r>
            <w:r w:rsidR="009E7F61" w:rsidRPr="00532B54">
              <w:rPr>
                <w:rFonts w:ascii="Cambria Math" w:hAnsi="Cambria Math" w:cs="Cambria Math"/>
              </w:rPr>
              <w:t>⊕</w:t>
            </w:r>
            <w:r>
              <w:rPr>
                <w:rFonts w:ascii="Cambria Math" w:hAnsi="Cambria Math" w:cs="Cambria Math"/>
              </w:rPr>
              <w:t>79</w:t>
            </w:r>
            <w:r w:rsidR="009E7F61">
              <w:rPr>
                <w:rFonts w:ascii="Cambria Math" w:hAnsi="Cambria Math" w:cs="Cambria Math"/>
              </w:rPr>
              <w:t xml:space="preserve"> = </w:t>
            </w:r>
            <w:r w:rsidR="00323C94">
              <w:rPr>
                <w:rFonts w:ascii="Cambria Math" w:hAnsi="Cambria Math" w:cs="Cambria Math"/>
              </w:rPr>
              <w:t>16</w:t>
            </w:r>
          </w:p>
          <w:p w14:paraId="35AA4C1B" w14:textId="668B5CC0" w:rsidR="009E7F61" w:rsidRPr="00532B54" w:rsidRDefault="00323C94" w:rsidP="009E7F61">
            <w:pPr>
              <w:pStyle w:val="NoSpacing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16</w:t>
            </w:r>
            <w:r w:rsidR="009E7F61" w:rsidRPr="00532B54">
              <w:rPr>
                <w:rFonts w:ascii="Cambria Math" w:hAnsi="Cambria Math" w:cs="Cambria Math"/>
              </w:rPr>
              <w:t>⊕</w:t>
            </w:r>
            <w:r w:rsidR="009E7F61">
              <w:rPr>
                <w:rFonts w:ascii="Cambria Math" w:hAnsi="Cambria Math" w:cs="Cambria Math"/>
              </w:rPr>
              <w:t xml:space="preserve"> </w:t>
            </w:r>
            <w:r w:rsidR="0089397E">
              <w:rPr>
                <w:rFonts w:ascii="Cambria Math" w:hAnsi="Cambria Math" w:cs="Cambria Math"/>
              </w:rPr>
              <w:t>61</w:t>
            </w:r>
            <w:r w:rsidR="009E7F61">
              <w:rPr>
                <w:rFonts w:ascii="Cambria Math" w:hAnsi="Cambria Math" w:cs="Cambria Math"/>
              </w:rPr>
              <w:t>=</w:t>
            </w:r>
            <w:r w:rsidR="00E031E9">
              <w:rPr>
                <w:rFonts w:ascii="Cambria Math" w:hAnsi="Cambria Math" w:cs="Cambria Math"/>
              </w:rPr>
              <w:t xml:space="preserve"> </w:t>
            </w:r>
            <w:r>
              <w:rPr>
                <w:rFonts w:ascii="Cambria Math" w:hAnsi="Cambria Math" w:cs="Cambria Math"/>
              </w:rPr>
              <w:t>77</w:t>
            </w:r>
          </w:p>
          <w:p w14:paraId="61367296" w14:textId="69060FB4" w:rsidR="009E7F61" w:rsidRPr="00532B54" w:rsidRDefault="00194A8F" w:rsidP="009E7F61">
            <w:pPr>
              <w:pStyle w:val="NoSpacing"/>
            </w:pPr>
            <w:r>
              <w:rPr>
                <w:rFonts w:ascii="Cambria Math" w:hAnsi="Cambria Math" w:cs="Cambria Math"/>
              </w:rPr>
              <w:t>77</w:t>
            </w:r>
            <w:r w:rsidR="009E7F61" w:rsidRPr="00532B54">
              <w:rPr>
                <w:rFonts w:ascii="Cambria Math" w:hAnsi="Cambria Math" w:cs="Cambria Math"/>
              </w:rPr>
              <w:t>⊕</w:t>
            </w:r>
            <w:r w:rsidR="0089397E">
              <w:rPr>
                <w:rFonts w:ascii="Cambria Math" w:hAnsi="Cambria Math" w:cs="Cambria Math"/>
              </w:rPr>
              <w:t>20</w:t>
            </w:r>
            <w:r w:rsidR="009E7F61">
              <w:rPr>
                <w:rFonts w:ascii="Cambria Math" w:hAnsi="Cambria Math" w:cs="Cambria Math"/>
              </w:rPr>
              <w:t>=</w:t>
            </w:r>
            <w:r w:rsidR="00E031E9">
              <w:rPr>
                <w:rFonts w:ascii="Cambria Math" w:hAnsi="Cambria Math" w:cs="Cambria Math"/>
              </w:rPr>
              <w:t xml:space="preserve"> </w:t>
            </w:r>
            <w:r>
              <w:rPr>
                <w:rFonts w:ascii="Cambria Math" w:hAnsi="Cambria Math" w:cs="Cambria Math"/>
              </w:rPr>
              <w:t>57</w:t>
            </w:r>
          </w:p>
          <w:p w14:paraId="00D6C8FA" w14:textId="46DC008B" w:rsidR="009E7F61" w:rsidRDefault="00194A8F" w:rsidP="009E7F61">
            <w:pPr>
              <w:pStyle w:val="NoSpacing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57</w:t>
            </w:r>
            <w:r w:rsidR="00E031E9">
              <w:rPr>
                <w:rFonts w:ascii="Cambria Math" w:hAnsi="Cambria Math" w:cs="Cambria Math"/>
              </w:rPr>
              <w:t xml:space="preserve"> </w:t>
            </w:r>
            <w:r w:rsidR="009E7F61" w:rsidRPr="00532B54">
              <w:rPr>
                <w:rFonts w:ascii="Cambria Math" w:hAnsi="Cambria Math" w:cs="Cambria Math"/>
              </w:rPr>
              <w:t>⊕</w:t>
            </w:r>
            <w:r w:rsidR="0089397E">
              <w:rPr>
                <w:rFonts w:ascii="Cambria Math" w:hAnsi="Cambria Math" w:cs="Cambria Math"/>
              </w:rPr>
              <w:t>6F</w:t>
            </w:r>
            <w:r w:rsidR="009E7F61">
              <w:rPr>
                <w:rFonts w:ascii="Cambria Math" w:hAnsi="Cambria Math" w:cs="Cambria Math"/>
              </w:rPr>
              <w:t>=</w:t>
            </w:r>
            <w:r w:rsidR="00AD7E59">
              <w:rPr>
                <w:rFonts w:ascii="Cambria Math" w:hAnsi="Cambria Math" w:cs="Cambria Math"/>
              </w:rPr>
              <w:t xml:space="preserve"> </w:t>
            </w:r>
            <w:r>
              <w:rPr>
                <w:rFonts w:ascii="Cambria Math" w:hAnsi="Cambria Math" w:cs="Cambria Math"/>
              </w:rPr>
              <w:t>38</w:t>
            </w:r>
          </w:p>
          <w:p w14:paraId="104E9C81" w14:textId="77777777" w:rsidR="00AD7E59" w:rsidRDefault="00AD7E59" w:rsidP="009E7F61">
            <w:pPr>
              <w:pStyle w:val="NoSpacing"/>
              <w:rPr>
                <w:rFonts w:ascii="Cambria Math" w:hAnsi="Cambria Math" w:cs="Cambria Math"/>
              </w:rPr>
            </w:pPr>
          </w:p>
          <w:p w14:paraId="4AE8C230" w14:textId="5E9C528D" w:rsidR="009E7F61" w:rsidRDefault="00AD7E59" w:rsidP="009E7F61">
            <w:pPr>
              <w:pStyle w:val="NoSpacing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 xml:space="preserve">Result </w:t>
            </w:r>
            <w:r w:rsidR="009E7F61">
              <w:rPr>
                <w:rFonts w:ascii="Cambria Math" w:hAnsi="Cambria Math" w:cs="Cambria Math"/>
              </w:rPr>
              <w:t>=</w:t>
            </w:r>
          </w:p>
          <w:p w14:paraId="19F9556D" w14:textId="749C9296" w:rsidR="00445C1A" w:rsidRDefault="00194A8F" w:rsidP="007E32B9">
            <w:pPr>
              <w:pStyle w:val="NoSpacing"/>
            </w:pPr>
            <w:r>
              <w:t>38</w:t>
            </w:r>
          </w:p>
        </w:tc>
        <w:tc>
          <w:tcPr>
            <w:tcW w:w="2091" w:type="dxa"/>
          </w:tcPr>
          <w:p w14:paraId="6A4546C1" w14:textId="7004FB20" w:rsidR="009E7F61" w:rsidRDefault="00A67024" w:rsidP="009E7F61">
            <w:pPr>
              <w:pStyle w:val="NoSpacing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2C</w:t>
            </w:r>
            <w:r w:rsidR="009E7F61" w:rsidRPr="00532B54">
              <w:rPr>
                <w:rFonts w:ascii="Cambria Math" w:hAnsi="Cambria Math" w:cs="Cambria Math"/>
              </w:rPr>
              <w:t>⊕</w:t>
            </w:r>
            <w:r w:rsidR="009E7F61">
              <w:rPr>
                <w:rFonts w:ascii="Cambria Math" w:hAnsi="Cambria Math" w:cs="Cambria Math"/>
              </w:rPr>
              <w:t xml:space="preserve"> </w:t>
            </w:r>
            <w:r>
              <w:rPr>
                <w:rFonts w:ascii="Cambria Math" w:hAnsi="Cambria Math" w:cs="Cambria Math"/>
              </w:rPr>
              <w:t>65</w:t>
            </w:r>
            <w:r w:rsidR="009E7F61">
              <w:rPr>
                <w:rFonts w:ascii="Cambria Math" w:hAnsi="Cambria Math" w:cs="Cambria Math"/>
              </w:rPr>
              <w:t xml:space="preserve">= </w:t>
            </w:r>
            <w:r w:rsidR="0035573B">
              <w:rPr>
                <w:rFonts w:ascii="Cambria Math" w:hAnsi="Cambria Math" w:cs="Cambria Math"/>
              </w:rPr>
              <w:t>49</w:t>
            </w:r>
          </w:p>
          <w:p w14:paraId="7EB845EE" w14:textId="2FE71066" w:rsidR="009E7F61" w:rsidRPr="00532B54" w:rsidRDefault="0035573B" w:rsidP="009E7F61">
            <w:pPr>
              <w:pStyle w:val="NoSpacing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 xml:space="preserve">49 </w:t>
            </w:r>
            <w:r w:rsidR="009E7F61" w:rsidRPr="00532B54">
              <w:rPr>
                <w:rFonts w:ascii="Cambria Math" w:hAnsi="Cambria Math" w:cs="Cambria Math"/>
              </w:rPr>
              <w:t>⊕</w:t>
            </w:r>
            <w:r>
              <w:rPr>
                <w:rFonts w:ascii="Cambria Math" w:hAnsi="Cambria Math" w:cs="Cambria Math"/>
              </w:rPr>
              <w:t xml:space="preserve"> 6e</w:t>
            </w:r>
            <w:r w:rsidR="009E7F61">
              <w:rPr>
                <w:rFonts w:ascii="Cambria Math" w:hAnsi="Cambria Math" w:cs="Cambria Math"/>
              </w:rPr>
              <w:t xml:space="preserve"> =</w:t>
            </w:r>
            <w:r w:rsidR="001C58A7">
              <w:rPr>
                <w:rFonts w:ascii="Cambria Math" w:hAnsi="Cambria Math" w:cs="Cambria Math"/>
              </w:rPr>
              <w:t xml:space="preserve"> </w:t>
            </w:r>
            <w:r w:rsidR="009667FD">
              <w:rPr>
                <w:rFonts w:ascii="Cambria Math" w:hAnsi="Cambria Math" w:cs="Cambria Math"/>
              </w:rPr>
              <w:t>27</w:t>
            </w:r>
          </w:p>
          <w:p w14:paraId="7E5FCA45" w14:textId="790156E1" w:rsidR="009E7F61" w:rsidRPr="00532B54" w:rsidRDefault="009667FD" w:rsidP="009E7F61">
            <w:pPr>
              <w:pStyle w:val="NoSpacing"/>
            </w:pPr>
            <w:r>
              <w:rPr>
                <w:rFonts w:ascii="Cambria Math" w:hAnsi="Cambria Math" w:cs="Cambria Math"/>
              </w:rPr>
              <w:t xml:space="preserve">27 </w:t>
            </w:r>
            <w:r w:rsidR="009E7F61" w:rsidRPr="00532B54">
              <w:rPr>
                <w:rFonts w:ascii="Cambria Math" w:hAnsi="Cambria Math" w:cs="Cambria Math"/>
              </w:rPr>
              <w:t>⊕</w:t>
            </w:r>
            <w:r>
              <w:rPr>
                <w:rFonts w:ascii="Cambria Math" w:hAnsi="Cambria Math" w:cs="Cambria Math"/>
              </w:rPr>
              <w:t>4E</w:t>
            </w:r>
            <w:r w:rsidR="00771DC6">
              <w:rPr>
                <w:rFonts w:ascii="Cambria Math" w:hAnsi="Cambria Math" w:cs="Cambria Math"/>
              </w:rPr>
              <w:t xml:space="preserve"> </w:t>
            </w:r>
            <w:r w:rsidR="009E7F61">
              <w:rPr>
                <w:rFonts w:ascii="Cambria Math" w:hAnsi="Cambria Math" w:cs="Cambria Math"/>
              </w:rPr>
              <w:t>=</w:t>
            </w:r>
            <w:r w:rsidR="001C58A7">
              <w:rPr>
                <w:rFonts w:ascii="Cambria Math" w:hAnsi="Cambria Math" w:cs="Cambria Math"/>
              </w:rPr>
              <w:t xml:space="preserve"> </w:t>
            </w:r>
            <w:r w:rsidR="00C27F6D">
              <w:rPr>
                <w:rFonts w:ascii="Cambria Math" w:hAnsi="Cambria Math" w:cs="Cambria Math"/>
              </w:rPr>
              <w:t>69</w:t>
            </w:r>
          </w:p>
          <w:p w14:paraId="3BDFC15D" w14:textId="347D29C8" w:rsidR="009E7F61" w:rsidRDefault="00C27F6D" w:rsidP="009E7F61">
            <w:pPr>
              <w:pStyle w:val="NoSpacing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69</w:t>
            </w:r>
            <w:r w:rsidR="009E7F61" w:rsidRPr="00532B54">
              <w:rPr>
                <w:rFonts w:ascii="Cambria Math" w:hAnsi="Cambria Math" w:cs="Cambria Math"/>
              </w:rPr>
              <w:t>⊕</w:t>
            </w:r>
            <w:r w:rsidR="009667FD">
              <w:rPr>
                <w:rFonts w:ascii="Cambria Math" w:hAnsi="Cambria Math" w:cs="Cambria Math"/>
              </w:rPr>
              <w:t>73</w:t>
            </w:r>
            <w:r w:rsidR="009E7F61">
              <w:rPr>
                <w:rFonts w:ascii="Cambria Math" w:hAnsi="Cambria Math" w:cs="Cambria Math"/>
              </w:rPr>
              <w:t>=</w:t>
            </w:r>
            <w:r w:rsidR="005C351A">
              <w:rPr>
                <w:rFonts w:ascii="Cambria Math" w:hAnsi="Cambria Math" w:cs="Cambria Math"/>
              </w:rPr>
              <w:t xml:space="preserve"> </w:t>
            </w:r>
            <w:r>
              <w:rPr>
                <w:rFonts w:ascii="Cambria Math" w:hAnsi="Cambria Math" w:cs="Cambria Math"/>
              </w:rPr>
              <w:t>1a</w:t>
            </w:r>
          </w:p>
          <w:p w14:paraId="659B92AF" w14:textId="77777777" w:rsidR="00AD7E59" w:rsidRDefault="00AD7E59" w:rsidP="009E7F61">
            <w:pPr>
              <w:pStyle w:val="NoSpacing"/>
              <w:rPr>
                <w:rFonts w:ascii="Cambria Math" w:hAnsi="Cambria Math" w:cs="Cambria Math"/>
              </w:rPr>
            </w:pPr>
          </w:p>
          <w:p w14:paraId="1209CFD9" w14:textId="02C89F63" w:rsidR="009E7F61" w:rsidRPr="00532B54" w:rsidRDefault="00AD7E59" w:rsidP="009E7F61">
            <w:pPr>
              <w:pStyle w:val="NoSpacing"/>
            </w:pPr>
            <w:r>
              <w:rPr>
                <w:rFonts w:ascii="Cambria Math" w:hAnsi="Cambria Math" w:cs="Cambria Math"/>
              </w:rPr>
              <w:t xml:space="preserve">Result </w:t>
            </w:r>
            <w:r w:rsidR="009E7F61">
              <w:rPr>
                <w:rFonts w:ascii="Cambria Math" w:hAnsi="Cambria Math" w:cs="Cambria Math"/>
              </w:rPr>
              <w:t>=</w:t>
            </w:r>
          </w:p>
          <w:p w14:paraId="0D4EEC8D" w14:textId="05F79C42" w:rsidR="00445C1A" w:rsidRDefault="00C27F6D" w:rsidP="007E32B9">
            <w:pPr>
              <w:pStyle w:val="NoSpacing"/>
            </w:pPr>
            <w:r>
              <w:t>1a</w:t>
            </w:r>
          </w:p>
        </w:tc>
        <w:tc>
          <w:tcPr>
            <w:tcW w:w="2091" w:type="dxa"/>
          </w:tcPr>
          <w:p w14:paraId="6AA31098" w14:textId="5D74661A" w:rsidR="009E7F61" w:rsidRDefault="003E5543" w:rsidP="009E7F61">
            <w:pPr>
              <w:pStyle w:val="NoSpacing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20</w:t>
            </w:r>
            <w:r w:rsidR="009E7F61" w:rsidRPr="00532B54">
              <w:rPr>
                <w:rFonts w:ascii="Cambria Math" w:hAnsi="Cambria Math" w:cs="Cambria Math"/>
              </w:rPr>
              <w:t>⊕</w:t>
            </w:r>
            <w:r w:rsidR="009E7F61">
              <w:rPr>
                <w:rFonts w:ascii="Cambria Math" w:hAnsi="Cambria Math" w:cs="Cambria Math"/>
              </w:rPr>
              <w:t xml:space="preserve"> </w:t>
            </w:r>
            <w:r>
              <w:rPr>
                <w:rFonts w:ascii="Cambria Math" w:hAnsi="Cambria Math" w:cs="Cambria Math"/>
              </w:rPr>
              <w:t>74</w:t>
            </w:r>
            <w:r w:rsidR="009E7F61">
              <w:rPr>
                <w:rFonts w:ascii="Cambria Math" w:hAnsi="Cambria Math" w:cs="Cambria Math"/>
              </w:rPr>
              <w:t xml:space="preserve">= </w:t>
            </w:r>
            <w:r w:rsidR="00F8067B">
              <w:rPr>
                <w:rFonts w:ascii="Cambria Math" w:hAnsi="Cambria Math" w:cs="Cambria Math"/>
              </w:rPr>
              <w:t>54</w:t>
            </w:r>
          </w:p>
          <w:p w14:paraId="0CC07808" w14:textId="46018141" w:rsidR="009E7F61" w:rsidRPr="00532B54" w:rsidRDefault="00F8067B" w:rsidP="009E7F61">
            <w:pPr>
              <w:pStyle w:val="NoSpacing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54</w:t>
            </w:r>
            <w:r w:rsidR="009E7F61" w:rsidRPr="00532B54">
              <w:rPr>
                <w:rFonts w:ascii="Cambria Math" w:hAnsi="Cambria Math" w:cs="Cambria Math"/>
              </w:rPr>
              <w:t>⊕</w:t>
            </w:r>
            <w:r w:rsidR="009E7F61">
              <w:rPr>
                <w:rFonts w:ascii="Cambria Math" w:hAnsi="Cambria Math" w:cs="Cambria Math"/>
              </w:rPr>
              <w:t xml:space="preserve"> </w:t>
            </w:r>
            <w:r w:rsidR="003E5543">
              <w:rPr>
                <w:rFonts w:ascii="Cambria Math" w:hAnsi="Cambria Math" w:cs="Cambria Math"/>
              </w:rPr>
              <w:t>20</w:t>
            </w:r>
            <w:r w:rsidR="009E7F61">
              <w:rPr>
                <w:rFonts w:ascii="Cambria Math" w:hAnsi="Cambria Math" w:cs="Cambria Math"/>
              </w:rPr>
              <w:t>=</w:t>
            </w:r>
            <w:r w:rsidR="00FC44F4">
              <w:rPr>
                <w:rFonts w:ascii="Cambria Math" w:hAnsi="Cambria Math" w:cs="Cambria Math"/>
              </w:rPr>
              <w:t xml:space="preserve"> 74</w:t>
            </w:r>
          </w:p>
          <w:p w14:paraId="4EC97218" w14:textId="52D9A52C" w:rsidR="009E7F61" w:rsidRPr="00532B54" w:rsidRDefault="00FC44F4" w:rsidP="009E7F61">
            <w:pPr>
              <w:pStyle w:val="NoSpacing"/>
            </w:pPr>
            <w:r>
              <w:rPr>
                <w:rFonts w:ascii="Cambria Math" w:hAnsi="Cambria Math" w:cs="Cambria Math"/>
              </w:rPr>
              <w:t>74</w:t>
            </w:r>
            <w:r w:rsidR="009E7F61" w:rsidRPr="00532B54">
              <w:rPr>
                <w:rFonts w:ascii="Cambria Math" w:hAnsi="Cambria Math" w:cs="Cambria Math"/>
              </w:rPr>
              <w:t>⊕</w:t>
            </w:r>
            <w:r w:rsidR="00771DC6">
              <w:rPr>
                <w:rFonts w:ascii="Cambria Math" w:hAnsi="Cambria Math" w:cs="Cambria Math"/>
              </w:rPr>
              <w:t xml:space="preserve"> </w:t>
            </w:r>
            <w:r w:rsidR="003E5543">
              <w:rPr>
                <w:rFonts w:ascii="Cambria Math" w:hAnsi="Cambria Math" w:cs="Cambria Math"/>
              </w:rPr>
              <w:t>61</w:t>
            </w:r>
            <w:r w:rsidR="009E7F61">
              <w:rPr>
                <w:rFonts w:ascii="Cambria Math" w:hAnsi="Cambria Math" w:cs="Cambria Math"/>
              </w:rPr>
              <w:t>=</w:t>
            </w:r>
            <w:r>
              <w:rPr>
                <w:rFonts w:ascii="Cambria Math" w:hAnsi="Cambria Math" w:cs="Cambria Math"/>
              </w:rPr>
              <w:t xml:space="preserve"> 15</w:t>
            </w:r>
          </w:p>
          <w:p w14:paraId="212ADC7C" w14:textId="51C18EE5" w:rsidR="009E7F61" w:rsidRDefault="00FC44F4" w:rsidP="009E7F61">
            <w:pPr>
              <w:pStyle w:val="NoSpacing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 xml:space="preserve">15 </w:t>
            </w:r>
            <w:r w:rsidR="009E7F61" w:rsidRPr="00532B54">
              <w:rPr>
                <w:rFonts w:ascii="Cambria Math" w:hAnsi="Cambria Math" w:cs="Cambria Math"/>
              </w:rPr>
              <w:t>⊕</w:t>
            </w:r>
            <w:r w:rsidR="003E5543">
              <w:rPr>
                <w:rFonts w:ascii="Cambria Math" w:hAnsi="Cambria Math" w:cs="Cambria Math"/>
              </w:rPr>
              <w:t xml:space="preserve"> 68</w:t>
            </w:r>
            <w:r w:rsidR="009E7F61">
              <w:rPr>
                <w:rFonts w:ascii="Cambria Math" w:hAnsi="Cambria Math" w:cs="Cambria Math"/>
              </w:rPr>
              <w:t>=</w:t>
            </w:r>
            <w:r w:rsidR="00477C3C">
              <w:rPr>
                <w:rFonts w:ascii="Cambria Math" w:hAnsi="Cambria Math" w:cs="Cambria Math"/>
              </w:rPr>
              <w:t xml:space="preserve"> 7d</w:t>
            </w:r>
          </w:p>
          <w:p w14:paraId="7961F0F4" w14:textId="77777777" w:rsidR="00AD7E59" w:rsidRDefault="00AD7E59" w:rsidP="009E7F61">
            <w:pPr>
              <w:pStyle w:val="NoSpacing"/>
              <w:rPr>
                <w:rFonts w:ascii="Cambria Math" w:hAnsi="Cambria Math" w:cs="Cambria Math"/>
              </w:rPr>
            </w:pPr>
          </w:p>
          <w:p w14:paraId="04594BC1" w14:textId="06B98E01" w:rsidR="009E7F61" w:rsidRPr="00532B54" w:rsidRDefault="00AD7E59" w:rsidP="009E7F61">
            <w:pPr>
              <w:pStyle w:val="NoSpacing"/>
            </w:pPr>
            <w:r>
              <w:rPr>
                <w:rFonts w:ascii="Cambria Math" w:hAnsi="Cambria Math" w:cs="Cambria Math"/>
              </w:rPr>
              <w:t xml:space="preserve">Result </w:t>
            </w:r>
            <w:r w:rsidR="009E7F61">
              <w:rPr>
                <w:rFonts w:ascii="Cambria Math" w:hAnsi="Cambria Math" w:cs="Cambria Math"/>
              </w:rPr>
              <w:t>=</w:t>
            </w:r>
          </w:p>
          <w:p w14:paraId="27D5884F" w14:textId="0355CD9C" w:rsidR="00445C1A" w:rsidRDefault="00477C3C" w:rsidP="007E32B9">
            <w:pPr>
              <w:pStyle w:val="NoSpacing"/>
            </w:pPr>
            <w:r>
              <w:t>7d</w:t>
            </w:r>
          </w:p>
        </w:tc>
        <w:tc>
          <w:tcPr>
            <w:tcW w:w="2092" w:type="dxa"/>
          </w:tcPr>
          <w:p w14:paraId="754267CB" w14:textId="77777777" w:rsidR="00922564" w:rsidRDefault="003E5543" w:rsidP="009E7F61">
            <w:pPr>
              <w:pStyle w:val="NoSpacing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73</w:t>
            </w:r>
            <w:r w:rsidR="009E7F61" w:rsidRPr="00532B54">
              <w:rPr>
                <w:rFonts w:ascii="Cambria Math" w:hAnsi="Cambria Math" w:cs="Cambria Math"/>
              </w:rPr>
              <w:t>⊕</w:t>
            </w:r>
            <w:r w:rsidR="009E7F61">
              <w:rPr>
                <w:rFonts w:ascii="Cambria Math" w:hAnsi="Cambria Math" w:cs="Cambria Math"/>
              </w:rPr>
              <w:t xml:space="preserve"> </w:t>
            </w:r>
            <w:r>
              <w:rPr>
                <w:rFonts w:ascii="Cambria Math" w:hAnsi="Cambria Math" w:cs="Cambria Math"/>
              </w:rPr>
              <w:t>61</w:t>
            </w:r>
            <w:r w:rsidR="009E7F61">
              <w:rPr>
                <w:rFonts w:ascii="Cambria Math" w:hAnsi="Cambria Math" w:cs="Cambria Math"/>
              </w:rPr>
              <w:t xml:space="preserve">= </w:t>
            </w:r>
            <w:r w:rsidR="00477C3C">
              <w:rPr>
                <w:rFonts w:ascii="Cambria Math" w:hAnsi="Cambria Math" w:cs="Cambria Math"/>
              </w:rPr>
              <w:t>12</w:t>
            </w:r>
          </w:p>
          <w:p w14:paraId="7DB00DAD" w14:textId="77077C8F" w:rsidR="009E7F61" w:rsidRPr="00532B54" w:rsidRDefault="00477C3C" w:rsidP="009E7F61">
            <w:pPr>
              <w:pStyle w:val="NoSpacing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12</w:t>
            </w:r>
            <w:r w:rsidR="009E7F61" w:rsidRPr="00532B54">
              <w:rPr>
                <w:rFonts w:ascii="Cambria Math" w:hAnsi="Cambria Math" w:cs="Cambria Math"/>
              </w:rPr>
              <w:t>⊕</w:t>
            </w:r>
            <w:r w:rsidR="009E7F61">
              <w:rPr>
                <w:rFonts w:ascii="Cambria Math" w:hAnsi="Cambria Math" w:cs="Cambria Math"/>
              </w:rPr>
              <w:t xml:space="preserve"> </w:t>
            </w:r>
            <w:r w:rsidR="00F8067B">
              <w:rPr>
                <w:rFonts w:ascii="Cambria Math" w:hAnsi="Cambria Math" w:cs="Cambria Math"/>
              </w:rPr>
              <w:t>43</w:t>
            </w:r>
            <w:r w:rsidR="009E7F61">
              <w:rPr>
                <w:rFonts w:ascii="Cambria Math" w:hAnsi="Cambria Math" w:cs="Cambria Math"/>
              </w:rPr>
              <w:t>=</w:t>
            </w:r>
            <w:r w:rsidR="0060538A">
              <w:rPr>
                <w:rFonts w:ascii="Cambria Math" w:hAnsi="Cambria Math" w:cs="Cambria Math"/>
              </w:rPr>
              <w:t xml:space="preserve"> </w:t>
            </w:r>
            <w:r w:rsidR="00922564">
              <w:rPr>
                <w:rFonts w:ascii="Cambria Math" w:hAnsi="Cambria Math" w:cs="Cambria Math"/>
              </w:rPr>
              <w:t>51</w:t>
            </w:r>
          </w:p>
          <w:p w14:paraId="6609A72C" w14:textId="71CDA5F8" w:rsidR="009E7F61" w:rsidRPr="00532B54" w:rsidRDefault="00922564" w:rsidP="009E7F61">
            <w:pPr>
              <w:pStyle w:val="NoSpacing"/>
            </w:pPr>
            <w:r>
              <w:rPr>
                <w:rFonts w:ascii="Cambria Math" w:hAnsi="Cambria Math" w:cs="Cambria Math"/>
              </w:rPr>
              <w:t xml:space="preserve">51 </w:t>
            </w:r>
            <w:r w:rsidR="009E7F61" w:rsidRPr="00532B54">
              <w:rPr>
                <w:rFonts w:ascii="Cambria Math" w:hAnsi="Cambria Math" w:cs="Cambria Math"/>
              </w:rPr>
              <w:t>⊕</w:t>
            </w:r>
            <w:r w:rsidR="00F8067B">
              <w:rPr>
                <w:rFonts w:ascii="Cambria Math" w:hAnsi="Cambria Math" w:cs="Cambria Math"/>
              </w:rPr>
              <w:t xml:space="preserve"> 74</w:t>
            </w:r>
            <w:r w:rsidR="009E7F61">
              <w:rPr>
                <w:rFonts w:ascii="Cambria Math" w:hAnsi="Cambria Math" w:cs="Cambria Math"/>
              </w:rPr>
              <w:t>=</w:t>
            </w:r>
            <w:r w:rsidR="0060538A">
              <w:rPr>
                <w:rFonts w:ascii="Cambria Math" w:hAnsi="Cambria Math" w:cs="Cambria Math"/>
              </w:rPr>
              <w:t xml:space="preserve"> </w:t>
            </w:r>
            <w:r>
              <w:rPr>
                <w:rFonts w:ascii="Cambria Math" w:hAnsi="Cambria Math" w:cs="Cambria Math"/>
              </w:rPr>
              <w:t>25</w:t>
            </w:r>
          </w:p>
          <w:p w14:paraId="1B5F309B" w14:textId="4E29C06B" w:rsidR="009E7F61" w:rsidRDefault="00922564" w:rsidP="009E7F61">
            <w:pPr>
              <w:pStyle w:val="NoSpacing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25</w:t>
            </w:r>
            <w:r w:rsidR="009E7F61" w:rsidRPr="00532B54">
              <w:rPr>
                <w:rFonts w:ascii="Cambria Math" w:hAnsi="Cambria Math" w:cs="Cambria Math"/>
              </w:rPr>
              <w:t>⊕</w:t>
            </w:r>
            <w:r w:rsidR="00F8067B">
              <w:rPr>
                <w:rFonts w:ascii="Cambria Math" w:hAnsi="Cambria Math" w:cs="Cambria Math"/>
              </w:rPr>
              <w:t xml:space="preserve"> 75</w:t>
            </w:r>
            <w:r w:rsidR="009E7F61">
              <w:rPr>
                <w:rFonts w:ascii="Cambria Math" w:hAnsi="Cambria Math" w:cs="Cambria Math"/>
              </w:rPr>
              <w:t>=</w:t>
            </w:r>
            <w:r w:rsidR="00920D47">
              <w:rPr>
                <w:rFonts w:ascii="Cambria Math" w:hAnsi="Cambria Math" w:cs="Cambria Math"/>
              </w:rPr>
              <w:t xml:space="preserve"> </w:t>
            </w:r>
            <w:r w:rsidR="00F875CB">
              <w:rPr>
                <w:rFonts w:ascii="Cambria Math" w:hAnsi="Cambria Math" w:cs="Cambria Math"/>
              </w:rPr>
              <w:t>50</w:t>
            </w:r>
          </w:p>
          <w:p w14:paraId="107FE6AA" w14:textId="77777777" w:rsidR="00AD7E59" w:rsidRDefault="00AD7E59" w:rsidP="009E7F61">
            <w:pPr>
              <w:pStyle w:val="NoSpacing"/>
              <w:rPr>
                <w:rFonts w:ascii="Cambria Math" w:hAnsi="Cambria Math" w:cs="Cambria Math"/>
              </w:rPr>
            </w:pPr>
          </w:p>
          <w:p w14:paraId="2DD87A2F" w14:textId="62A40211" w:rsidR="009E7F61" w:rsidRPr="00532B54" w:rsidRDefault="00AD7E59" w:rsidP="009E7F61">
            <w:pPr>
              <w:pStyle w:val="NoSpacing"/>
            </w:pPr>
            <w:r>
              <w:rPr>
                <w:rFonts w:ascii="Cambria Math" w:hAnsi="Cambria Math" w:cs="Cambria Math"/>
              </w:rPr>
              <w:t xml:space="preserve">Result </w:t>
            </w:r>
            <w:r w:rsidR="009E7F61">
              <w:rPr>
                <w:rFonts w:ascii="Cambria Math" w:hAnsi="Cambria Math" w:cs="Cambria Math"/>
              </w:rPr>
              <w:t>=</w:t>
            </w:r>
          </w:p>
          <w:p w14:paraId="45DB032F" w14:textId="2F949379" w:rsidR="00445C1A" w:rsidRDefault="00F875CB" w:rsidP="007E32B9">
            <w:pPr>
              <w:pStyle w:val="NoSpacing"/>
            </w:pPr>
            <w:r>
              <w:t>50</w:t>
            </w:r>
          </w:p>
        </w:tc>
      </w:tr>
    </w:tbl>
    <w:p w14:paraId="199D41FD" w14:textId="77777777" w:rsidR="00445C1A" w:rsidRDefault="00445C1A" w:rsidP="007E32B9">
      <w:pPr>
        <w:pStyle w:val="NoSpacing"/>
      </w:pPr>
    </w:p>
    <w:p w14:paraId="1BAD7E8A" w14:textId="7CBC37E9" w:rsidR="007E405B" w:rsidRDefault="007E405B" w:rsidP="007E32B9">
      <w:pPr>
        <w:pStyle w:val="NoSpacing"/>
      </w:pPr>
      <w:r>
        <w:t>Note: X refers to</w:t>
      </w:r>
      <w:r w:rsidR="00771DC6">
        <w:t xml:space="preserve"> the column.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6"/>
        <w:gridCol w:w="1746"/>
        <w:gridCol w:w="1746"/>
        <w:gridCol w:w="1746"/>
        <w:gridCol w:w="1747"/>
        <w:gridCol w:w="1725"/>
      </w:tblGrid>
      <w:tr w:rsidR="000B201F" w14:paraId="2415411A" w14:textId="2559F02C" w:rsidTr="000B201F">
        <w:tc>
          <w:tcPr>
            <w:tcW w:w="1746" w:type="dxa"/>
          </w:tcPr>
          <w:p w14:paraId="1DAABB6E" w14:textId="385B0938" w:rsidR="000B201F" w:rsidRPr="007E405B" w:rsidRDefault="000B201F" w:rsidP="007E32B9">
            <w:pPr>
              <w:pStyle w:val="NoSpacing"/>
              <w:rPr>
                <w:b/>
                <w:bCs/>
              </w:rPr>
            </w:pPr>
            <w:r w:rsidRPr="007E405B">
              <w:rPr>
                <w:b/>
                <w:bCs/>
              </w:rPr>
              <w:t>X</w:t>
            </w:r>
          </w:p>
        </w:tc>
        <w:tc>
          <w:tcPr>
            <w:tcW w:w="1746" w:type="dxa"/>
          </w:tcPr>
          <w:p w14:paraId="39E52E79" w14:textId="177D7A92" w:rsidR="000B201F" w:rsidRDefault="000B201F" w:rsidP="007E32B9">
            <w:pPr>
              <w:pStyle w:val="NoSpacing"/>
            </w:pPr>
            <w:r>
              <w:t>0</w:t>
            </w:r>
          </w:p>
        </w:tc>
        <w:tc>
          <w:tcPr>
            <w:tcW w:w="1746" w:type="dxa"/>
          </w:tcPr>
          <w:p w14:paraId="2834A4AF" w14:textId="6C4B1BAE" w:rsidR="000B201F" w:rsidRDefault="000B201F" w:rsidP="007E32B9">
            <w:pPr>
              <w:pStyle w:val="NoSpacing"/>
            </w:pPr>
            <w:r>
              <w:t>1</w:t>
            </w:r>
          </w:p>
        </w:tc>
        <w:tc>
          <w:tcPr>
            <w:tcW w:w="1746" w:type="dxa"/>
          </w:tcPr>
          <w:p w14:paraId="069EA76B" w14:textId="1871CC76" w:rsidR="000B201F" w:rsidRDefault="000B201F" w:rsidP="007E32B9">
            <w:pPr>
              <w:pStyle w:val="NoSpacing"/>
            </w:pPr>
            <w:r>
              <w:t>2</w:t>
            </w:r>
          </w:p>
        </w:tc>
        <w:tc>
          <w:tcPr>
            <w:tcW w:w="1747" w:type="dxa"/>
          </w:tcPr>
          <w:p w14:paraId="0F895F2F" w14:textId="60BD9438" w:rsidR="000B201F" w:rsidRDefault="000B201F" w:rsidP="007E32B9">
            <w:pPr>
              <w:pStyle w:val="NoSpacing"/>
            </w:pPr>
            <w:r>
              <w:t>3</w:t>
            </w:r>
          </w:p>
        </w:tc>
        <w:tc>
          <w:tcPr>
            <w:tcW w:w="1725" w:type="dxa"/>
          </w:tcPr>
          <w:p w14:paraId="065F96BD" w14:textId="32289819" w:rsidR="000B201F" w:rsidRDefault="000B201F" w:rsidP="007E32B9">
            <w:pPr>
              <w:pStyle w:val="NoSpacing"/>
            </w:pPr>
            <w:r>
              <w:t>4</w:t>
            </w:r>
          </w:p>
        </w:tc>
      </w:tr>
      <w:tr w:rsidR="000B201F" w14:paraId="5B7A51DE" w14:textId="0942DEB7" w:rsidTr="000B201F">
        <w:tc>
          <w:tcPr>
            <w:tcW w:w="1746" w:type="dxa"/>
          </w:tcPr>
          <w:p w14:paraId="5E6F50AB" w14:textId="2011C183" w:rsidR="000B201F" w:rsidRPr="000B201F" w:rsidRDefault="000B201F" w:rsidP="007E32B9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  <w:r w:rsidR="00B62D49">
              <w:rPr>
                <w:b/>
                <w:bCs/>
              </w:rPr>
              <w:t>[</w:t>
            </w:r>
            <w:r>
              <w:rPr>
                <w:b/>
                <w:bCs/>
              </w:rPr>
              <w:t>X</w:t>
            </w:r>
            <w:r w:rsidR="00B62D49">
              <w:rPr>
                <w:b/>
                <w:bCs/>
              </w:rPr>
              <w:t>]</w:t>
            </w:r>
          </w:p>
        </w:tc>
        <w:tc>
          <w:tcPr>
            <w:tcW w:w="1746" w:type="dxa"/>
          </w:tcPr>
          <w:p w14:paraId="6F76A23C" w14:textId="4448B164" w:rsidR="000B201F" w:rsidRDefault="0089397E" w:rsidP="007E32B9">
            <w:pPr>
              <w:pStyle w:val="NoSpacing"/>
            </w:pPr>
            <w:r>
              <w:t>4C</w:t>
            </w:r>
          </w:p>
        </w:tc>
        <w:tc>
          <w:tcPr>
            <w:tcW w:w="1746" w:type="dxa"/>
          </w:tcPr>
          <w:p w14:paraId="353ACA23" w14:textId="44538685" w:rsidR="000B201F" w:rsidRDefault="00F875CB" w:rsidP="007E32B9">
            <w:pPr>
              <w:pStyle w:val="NoSpacing"/>
            </w:pPr>
            <w:r>
              <w:t>38</w:t>
            </w:r>
          </w:p>
        </w:tc>
        <w:tc>
          <w:tcPr>
            <w:tcW w:w="1746" w:type="dxa"/>
          </w:tcPr>
          <w:p w14:paraId="2B6981C0" w14:textId="1C30B996" w:rsidR="000B201F" w:rsidRDefault="00F875CB" w:rsidP="007E32B9">
            <w:pPr>
              <w:pStyle w:val="NoSpacing"/>
            </w:pPr>
            <w:r>
              <w:t>1a</w:t>
            </w:r>
          </w:p>
        </w:tc>
        <w:tc>
          <w:tcPr>
            <w:tcW w:w="1747" w:type="dxa"/>
          </w:tcPr>
          <w:p w14:paraId="09A35ED9" w14:textId="54073889" w:rsidR="000B201F" w:rsidRDefault="00F875CB" w:rsidP="007E32B9">
            <w:pPr>
              <w:pStyle w:val="NoSpacing"/>
            </w:pPr>
            <w:r>
              <w:t>7d</w:t>
            </w:r>
          </w:p>
        </w:tc>
        <w:tc>
          <w:tcPr>
            <w:tcW w:w="1725" w:type="dxa"/>
          </w:tcPr>
          <w:p w14:paraId="6566CE59" w14:textId="04C3B846" w:rsidR="000B201F" w:rsidRDefault="00F875CB" w:rsidP="007E32B9">
            <w:pPr>
              <w:pStyle w:val="NoSpacing"/>
            </w:pPr>
            <w:r>
              <w:t>50</w:t>
            </w:r>
          </w:p>
        </w:tc>
      </w:tr>
    </w:tbl>
    <w:p w14:paraId="66C47FB6" w14:textId="77777777" w:rsidR="002870E0" w:rsidRDefault="002870E0" w:rsidP="007E32B9">
      <w:pPr>
        <w:pStyle w:val="NoSpacing"/>
      </w:pPr>
    </w:p>
    <w:p w14:paraId="75182CBE" w14:textId="3E125DFC" w:rsidR="002870E0" w:rsidRDefault="00B62D49" w:rsidP="007E32B9">
      <w:pPr>
        <w:pStyle w:val="NoSpacing"/>
      </w:pPr>
      <w:r>
        <w:t>Now we calculate D[x]</w:t>
      </w:r>
      <w:r w:rsidR="007B5490">
        <w:t xml:space="preserve">. We use the following code in java. Run </w:t>
      </w:r>
      <w:r w:rsidR="007B5490" w:rsidRPr="007E6C34">
        <w:rPr>
          <w:b/>
          <w:bCs/>
        </w:rPr>
        <w:t>as Q1Theta.java.</w:t>
      </w:r>
      <w:r w:rsidR="007B5490">
        <w:t xml:space="preserve"> </w:t>
      </w:r>
    </w:p>
    <w:p w14:paraId="581A3A37" w14:textId="0AA2ED4F" w:rsidR="007E6C34" w:rsidRDefault="007E6C34" w:rsidP="007E6C34">
      <w:pPr>
        <w:pStyle w:val="NoSpacing"/>
        <w:numPr>
          <w:ilvl w:val="0"/>
          <w:numId w:val="2"/>
        </w:numPr>
      </w:pPr>
      <w:r>
        <w:t xml:space="preserve">It will take way to long to calculate by hand and validate. </w:t>
      </w:r>
    </w:p>
    <w:p w14:paraId="3995F41C" w14:textId="77777777" w:rsidR="002C17BB" w:rsidRDefault="002C17BB" w:rsidP="007E32B9">
      <w:pPr>
        <w:pStyle w:val="NoSpacing"/>
      </w:pPr>
    </w:p>
    <w:p w14:paraId="1FA2065E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>public class Q1Theta {</w:t>
      </w:r>
    </w:p>
    <w:p w14:paraId="25DAF740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 xml:space="preserve">    public static void </w:t>
      </w:r>
      <w:proofErr w:type="gramStart"/>
      <w:r w:rsidRPr="00487314">
        <w:rPr>
          <w:color w:val="4EA72E" w:themeColor="accent6"/>
        </w:rPr>
        <w:t>main(String[</w:t>
      </w:r>
      <w:proofErr w:type="gramEnd"/>
      <w:r w:rsidRPr="00487314">
        <w:rPr>
          <w:color w:val="4EA72E" w:themeColor="accent6"/>
        </w:rPr>
        <w:t xml:space="preserve">] </w:t>
      </w:r>
      <w:proofErr w:type="spellStart"/>
      <w:r w:rsidRPr="00487314">
        <w:rPr>
          <w:color w:val="4EA72E" w:themeColor="accent6"/>
        </w:rPr>
        <w:t>args</w:t>
      </w:r>
      <w:proofErr w:type="spellEnd"/>
      <w:r w:rsidRPr="00487314">
        <w:rPr>
          <w:color w:val="4EA72E" w:themeColor="accent6"/>
        </w:rPr>
        <w:t>) {</w:t>
      </w:r>
    </w:p>
    <w:p w14:paraId="5C4C2771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>        // Column parity C[x] (precomputed)</w:t>
      </w:r>
    </w:p>
    <w:p w14:paraId="7092080B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 xml:space="preserve">        </w:t>
      </w:r>
      <w:proofErr w:type="gramStart"/>
      <w:r w:rsidRPr="00487314">
        <w:rPr>
          <w:color w:val="4EA72E" w:themeColor="accent6"/>
        </w:rPr>
        <w:t>int[</w:t>
      </w:r>
      <w:proofErr w:type="gramEnd"/>
      <w:r w:rsidRPr="00487314">
        <w:rPr>
          <w:color w:val="4EA72E" w:themeColor="accent6"/>
        </w:rPr>
        <w:t xml:space="preserve">] C = </w:t>
      </w:r>
      <w:proofErr w:type="gramStart"/>
      <w:r w:rsidRPr="00487314">
        <w:rPr>
          <w:color w:val="4EA72E" w:themeColor="accent6"/>
        </w:rPr>
        <w:t>{ 0</w:t>
      </w:r>
      <w:proofErr w:type="gramEnd"/>
      <w:r w:rsidRPr="00487314">
        <w:rPr>
          <w:color w:val="4EA72E" w:themeColor="accent6"/>
        </w:rPr>
        <w:t>x4C, 0x38, 0x1A, 0x7D, 0x</w:t>
      </w:r>
      <w:proofErr w:type="gramStart"/>
      <w:r w:rsidRPr="00487314">
        <w:rPr>
          <w:color w:val="4EA72E" w:themeColor="accent6"/>
        </w:rPr>
        <w:t>50 }</w:t>
      </w:r>
      <w:proofErr w:type="gramEnd"/>
      <w:r w:rsidRPr="00487314">
        <w:rPr>
          <w:color w:val="4EA72E" w:themeColor="accent6"/>
        </w:rPr>
        <w:t>;</w:t>
      </w:r>
    </w:p>
    <w:p w14:paraId="2D4B80B6" w14:textId="77777777" w:rsidR="00487314" w:rsidRPr="00487314" w:rsidRDefault="00487314" w:rsidP="00487314">
      <w:pPr>
        <w:pStyle w:val="NoSpacing"/>
        <w:rPr>
          <w:color w:val="4EA72E" w:themeColor="accent6"/>
        </w:rPr>
      </w:pPr>
    </w:p>
    <w:p w14:paraId="4495A38E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>        // Step 1: Calculate D[x] = C[(x-</w:t>
      </w:r>
      <w:proofErr w:type="gramStart"/>
      <w:r w:rsidRPr="00487314">
        <w:rPr>
          <w:color w:val="4EA72E" w:themeColor="accent6"/>
        </w:rPr>
        <w:t>1)%</w:t>
      </w:r>
      <w:proofErr w:type="gramEnd"/>
      <w:r w:rsidRPr="00487314">
        <w:rPr>
          <w:color w:val="4EA72E" w:themeColor="accent6"/>
        </w:rPr>
        <w:t xml:space="preserve">5] </w:t>
      </w:r>
      <w:r w:rsidRPr="00487314">
        <w:rPr>
          <w:rFonts w:ascii="Cambria Math" w:hAnsi="Cambria Math" w:cs="Cambria Math"/>
          <w:color w:val="4EA72E" w:themeColor="accent6"/>
        </w:rPr>
        <w:t>⊕</w:t>
      </w:r>
      <w:r w:rsidRPr="00487314">
        <w:rPr>
          <w:color w:val="4EA72E" w:themeColor="accent6"/>
        </w:rPr>
        <w:t xml:space="preserve"> rot(C[(x+</w:t>
      </w:r>
      <w:proofErr w:type="gramStart"/>
      <w:r w:rsidRPr="00487314">
        <w:rPr>
          <w:color w:val="4EA72E" w:themeColor="accent6"/>
        </w:rPr>
        <w:t>1)%</w:t>
      </w:r>
      <w:proofErr w:type="gramEnd"/>
      <w:r w:rsidRPr="00487314">
        <w:rPr>
          <w:color w:val="4EA72E" w:themeColor="accent6"/>
        </w:rPr>
        <w:t>5], 1)</w:t>
      </w:r>
    </w:p>
    <w:p w14:paraId="3BB04578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 xml:space="preserve">        </w:t>
      </w:r>
      <w:proofErr w:type="gramStart"/>
      <w:r w:rsidRPr="00487314">
        <w:rPr>
          <w:color w:val="4EA72E" w:themeColor="accent6"/>
        </w:rPr>
        <w:t>int[</w:t>
      </w:r>
      <w:proofErr w:type="gramEnd"/>
      <w:r w:rsidRPr="00487314">
        <w:rPr>
          <w:color w:val="4EA72E" w:themeColor="accent6"/>
        </w:rPr>
        <w:t xml:space="preserve">] D = new </w:t>
      </w:r>
      <w:proofErr w:type="gramStart"/>
      <w:r w:rsidRPr="00487314">
        <w:rPr>
          <w:color w:val="4EA72E" w:themeColor="accent6"/>
        </w:rPr>
        <w:t>int[</w:t>
      </w:r>
      <w:proofErr w:type="gramEnd"/>
      <w:r w:rsidRPr="00487314">
        <w:rPr>
          <w:color w:val="4EA72E" w:themeColor="accent6"/>
        </w:rPr>
        <w:t>5</w:t>
      </w:r>
      <w:proofErr w:type="gramStart"/>
      <w:r w:rsidRPr="00487314">
        <w:rPr>
          <w:color w:val="4EA72E" w:themeColor="accent6"/>
        </w:rPr>
        <w:t>];</w:t>
      </w:r>
      <w:proofErr w:type="gramEnd"/>
    </w:p>
    <w:p w14:paraId="7465DFFC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lastRenderedPageBreak/>
        <w:t>        for (int x = 0; x &lt; 5; x++) {</w:t>
      </w:r>
    </w:p>
    <w:p w14:paraId="034ECD1F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 xml:space="preserve">            int left = </w:t>
      </w:r>
      <w:proofErr w:type="gramStart"/>
      <w:r w:rsidRPr="00487314">
        <w:rPr>
          <w:color w:val="4EA72E" w:themeColor="accent6"/>
        </w:rPr>
        <w:t>C[</w:t>
      </w:r>
      <w:proofErr w:type="gramEnd"/>
      <w:r w:rsidRPr="00487314">
        <w:rPr>
          <w:color w:val="4EA72E" w:themeColor="accent6"/>
        </w:rPr>
        <w:t>(x - 1 + 5) % 5]; // Handle wrap-around</w:t>
      </w:r>
    </w:p>
    <w:p w14:paraId="011FDA6F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 xml:space="preserve">            int right = </w:t>
      </w:r>
      <w:proofErr w:type="gramStart"/>
      <w:r w:rsidRPr="00487314">
        <w:rPr>
          <w:color w:val="4EA72E" w:themeColor="accent6"/>
        </w:rPr>
        <w:t>C[</w:t>
      </w:r>
      <w:proofErr w:type="gramEnd"/>
      <w:r w:rsidRPr="00487314">
        <w:rPr>
          <w:color w:val="4EA72E" w:themeColor="accent6"/>
        </w:rPr>
        <w:t>(x + 1) % 5</w:t>
      </w:r>
      <w:proofErr w:type="gramStart"/>
      <w:r w:rsidRPr="00487314">
        <w:rPr>
          <w:color w:val="4EA72E" w:themeColor="accent6"/>
        </w:rPr>
        <w:t>];</w:t>
      </w:r>
      <w:proofErr w:type="gramEnd"/>
    </w:p>
    <w:p w14:paraId="3E0B8255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 xml:space="preserve">            int </w:t>
      </w:r>
      <w:proofErr w:type="spellStart"/>
      <w:r w:rsidRPr="00487314">
        <w:rPr>
          <w:color w:val="4EA72E" w:themeColor="accent6"/>
        </w:rPr>
        <w:t>rotatedRight</w:t>
      </w:r>
      <w:proofErr w:type="spellEnd"/>
      <w:r w:rsidRPr="00487314">
        <w:rPr>
          <w:color w:val="4EA72E" w:themeColor="accent6"/>
        </w:rPr>
        <w:t xml:space="preserve"> = </w:t>
      </w:r>
      <w:proofErr w:type="spellStart"/>
      <w:proofErr w:type="gramStart"/>
      <w:r w:rsidRPr="00487314">
        <w:rPr>
          <w:color w:val="4EA72E" w:themeColor="accent6"/>
        </w:rPr>
        <w:t>rotateLeft</w:t>
      </w:r>
      <w:proofErr w:type="spellEnd"/>
      <w:r w:rsidRPr="00487314">
        <w:rPr>
          <w:color w:val="4EA72E" w:themeColor="accent6"/>
        </w:rPr>
        <w:t>(</w:t>
      </w:r>
      <w:proofErr w:type="gramEnd"/>
      <w:r w:rsidRPr="00487314">
        <w:rPr>
          <w:color w:val="4EA72E" w:themeColor="accent6"/>
        </w:rPr>
        <w:t>right, 1); // Rotate left by 1 bit</w:t>
      </w:r>
    </w:p>
    <w:p w14:paraId="5A93D595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 xml:space="preserve">            D[x] = left ^ </w:t>
      </w:r>
      <w:proofErr w:type="spellStart"/>
      <w:proofErr w:type="gramStart"/>
      <w:r w:rsidRPr="00487314">
        <w:rPr>
          <w:color w:val="4EA72E" w:themeColor="accent6"/>
        </w:rPr>
        <w:t>rotatedRight</w:t>
      </w:r>
      <w:proofErr w:type="spellEnd"/>
      <w:r w:rsidRPr="00487314">
        <w:rPr>
          <w:color w:val="4EA72E" w:themeColor="accent6"/>
        </w:rPr>
        <w:t>;</w:t>
      </w:r>
      <w:proofErr w:type="gramEnd"/>
    </w:p>
    <w:p w14:paraId="747592A3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>        }</w:t>
      </w:r>
    </w:p>
    <w:p w14:paraId="5D876B6D" w14:textId="77777777" w:rsidR="00487314" w:rsidRPr="00487314" w:rsidRDefault="00487314" w:rsidP="00487314">
      <w:pPr>
        <w:pStyle w:val="NoSpacing"/>
        <w:rPr>
          <w:color w:val="4EA72E" w:themeColor="accent6"/>
        </w:rPr>
      </w:pPr>
    </w:p>
    <w:p w14:paraId="2F312A50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>        // State matrix (y=4 at the top, y=0 at the bottom)</w:t>
      </w:r>
    </w:p>
    <w:p w14:paraId="0C310041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 xml:space="preserve">        </w:t>
      </w:r>
      <w:proofErr w:type="gramStart"/>
      <w:r w:rsidRPr="00487314">
        <w:rPr>
          <w:color w:val="4EA72E" w:themeColor="accent6"/>
        </w:rPr>
        <w:t>int[][</w:t>
      </w:r>
      <w:proofErr w:type="gramEnd"/>
      <w:r w:rsidRPr="00487314">
        <w:rPr>
          <w:color w:val="4EA72E" w:themeColor="accent6"/>
        </w:rPr>
        <w:t>] A = {</w:t>
      </w:r>
    </w:p>
    <w:p w14:paraId="4EE37223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 xml:space="preserve">                </w:t>
      </w:r>
      <w:proofErr w:type="gramStart"/>
      <w:r w:rsidRPr="00487314">
        <w:rPr>
          <w:color w:val="4EA72E" w:themeColor="accent6"/>
        </w:rPr>
        <w:t>{ 0</w:t>
      </w:r>
      <w:proofErr w:type="gramEnd"/>
      <w:r w:rsidRPr="00487314">
        <w:rPr>
          <w:color w:val="4EA72E" w:themeColor="accent6"/>
        </w:rPr>
        <w:t>x6E, 0x6F, 0x2C, 0x20, 0x</w:t>
      </w:r>
      <w:proofErr w:type="gramStart"/>
      <w:r w:rsidRPr="00487314">
        <w:rPr>
          <w:color w:val="4EA72E" w:themeColor="accent6"/>
        </w:rPr>
        <w:t>73 }</w:t>
      </w:r>
      <w:proofErr w:type="gramEnd"/>
      <w:r w:rsidRPr="00487314">
        <w:rPr>
          <w:color w:val="4EA72E" w:themeColor="accent6"/>
        </w:rPr>
        <w:t>, // y=4</w:t>
      </w:r>
    </w:p>
    <w:p w14:paraId="069E8F38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 xml:space="preserve">                </w:t>
      </w:r>
      <w:proofErr w:type="gramStart"/>
      <w:r w:rsidRPr="00487314">
        <w:rPr>
          <w:color w:val="4EA72E" w:themeColor="accent6"/>
        </w:rPr>
        <w:t>{ 0</w:t>
      </w:r>
      <w:proofErr w:type="gramEnd"/>
      <w:r w:rsidRPr="00487314">
        <w:rPr>
          <w:color w:val="4EA72E" w:themeColor="accent6"/>
        </w:rPr>
        <w:t>x61, 0x79, 0x65, 0x74, 0x</w:t>
      </w:r>
      <w:proofErr w:type="gramStart"/>
      <w:r w:rsidRPr="00487314">
        <w:rPr>
          <w:color w:val="4EA72E" w:themeColor="accent6"/>
        </w:rPr>
        <w:t>61 }</w:t>
      </w:r>
      <w:proofErr w:type="gramEnd"/>
      <w:r w:rsidRPr="00487314">
        <w:rPr>
          <w:color w:val="4EA72E" w:themeColor="accent6"/>
        </w:rPr>
        <w:t>, // y=3</w:t>
      </w:r>
    </w:p>
    <w:p w14:paraId="0BE91D68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 xml:space="preserve">                </w:t>
      </w:r>
      <w:proofErr w:type="gramStart"/>
      <w:r w:rsidRPr="00487314">
        <w:rPr>
          <w:color w:val="4EA72E" w:themeColor="accent6"/>
        </w:rPr>
        <w:t>{ 0</w:t>
      </w:r>
      <w:proofErr w:type="gramEnd"/>
      <w:r w:rsidRPr="00487314">
        <w:rPr>
          <w:color w:val="4EA72E" w:themeColor="accent6"/>
        </w:rPr>
        <w:t>x68, 0x61, 0x6E, 0x20, 0x</w:t>
      </w:r>
      <w:proofErr w:type="gramStart"/>
      <w:r w:rsidRPr="00487314">
        <w:rPr>
          <w:color w:val="4EA72E" w:themeColor="accent6"/>
        </w:rPr>
        <w:t>43 }</w:t>
      </w:r>
      <w:proofErr w:type="gramEnd"/>
      <w:r w:rsidRPr="00487314">
        <w:rPr>
          <w:color w:val="4EA72E" w:themeColor="accent6"/>
        </w:rPr>
        <w:t>, // y=2</w:t>
      </w:r>
    </w:p>
    <w:p w14:paraId="0919CBE4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 xml:space="preserve">                </w:t>
      </w:r>
      <w:proofErr w:type="gramStart"/>
      <w:r w:rsidRPr="00487314">
        <w:rPr>
          <w:color w:val="4EA72E" w:themeColor="accent6"/>
        </w:rPr>
        <w:t>{ 0</w:t>
      </w:r>
      <w:proofErr w:type="gramEnd"/>
      <w:r w:rsidRPr="00487314">
        <w:rPr>
          <w:color w:val="4EA72E" w:themeColor="accent6"/>
        </w:rPr>
        <w:t>x61, 0x20, 0x4E, 0x61, 0x</w:t>
      </w:r>
      <w:proofErr w:type="gramStart"/>
      <w:r w:rsidRPr="00487314">
        <w:rPr>
          <w:color w:val="4EA72E" w:themeColor="accent6"/>
        </w:rPr>
        <w:t>74 }</w:t>
      </w:r>
      <w:proofErr w:type="gramEnd"/>
      <w:r w:rsidRPr="00487314">
        <w:rPr>
          <w:color w:val="4EA72E" w:themeColor="accent6"/>
        </w:rPr>
        <w:t>, // y=1</w:t>
      </w:r>
    </w:p>
    <w:p w14:paraId="3DAFAAA4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 xml:space="preserve">                </w:t>
      </w:r>
      <w:proofErr w:type="gramStart"/>
      <w:r w:rsidRPr="00487314">
        <w:rPr>
          <w:color w:val="4EA72E" w:themeColor="accent6"/>
        </w:rPr>
        <w:t>{ 0</w:t>
      </w:r>
      <w:proofErr w:type="gramEnd"/>
      <w:r w:rsidRPr="00487314">
        <w:rPr>
          <w:color w:val="4EA72E" w:themeColor="accent6"/>
        </w:rPr>
        <w:t>x4A, 0x6F, 0x73, 0x68, 0x</w:t>
      </w:r>
      <w:proofErr w:type="gramStart"/>
      <w:r w:rsidRPr="00487314">
        <w:rPr>
          <w:color w:val="4EA72E" w:themeColor="accent6"/>
        </w:rPr>
        <w:t>75 }</w:t>
      </w:r>
      <w:proofErr w:type="gramEnd"/>
      <w:r w:rsidRPr="00487314">
        <w:rPr>
          <w:color w:val="4EA72E" w:themeColor="accent6"/>
        </w:rPr>
        <w:t xml:space="preserve">  // y=0</w:t>
      </w:r>
    </w:p>
    <w:p w14:paraId="173233FE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>        };</w:t>
      </w:r>
    </w:p>
    <w:p w14:paraId="7C0145A7" w14:textId="77777777" w:rsidR="00487314" w:rsidRPr="00487314" w:rsidRDefault="00487314" w:rsidP="00487314">
      <w:pPr>
        <w:pStyle w:val="NoSpacing"/>
        <w:rPr>
          <w:color w:val="4EA72E" w:themeColor="accent6"/>
        </w:rPr>
      </w:pPr>
    </w:p>
    <w:p w14:paraId="57DA0237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>        // Step 2: Update state A[x][y] ^= D[x]</w:t>
      </w:r>
    </w:p>
    <w:p w14:paraId="6193DD35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>        for (int x = 0; x &lt; 5; x++) {</w:t>
      </w:r>
    </w:p>
    <w:p w14:paraId="009A234F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>            for (int y = 0; y &lt; 5; y++) {</w:t>
      </w:r>
    </w:p>
    <w:p w14:paraId="34493423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>                A[x][y] ^= D[x</w:t>
      </w:r>
      <w:proofErr w:type="gramStart"/>
      <w:r w:rsidRPr="00487314">
        <w:rPr>
          <w:color w:val="4EA72E" w:themeColor="accent6"/>
        </w:rPr>
        <w:t>];</w:t>
      </w:r>
      <w:proofErr w:type="gramEnd"/>
    </w:p>
    <w:p w14:paraId="77620385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>            }</w:t>
      </w:r>
    </w:p>
    <w:p w14:paraId="062E04BC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>        }</w:t>
      </w:r>
    </w:p>
    <w:p w14:paraId="2E786276" w14:textId="77777777" w:rsidR="00487314" w:rsidRPr="00487314" w:rsidRDefault="00487314" w:rsidP="00487314">
      <w:pPr>
        <w:pStyle w:val="NoSpacing"/>
        <w:rPr>
          <w:color w:val="4EA72E" w:themeColor="accent6"/>
        </w:rPr>
      </w:pPr>
    </w:p>
    <w:p w14:paraId="5B660B41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>        // Print results</w:t>
      </w:r>
    </w:p>
    <w:p w14:paraId="74CA93E7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 xml:space="preserve">        </w:t>
      </w:r>
      <w:proofErr w:type="spellStart"/>
      <w:r w:rsidRPr="00487314">
        <w:rPr>
          <w:color w:val="4EA72E" w:themeColor="accent6"/>
        </w:rPr>
        <w:t>System.out.println</w:t>
      </w:r>
      <w:proofErr w:type="spellEnd"/>
      <w:r w:rsidRPr="00487314">
        <w:rPr>
          <w:color w:val="4EA72E" w:themeColor="accent6"/>
        </w:rPr>
        <w:t>("D[x] values:"</w:t>
      </w:r>
      <w:proofErr w:type="gramStart"/>
      <w:r w:rsidRPr="00487314">
        <w:rPr>
          <w:color w:val="4EA72E" w:themeColor="accent6"/>
        </w:rPr>
        <w:t>);</w:t>
      </w:r>
      <w:proofErr w:type="gramEnd"/>
    </w:p>
    <w:p w14:paraId="1A98F636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>        for (int x = 0; x &lt; 5; x++) {</w:t>
      </w:r>
    </w:p>
    <w:p w14:paraId="792A41AB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 xml:space="preserve">            </w:t>
      </w:r>
      <w:proofErr w:type="spellStart"/>
      <w:r w:rsidRPr="00487314">
        <w:rPr>
          <w:color w:val="4EA72E" w:themeColor="accent6"/>
        </w:rPr>
        <w:t>System.out.printf</w:t>
      </w:r>
      <w:proofErr w:type="spellEnd"/>
      <w:r w:rsidRPr="00487314">
        <w:rPr>
          <w:color w:val="4EA72E" w:themeColor="accent6"/>
        </w:rPr>
        <w:t>("D[%d] = %02x\n", x, D[x]</w:t>
      </w:r>
      <w:proofErr w:type="gramStart"/>
      <w:r w:rsidRPr="00487314">
        <w:rPr>
          <w:color w:val="4EA72E" w:themeColor="accent6"/>
        </w:rPr>
        <w:t>);</w:t>
      </w:r>
      <w:proofErr w:type="gramEnd"/>
    </w:p>
    <w:p w14:paraId="652624F8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>        }</w:t>
      </w:r>
    </w:p>
    <w:p w14:paraId="03653502" w14:textId="77777777" w:rsidR="00487314" w:rsidRPr="00487314" w:rsidRDefault="00487314" w:rsidP="00487314">
      <w:pPr>
        <w:pStyle w:val="NoSpacing"/>
        <w:rPr>
          <w:color w:val="4EA72E" w:themeColor="accent6"/>
        </w:rPr>
      </w:pPr>
    </w:p>
    <w:p w14:paraId="5CAF4B51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 xml:space="preserve">        </w:t>
      </w:r>
      <w:proofErr w:type="spellStart"/>
      <w:r w:rsidRPr="00487314">
        <w:rPr>
          <w:color w:val="4EA72E" w:themeColor="accent6"/>
        </w:rPr>
        <w:t>System.out.println</w:t>
      </w:r>
      <w:proofErr w:type="spellEnd"/>
      <w:r w:rsidRPr="00487314">
        <w:rPr>
          <w:color w:val="4EA72E" w:themeColor="accent6"/>
        </w:rPr>
        <w:t>("\</w:t>
      </w:r>
      <w:proofErr w:type="spellStart"/>
      <w:r w:rsidRPr="00487314">
        <w:rPr>
          <w:color w:val="4EA72E" w:themeColor="accent6"/>
        </w:rPr>
        <w:t>nState</w:t>
      </w:r>
      <w:proofErr w:type="spellEnd"/>
      <w:r w:rsidRPr="00487314">
        <w:rPr>
          <w:color w:val="4EA72E" w:themeColor="accent6"/>
        </w:rPr>
        <w:t xml:space="preserve"> after Theta step:"</w:t>
      </w:r>
      <w:proofErr w:type="gramStart"/>
      <w:r w:rsidRPr="00487314">
        <w:rPr>
          <w:color w:val="4EA72E" w:themeColor="accent6"/>
        </w:rPr>
        <w:t>);</w:t>
      </w:r>
      <w:proofErr w:type="gramEnd"/>
    </w:p>
    <w:p w14:paraId="4BE9481A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 xml:space="preserve">        </w:t>
      </w:r>
      <w:proofErr w:type="spellStart"/>
      <w:r w:rsidRPr="00487314">
        <w:rPr>
          <w:color w:val="4EA72E" w:themeColor="accent6"/>
        </w:rPr>
        <w:t>System.out.println</w:t>
      </w:r>
      <w:proofErr w:type="spellEnd"/>
      <w:r w:rsidRPr="00487314">
        <w:rPr>
          <w:color w:val="4EA72E" w:themeColor="accent6"/>
        </w:rPr>
        <w:t>("y\\x   x=0    x=1    x=2    x=3    x=4"</w:t>
      </w:r>
      <w:proofErr w:type="gramStart"/>
      <w:r w:rsidRPr="00487314">
        <w:rPr>
          <w:color w:val="4EA72E" w:themeColor="accent6"/>
        </w:rPr>
        <w:t>);</w:t>
      </w:r>
      <w:proofErr w:type="gramEnd"/>
    </w:p>
    <w:p w14:paraId="4F7FF9F1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 xml:space="preserve">        </w:t>
      </w:r>
      <w:proofErr w:type="spellStart"/>
      <w:r w:rsidRPr="00487314">
        <w:rPr>
          <w:color w:val="4EA72E" w:themeColor="accent6"/>
        </w:rPr>
        <w:t>System.out.println</w:t>
      </w:r>
      <w:proofErr w:type="spellEnd"/>
      <w:r w:rsidRPr="00487314">
        <w:rPr>
          <w:color w:val="4EA72E" w:themeColor="accent6"/>
        </w:rPr>
        <w:t>("----------------------------------------"</w:t>
      </w:r>
      <w:proofErr w:type="gramStart"/>
      <w:r w:rsidRPr="00487314">
        <w:rPr>
          <w:color w:val="4EA72E" w:themeColor="accent6"/>
        </w:rPr>
        <w:t>);</w:t>
      </w:r>
      <w:proofErr w:type="gramEnd"/>
    </w:p>
    <w:p w14:paraId="7BA46CFC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>        for (int y = 4; y &gt;= 0; y--) {</w:t>
      </w:r>
    </w:p>
    <w:p w14:paraId="6DF608F7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 xml:space="preserve">            </w:t>
      </w:r>
      <w:proofErr w:type="spellStart"/>
      <w:r w:rsidRPr="00487314">
        <w:rPr>
          <w:color w:val="4EA72E" w:themeColor="accent6"/>
        </w:rPr>
        <w:t>System.out.printf</w:t>
      </w:r>
      <w:proofErr w:type="spellEnd"/>
      <w:r w:rsidRPr="00487314">
        <w:rPr>
          <w:color w:val="4EA72E" w:themeColor="accent6"/>
        </w:rPr>
        <w:t>("y=%d | ", y</w:t>
      </w:r>
      <w:proofErr w:type="gramStart"/>
      <w:r w:rsidRPr="00487314">
        <w:rPr>
          <w:color w:val="4EA72E" w:themeColor="accent6"/>
        </w:rPr>
        <w:t>);</w:t>
      </w:r>
      <w:proofErr w:type="gramEnd"/>
    </w:p>
    <w:p w14:paraId="12C2CAAB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>            for (int x = 0; x &lt; 5; x++) {</w:t>
      </w:r>
    </w:p>
    <w:p w14:paraId="55E5BAFE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 xml:space="preserve">                </w:t>
      </w:r>
      <w:proofErr w:type="spellStart"/>
      <w:r w:rsidRPr="00487314">
        <w:rPr>
          <w:color w:val="4EA72E" w:themeColor="accent6"/>
        </w:rPr>
        <w:t>System.out.printf</w:t>
      </w:r>
      <w:proofErr w:type="spellEnd"/>
      <w:r w:rsidRPr="00487314">
        <w:rPr>
          <w:color w:val="4EA72E" w:themeColor="accent6"/>
        </w:rPr>
        <w:t>("%02x    ", A[x][y]</w:t>
      </w:r>
      <w:proofErr w:type="gramStart"/>
      <w:r w:rsidRPr="00487314">
        <w:rPr>
          <w:color w:val="4EA72E" w:themeColor="accent6"/>
        </w:rPr>
        <w:t>);</w:t>
      </w:r>
      <w:proofErr w:type="gramEnd"/>
    </w:p>
    <w:p w14:paraId="694376F1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>            }</w:t>
      </w:r>
    </w:p>
    <w:p w14:paraId="5C36DF21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 xml:space="preserve">            </w:t>
      </w:r>
      <w:proofErr w:type="spellStart"/>
      <w:r w:rsidRPr="00487314">
        <w:rPr>
          <w:color w:val="4EA72E" w:themeColor="accent6"/>
        </w:rPr>
        <w:t>System.out.println</w:t>
      </w:r>
      <w:proofErr w:type="spellEnd"/>
      <w:r w:rsidRPr="00487314">
        <w:rPr>
          <w:color w:val="4EA72E" w:themeColor="accent6"/>
        </w:rPr>
        <w:t>(</w:t>
      </w:r>
      <w:proofErr w:type="gramStart"/>
      <w:r w:rsidRPr="00487314">
        <w:rPr>
          <w:color w:val="4EA72E" w:themeColor="accent6"/>
        </w:rPr>
        <w:t>);</w:t>
      </w:r>
      <w:proofErr w:type="gramEnd"/>
    </w:p>
    <w:p w14:paraId="401ADE30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>        }</w:t>
      </w:r>
    </w:p>
    <w:p w14:paraId="61CAB22D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>    }</w:t>
      </w:r>
    </w:p>
    <w:p w14:paraId="382240EA" w14:textId="77777777" w:rsidR="00487314" w:rsidRPr="00487314" w:rsidRDefault="00487314" w:rsidP="00487314">
      <w:pPr>
        <w:pStyle w:val="NoSpacing"/>
        <w:rPr>
          <w:color w:val="4EA72E" w:themeColor="accent6"/>
        </w:rPr>
      </w:pPr>
    </w:p>
    <w:p w14:paraId="15211F50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 xml:space="preserve">    private static int </w:t>
      </w:r>
      <w:proofErr w:type="spellStart"/>
      <w:proofErr w:type="gramStart"/>
      <w:r w:rsidRPr="00487314">
        <w:rPr>
          <w:color w:val="4EA72E" w:themeColor="accent6"/>
        </w:rPr>
        <w:t>rotateLeft</w:t>
      </w:r>
      <w:proofErr w:type="spellEnd"/>
      <w:r w:rsidRPr="00487314">
        <w:rPr>
          <w:color w:val="4EA72E" w:themeColor="accent6"/>
        </w:rPr>
        <w:t>(</w:t>
      </w:r>
      <w:proofErr w:type="gramEnd"/>
      <w:r w:rsidRPr="00487314">
        <w:rPr>
          <w:color w:val="4EA72E" w:themeColor="accent6"/>
        </w:rPr>
        <w:t>int value, int bits) {</w:t>
      </w:r>
    </w:p>
    <w:p w14:paraId="32BAEC6C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 xml:space="preserve">        return ((value &lt;&lt; bits) | (value &gt;&gt;&gt; (8 - bits))) &amp; </w:t>
      </w:r>
      <w:proofErr w:type="gramStart"/>
      <w:r w:rsidRPr="00487314">
        <w:rPr>
          <w:color w:val="4EA72E" w:themeColor="accent6"/>
        </w:rPr>
        <w:t>0xFF;</w:t>
      </w:r>
      <w:proofErr w:type="gramEnd"/>
    </w:p>
    <w:p w14:paraId="480CB317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>    }</w:t>
      </w:r>
    </w:p>
    <w:p w14:paraId="2A3F5A9D" w14:textId="77777777" w:rsidR="00487314" w:rsidRPr="00487314" w:rsidRDefault="00487314" w:rsidP="00487314">
      <w:pPr>
        <w:pStyle w:val="NoSpacing"/>
        <w:rPr>
          <w:color w:val="4EA72E" w:themeColor="accent6"/>
        </w:rPr>
      </w:pPr>
      <w:r w:rsidRPr="00487314">
        <w:rPr>
          <w:color w:val="4EA72E" w:themeColor="accent6"/>
        </w:rPr>
        <w:t>}</w:t>
      </w:r>
    </w:p>
    <w:p w14:paraId="5FE29F19" w14:textId="02A71332" w:rsidR="00585AC9" w:rsidRPr="00585AC9" w:rsidRDefault="00585AC9" w:rsidP="00585AC9">
      <w:pPr>
        <w:pStyle w:val="NoSpacing"/>
      </w:pPr>
    </w:p>
    <w:p w14:paraId="23168BA7" w14:textId="77777777" w:rsidR="002A7AB8" w:rsidRDefault="002A7AB8" w:rsidP="00A6321B">
      <w:pPr>
        <w:pStyle w:val="NoSpacing"/>
      </w:pPr>
    </w:p>
    <w:p w14:paraId="1688B1A8" w14:textId="2612F2A0" w:rsidR="009055D5" w:rsidRDefault="00CC05BB" w:rsidP="00D802D6">
      <w:pPr>
        <w:pStyle w:val="NoSpacing"/>
      </w:pPr>
      <w:r>
        <w:t xml:space="preserve">From running the code, we get the following: </w:t>
      </w:r>
    </w:p>
    <w:p w14:paraId="26E82303" w14:textId="77777777" w:rsidR="00433634" w:rsidRDefault="00433634" w:rsidP="00873D42">
      <w:pPr>
        <w:pStyle w:val="NoSpacing"/>
        <w:ind w:left="720"/>
        <w:rPr>
          <w:b/>
          <w:bCs/>
        </w:rPr>
      </w:pPr>
    </w:p>
    <w:p w14:paraId="70621FEF" w14:textId="77777777" w:rsidR="00433634" w:rsidRPr="00433634" w:rsidRDefault="00433634" w:rsidP="0008548F">
      <w:pPr>
        <w:pStyle w:val="NoSpacing"/>
        <w:rPr>
          <w:b/>
          <w:bCs/>
        </w:rPr>
      </w:pPr>
      <w:r w:rsidRPr="00433634">
        <w:rPr>
          <w:b/>
          <w:bCs/>
        </w:rPr>
        <w:t>D[x] values:</w:t>
      </w:r>
    </w:p>
    <w:p w14:paraId="7F70094F" w14:textId="77777777" w:rsidR="00433634" w:rsidRPr="00433634" w:rsidRDefault="00433634" w:rsidP="0008548F">
      <w:pPr>
        <w:pStyle w:val="NoSpacing"/>
        <w:rPr>
          <w:b/>
          <w:bCs/>
        </w:rPr>
      </w:pPr>
      <w:proofErr w:type="gramStart"/>
      <w:r w:rsidRPr="00433634">
        <w:rPr>
          <w:b/>
          <w:bCs/>
        </w:rPr>
        <w:t>D[</w:t>
      </w:r>
      <w:proofErr w:type="gramEnd"/>
      <w:r w:rsidRPr="00433634">
        <w:rPr>
          <w:b/>
          <w:bCs/>
        </w:rPr>
        <w:t>0] = 20</w:t>
      </w:r>
    </w:p>
    <w:p w14:paraId="082214B6" w14:textId="77777777" w:rsidR="00433634" w:rsidRPr="00433634" w:rsidRDefault="00433634" w:rsidP="0008548F">
      <w:pPr>
        <w:pStyle w:val="NoSpacing"/>
        <w:rPr>
          <w:b/>
          <w:bCs/>
        </w:rPr>
      </w:pPr>
      <w:proofErr w:type="gramStart"/>
      <w:r w:rsidRPr="00433634">
        <w:rPr>
          <w:b/>
          <w:bCs/>
        </w:rPr>
        <w:t>D[</w:t>
      </w:r>
      <w:proofErr w:type="gramEnd"/>
      <w:r w:rsidRPr="00433634">
        <w:rPr>
          <w:b/>
          <w:bCs/>
        </w:rPr>
        <w:t>1] = 78</w:t>
      </w:r>
    </w:p>
    <w:p w14:paraId="1E814B15" w14:textId="77777777" w:rsidR="00433634" w:rsidRPr="00433634" w:rsidRDefault="00433634" w:rsidP="0008548F">
      <w:pPr>
        <w:pStyle w:val="NoSpacing"/>
        <w:rPr>
          <w:b/>
          <w:bCs/>
        </w:rPr>
      </w:pPr>
      <w:proofErr w:type="gramStart"/>
      <w:r w:rsidRPr="00433634">
        <w:rPr>
          <w:b/>
          <w:bCs/>
        </w:rPr>
        <w:t>D[</w:t>
      </w:r>
      <w:proofErr w:type="gramEnd"/>
      <w:r w:rsidRPr="00433634">
        <w:rPr>
          <w:b/>
          <w:bCs/>
        </w:rPr>
        <w:t>2] = c2</w:t>
      </w:r>
    </w:p>
    <w:p w14:paraId="612A2A9C" w14:textId="77777777" w:rsidR="00433634" w:rsidRPr="00433634" w:rsidRDefault="00433634" w:rsidP="0008548F">
      <w:pPr>
        <w:pStyle w:val="NoSpacing"/>
        <w:rPr>
          <w:b/>
          <w:bCs/>
        </w:rPr>
      </w:pPr>
      <w:proofErr w:type="gramStart"/>
      <w:r w:rsidRPr="00433634">
        <w:rPr>
          <w:b/>
          <w:bCs/>
        </w:rPr>
        <w:t>D[</w:t>
      </w:r>
      <w:proofErr w:type="gramEnd"/>
      <w:r w:rsidRPr="00433634">
        <w:rPr>
          <w:b/>
          <w:bCs/>
        </w:rPr>
        <w:t xml:space="preserve">3] = </w:t>
      </w:r>
      <w:proofErr w:type="spellStart"/>
      <w:r w:rsidRPr="00433634">
        <w:rPr>
          <w:b/>
          <w:bCs/>
        </w:rPr>
        <w:t>ba</w:t>
      </w:r>
      <w:proofErr w:type="spellEnd"/>
    </w:p>
    <w:p w14:paraId="29B1958A" w14:textId="77777777" w:rsidR="00433634" w:rsidRPr="00433634" w:rsidRDefault="00433634" w:rsidP="0008548F">
      <w:pPr>
        <w:pStyle w:val="NoSpacing"/>
        <w:rPr>
          <w:b/>
          <w:bCs/>
        </w:rPr>
      </w:pPr>
      <w:proofErr w:type="gramStart"/>
      <w:r w:rsidRPr="00433634">
        <w:rPr>
          <w:b/>
          <w:bCs/>
        </w:rPr>
        <w:t>D[</w:t>
      </w:r>
      <w:proofErr w:type="gramEnd"/>
      <w:r w:rsidRPr="00433634">
        <w:rPr>
          <w:b/>
          <w:bCs/>
        </w:rPr>
        <w:t>4] = e5</w:t>
      </w:r>
    </w:p>
    <w:p w14:paraId="1CC29412" w14:textId="77777777" w:rsidR="00433634" w:rsidRPr="00433634" w:rsidRDefault="00433634" w:rsidP="0008548F">
      <w:pPr>
        <w:pStyle w:val="NoSpacing"/>
        <w:rPr>
          <w:b/>
          <w:bCs/>
        </w:rPr>
      </w:pPr>
    </w:p>
    <w:p w14:paraId="6FB72E35" w14:textId="77777777" w:rsidR="00433634" w:rsidRPr="00433634" w:rsidRDefault="00433634" w:rsidP="0008548F">
      <w:pPr>
        <w:pStyle w:val="NoSpacing"/>
        <w:rPr>
          <w:b/>
          <w:bCs/>
        </w:rPr>
      </w:pPr>
      <w:r w:rsidRPr="00433634">
        <w:rPr>
          <w:b/>
          <w:bCs/>
        </w:rPr>
        <w:t>State after Theta step:</w:t>
      </w:r>
    </w:p>
    <w:p w14:paraId="6174A5E2" w14:textId="77777777" w:rsidR="00433634" w:rsidRPr="00433634" w:rsidRDefault="00433634" w:rsidP="0008548F">
      <w:pPr>
        <w:pStyle w:val="NoSpacing"/>
        <w:rPr>
          <w:b/>
          <w:bCs/>
        </w:rPr>
      </w:pPr>
      <w:r w:rsidRPr="00433634">
        <w:rPr>
          <w:b/>
          <w:bCs/>
        </w:rPr>
        <w:lastRenderedPageBreak/>
        <w:t>y\x   x=0    x=1    x=2    x=3    x=4</w:t>
      </w:r>
    </w:p>
    <w:p w14:paraId="530CA80A" w14:textId="77777777" w:rsidR="00433634" w:rsidRPr="00433634" w:rsidRDefault="00433634" w:rsidP="0008548F">
      <w:pPr>
        <w:pStyle w:val="NoSpacing"/>
        <w:rPr>
          <w:b/>
          <w:bCs/>
        </w:rPr>
      </w:pPr>
      <w:r w:rsidRPr="00433634">
        <w:rPr>
          <w:b/>
          <w:bCs/>
        </w:rPr>
        <w:t>----------------------------------------</w:t>
      </w:r>
    </w:p>
    <w:p w14:paraId="279778C7" w14:textId="77777777" w:rsidR="00433634" w:rsidRPr="00433634" w:rsidRDefault="00433634" w:rsidP="0008548F">
      <w:pPr>
        <w:pStyle w:val="NoSpacing"/>
        <w:rPr>
          <w:b/>
          <w:bCs/>
        </w:rPr>
      </w:pPr>
      <w:r w:rsidRPr="00433634">
        <w:rPr>
          <w:b/>
          <w:bCs/>
        </w:rPr>
        <w:t xml:space="preserve">y=4 | 53    19    81    </w:t>
      </w:r>
      <w:proofErr w:type="spellStart"/>
      <w:r w:rsidRPr="00433634">
        <w:rPr>
          <w:b/>
          <w:bCs/>
        </w:rPr>
        <w:t>ce</w:t>
      </w:r>
      <w:proofErr w:type="spellEnd"/>
      <w:r w:rsidRPr="00433634">
        <w:rPr>
          <w:b/>
          <w:bCs/>
        </w:rPr>
        <w:t xml:space="preserve">    90    </w:t>
      </w:r>
    </w:p>
    <w:p w14:paraId="79012868" w14:textId="77777777" w:rsidR="00433634" w:rsidRPr="00433634" w:rsidRDefault="00433634" w:rsidP="0008548F">
      <w:pPr>
        <w:pStyle w:val="NoSpacing"/>
        <w:rPr>
          <w:b/>
          <w:bCs/>
        </w:rPr>
      </w:pPr>
      <w:r w:rsidRPr="00433634">
        <w:rPr>
          <w:b/>
          <w:bCs/>
        </w:rPr>
        <w:t xml:space="preserve">y=3 | 00    0c    e2    </w:t>
      </w:r>
      <w:proofErr w:type="spellStart"/>
      <w:r w:rsidRPr="00433634">
        <w:rPr>
          <w:b/>
          <w:bCs/>
        </w:rPr>
        <w:t>db</w:t>
      </w:r>
      <w:proofErr w:type="spellEnd"/>
      <w:r w:rsidRPr="00433634">
        <w:rPr>
          <w:b/>
          <w:bCs/>
        </w:rPr>
        <w:t xml:space="preserve">    8d</w:t>
      </w:r>
    </w:p>
    <w:p w14:paraId="3C780DE0" w14:textId="77777777" w:rsidR="00433634" w:rsidRPr="00433634" w:rsidRDefault="00433634" w:rsidP="0008548F">
      <w:pPr>
        <w:pStyle w:val="NoSpacing"/>
        <w:rPr>
          <w:b/>
          <w:bCs/>
        </w:rPr>
      </w:pPr>
      <w:r w:rsidRPr="00433634">
        <w:rPr>
          <w:b/>
          <w:bCs/>
        </w:rPr>
        <w:t>y=2 | 0c    1d    ac    f4    96</w:t>
      </w:r>
    </w:p>
    <w:p w14:paraId="64B91A06" w14:textId="77777777" w:rsidR="00433634" w:rsidRPr="00433634" w:rsidRDefault="00433634" w:rsidP="0008548F">
      <w:pPr>
        <w:pStyle w:val="NoSpacing"/>
        <w:rPr>
          <w:b/>
          <w:bCs/>
        </w:rPr>
      </w:pPr>
      <w:r w:rsidRPr="00433634">
        <w:rPr>
          <w:b/>
          <w:bCs/>
        </w:rPr>
        <w:t>y=1 | 4f    01    a3    9a    8a</w:t>
      </w:r>
    </w:p>
    <w:p w14:paraId="6145A7BF" w14:textId="2C28353E" w:rsidR="00433634" w:rsidRPr="00873D42" w:rsidRDefault="00433634" w:rsidP="0008548F">
      <w:pPr>
        <w:pStyle w:val="NoSpacing"/>
        <w:rPr>
          <w:b/>
          <w:bCs/>
        </w:rPr>
      </w:pPr>
      <w:r w:rsidRPr="00433634">
        <w:rPr>
          <w:b/>
          <w:bCs/>
        </w:rPr>
        <w:t xml:space="preserve">y=0 | 4e    19    aa    </w:t>
      </w:r>
      <w:proofErr w:type="spellStart"/>
      <w:r w:rsidRPr="00433634">
        <w:rPr>
          <w:b/>
          <w:bCs/>
        </w:rPr>
        <w:t>db</w:t>
      </w:r>
      <w:proofErr w:type="spellEnd"/>
      <w:r w:rsidRPr="00433634">
        <w:rPr>
          <w:b/>
          <w:bCs/>
        </w:rPr>
        <w:t xml:space="preserve">    </w:t>
      </w:r>
      <w:proofErr w:type="spellStart"/>
      <w:r w:rsidRPr="00433634">
        <w:rPr>
          <w:b/>
          <w:bCs/>
        </w:rPr>
        <w:t>af</w:t>
      </w:r>
      <w:proofErr w:type="spellEnd"/>
    </w:p>
    <w:p w14:paraId="33487FB5" w14:textId="77777777" w:rsidR="00CC05BB" w:rsidRPr="00CC05BB" w:rsidRDefault="00CC05BB" w:rsidP="00D802D6">
      <w:pPr>
        <w:pStyle w:val="NoSpacing"/>
        <w:rPr>
          <w:b/>
          <w:bCs/>
        </w:rPr>
      </w:pPr>
    </w:p>
    <w:p w14:paraId="51BEDB91" w14:textId="41181213" w:rsidR="00873D42" w:rsidRDefault="00873D42" w:rsidP="00D802D6">
      <w:pPr>
        <w:pStyle w:val="NoSpacing"/>
      </w:pPr>
      <w:r>
        <w:t>The updated state matrix is what we use going forward.</w:t>
      </w:r>
    </w:p>
    <w:p w14:paraId="4610B8A2" w14:textId="21FA3AF8" w:rsidR="009055D5" w:rsidRDefault="009055D5" w:rsidP="00D802D6">
      <w:pPr>
        <w:pStyle w:val="NoSpacing"/>
      </w:pPr>
      <w:r>
        <w:t xml:space="preserve">Note: While there are 24 rounds, we do all 5 steps of Keccak before proceeding to another round. </w:t>
      </w:r>
    </w:p>
    <w:p w14:paraId="74A721B8" w14:textId="77777777" w:rsidR="003C6428" w:rsidRDefault="003C6428" w:rsidP="002A3A16">
      <w:pPr>
        <w:pStyle w:val="NoSpacing"/>
      </w:pPr>
    </w:p>
    <w:p w14:paraId="5D00D726" w14:textId="7D506D7C" w:rsidR="00F13F09" w:rsidRDefault="00F13F09" w:rsidP="00F13F09">
      <w:pPr>
        <w:pStyle w:val="Heading2"/>
        <w:rPr>
          <w:b/>
          <w:bCs/>
          <w:sz w:val="18"/>
          <w:szCs w:val="18"/>
        </w:rPr>
      </w:pPr>
      <w:r w:rsidRPr="00F13F09">
        <w:rPr>
          <w:b/>
          <w:bCs/>
          <w:sz w:val="18"/>
          <w:szCs w:val="18"/>
        </w:rPr>
        <w:t xml:space="preserve">1.2) What is the output of </w:t>
      </w:r>
      <m:oMath>
        <m:r>
          <m:rPr>
            <m:sty m:val="bi"/>
          </m:rPr>
          <w:rPr>
            <w:rFonts w:ascii="Cambria Math" w:hAnsi="Cambria Math"/>
            <w:sz w:val="18"/>
            <w:szCs w:val="18"/>
          </w:rPr>
          <m:t>ρ (rho)</m:t>
        </m:r>
      </m:oMath>
      <w:r w:rsidRPr="00F13F09">
        <w:rPr>
          <w:b/>
          <w:bCs/>
          <w:sz w:val="18"/>
          <w:szCs w:val="18"/>
        </w:rPr>
        <w:t xml:space="preserve"> mapping in the first round? </w:t>
      </w:r>
    </w:p>
    <w:p w14:paraId="4831EB32" w14:textId="0097D252" w:rsidR="000079BC" w:rsidRDefault="00E83451" w:rsidP="001E356A">
      <w:r>
        <w:t xml:space="preserve">Rho is the second step in Keccak. </w:t>
      </w:r>
      <w:r w:rsidR="00DB58FC">
        <w:t>What occurs is the bits in the state matrix are rotate by a fixed offset, predefined table called Rho Offsets.</w:t>
      </w:r>
      <w:r w:rsidR="00015C63">
        <w:t xml:space="preserve"> </w:t>
      </w:r>
      <w:r w:rsidR="004A2145">
        <w:t xml:space="preserve">We use this table to spread/diffuse bits for multiple rounds. For this task, we only focus on round 1 of rho.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0"/>
        <w:gridCol w:w="583"/>
        <w:gridCol w:w="583"/>
        <w:gridCol w:w="583"/>
        <w:gridCol w:w="583"/>
        <w:gridCol w:w="583"/>
      </w:tblGrid>
      <w:tr w:rsidR="00D2249F" w14:paraId="498492B7" w14:textId="77777777" w:rsidTr="00672C31">
        <w:trPr>
          <w:trHeight w:val="245"/>
        </w:trPr>
        <w:tc>
          <w:tcPr>
            <w:tcW w:w="452" w:type="dxa"/>
          </w:tcPr>
          <w:p w14:paraId="11ADEE23" w14:textId="77777777" w:rsidR="00D2249F" w:rsidRDefault="00D2249F" w:rsidP="00672C31">
            <w:pPr>
              <w:pStyle w:val="NoSpacing"/>
            </w:pPr>
          </w:p>
        </w:tc>
        <w:tc>
          <w:tcPr>
            <w:tcW w:w="452" w:type="dxa"/>
          </w:tcPr>
          <w:p w14:paraId="58957155" w14:textId="4D3677C4" w:rsidR="00D2249F" w:rsidRPr="009C3F9F" w:rsidRDefault="00D2249F" w:rsidP="00672C31">
            <w:pPr>
              <w:pStyle w:val="NoSpacing"/>
              <w:rPr>
                <w:b/>
                <w:bCs/>
              </w:rPr>
            </w:pPr>
            <w:r w:rsidRPr="009C3F9F">
              <w:rPr>
                <w:b/>
                <w:bCs/>
              </w:rPr>
              <w:t>X=</w:t>
            </w:r>
            <w:r w:rsidR="00463DA7" w:rsidRPr="009C3F9F">
              <w:rPr>
                <w:b/>
                <w:bCs/>
              </w:rPr>
              <w:t>3</w:t>
            </w:r>
          </w:p>
        </w:tc>
        <w:tc>
          <w:tcPr>
            <w:tcW w:w="486" w:type="dxa"/>
          </w:tcPr>
          <w:p w14:paraId="7829A1B1" w14:textId="5BB62476" w:rsidR="00D2249F" w:rsidRPr="009C3F9F" w:rsidRDefault="00D2249F" w:rsidP="00672C31">
            <w:pPr>
              <w:pStyle w:val="NoSpacing"/>
              <w:rPr>
                <w:b/>
                <w:bCs/>
              </w:rPr>
            </w:pPr>
            <w:r w:rsidRPr="009C3F9F">
              <w:rPr>
                <w:b/>
                <w:bCs/>
              </w:rPr>
              <w:t>X=</w:t>
            </w:r>
            <w:r w:rsidR="00463DA7" w:rsidRPr="009C3F9F">
              <w:rPr>
                <w:b/>
                <w:bCs/>
              </w:rPr>
              <w:t>4</w:t>
            </w:r>
          </w:p>
        </w:tc>
        <w:tc>
          <w:tcPr>
            <w:tcW w:w="452" w:type="dxa"/>
          </w:tcPr>
          <w:p w14:paraId="702CFF01" w14:textId="55B4CA07" w:rsidR="00D2249F" w:rsidRPr="009C3F9F" w:rsidRDefault="00D2249F" w:rsidP="00672C31">
            <w:pPr>
              <w:pStyle w:val="NoSpacing"/>
              <w:rPr>
                <w:b/>
                <w:bCs/>
              </w:rPr>
            </w:pPr>
            <w:r w:rsidRPr="009C3F9F">
              <w:rPr>
                <w:b/>
                <w:bCs/>
              </w:rPr>
              <w:t>X=</w:t>
            </w:r>
            <w:r w:rsidR="00463DA7" w:rsidRPr="009C3F9F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093FC560" w14:textId="78A8B18C" w:rsidR="00D2249F" w:rsidRPr="009C3F9F" w:rsidRDefault="00D2249F" w:rsidP="00672C31">
            <w:pPr>
              <w:pStyle w:val="NoSpacing"/>
              <w:rPr>
                <w:b/>
                <w:bCs/>
              </w:rPr>
            </w:pPr>
            <w:r w:rsidRPr="009C3F9F">
              <w:rPr>
                <w:b/>
                <w:bCs/>
              </w:rPr>
              <w:t>X=</w:t>
            </w:r>
            <w:r w:rsidR="00463DA7" w:rsidRPr="009C3F9F">
              <w:rPr>
                <w:b/>
                <w:bCs/>
              </w:rPr>
              <w:t>1</w:t>
            </w:r>
          </w:p>
        </w:tc>
        <w:tc>
          <w:tcPr>
            <w:tcW w:w="452" w:type="dxa"/>
          </w:tcPr>
          <w:p w14:paraId="6E8398AA" w14:textId="5700289C" w:rsidR="00D2249F" w:rsidRPr="009C3F9F" w:rsidRDefault="00D2249F" w:rsidP="00672C31">
            <w:pPr>
              <w:pStyle w:val="NoSpacing"/>
              <w:rPr>
                <w:b/>
                <w:bCs/>
              </w:rPr>
            </w:pPr>
            <w:r w:rsidRPr="009C3F9F">
              <w:rPr>
                <w:b/>
                <w:bCs/>
              </w:rPr>
              <w:t>X=</w:t>
            </w:r>
            <w:r w:rsidR="00463DA7" w:rsidRPr="009C3F9F">
              <w:rPr>
                <w:b/>
                <w:bCs/>
              </w:rPr>
              <w:t>2</w:t>
            </w:r>
          </w:p>
        </w:tc>
      </w:tr>
      <w:tr w:rsidR="00D2249F" w14:paraId="77EC82E6" w14:textId="77777777" w:rsidTr="00672C31">
        <w:trPr>
          <w:trHeight w:val="245"/>
        </w:trPr>
        <w:tc>
          <w:tcPr>
            <w:tcW w:w="452" w:type="dxa"/>
          </w:tcPr>
          <w:p w14:paraId="7DFD521D" w14:textId="12CF48F3" w:rsidR="00D2249F" w:rsidRPr="009C3F9F" w:rsidRDefault="00D2249F" w:rsidP="00672C31">
            <w:pPr>
              <w:pStyle w:val="NoSpacing"/>
              <w:rPr>
                <w:b/>
                <w:bCs/>
              </w:rPr>
            </w:pPr>
            <w:r w:rsidRPr="009C3F9F">
              <w:rPr>
                <w:b/>
                <w:bCs/>
              </w:rPr>
              <w:t>Y=</w:t>
            </w:r>
            <w:r w:rsidR="00463DA7" w:rsidRPr="009C3F9F">
              <w:rPr>
                <w:b/>
                <w:bCs/>
              </w:rPr>
              <w:t>2</w:t>
            </w:r>
          </w:p>
        </w:tc>
        <w:tc>
          <w:tcPr>
            <w:tcW w:w="452" w:type="dxa"/>
          </w:tcPr>
          <w:p w14:paraId="7A44285B" w14:textId="20867F7C" w:rsidR="00D2249F" w:rsidRDefault="00463DA7" w:rsidP="00672C31">
            <w:pPr>
              <w:pStyle w:val="NoSpacing"/>
            </w:pPr>
            <w:r w:rsidRPr="00973956">
              <w:rPr>
                <w:highlight w:val="cyan"/>
              </w:rPr>
              <w:t>25</w:t>
            </w:r>
          </w:p>
        </w:tc>
        <w:tc>
          <w:tcPr>
            <w:tcW w:w="486" w:type="dxa"/>
          </w:tcPr>
          <w:p w14:paraId="23CD14C9" w14:textId="7E0C95DB" w:rsidR="00D2249F" w:rsidRDefault="00463DA7" w:rsidP="00672C31">
            <w:pPr>
              <w:pStyle w:val="NoSpacing"/>
            </w:pPr>
            <w:r>
              <w:t>39</w:t>
            </w:r>
          </w:p>
        </w:tc>
        <w:tc>
          <w:tcPr>
            <w:tcW w:w="452" w:type="dxa"/>
          </w:tcPr>
          <w:p w14:paraId="0DA321E3" w14:textId="43DDDFE1" w:rsidR="00D2249F" w:rsidRDefault="00463DA7" w:rsidP="00672C31">
            <w:pPr>
              <w:pStyle w:val="NoSpacing"/>
            </w:pPr>
            <w:r>
              <w:t>3</w:t>
            </w:r>
          </w:p>
        </w:tc>
        <w:tc>
          <w:tcPr>
            <w:tcW w:w="452" w:type="dxa"/>
          </w:tcPr>
          <w:p w14:paraId="4657C427" w14:textId="5C81C267" w:rsidR="00D2249F" w:rsidRDefault="00463DA7" w:rsidP="00672C31">
            <w:pPr>
              <w:pStyle w:val="NoSpacing"/>
            </w:pPr>
            <w:r>
              <w:t>10</w:t>
            </w:r>
          </w:p>
        </w:tc>
        <w:tc>
          <w:tcPr>
            <w:tcW w:w="452" w:type="dxa"/>
          </w:tcPr>
          <w:p w14:paraId="300CD8F9" w14:textId="540C441D" w:rsidR="00D2249F" w:rsidRDefault="00463DA7" w:rsidP="00672C31">
            <w:pPr>
              <w:pStyle w:val="NoSpacing"/>
            </w:pPr>
            <w:r>
              <w:t>43</w:t>
            </w:r>
          </w:p>
        </w:tc>
      </w:tr>
      <w:tr w:rsidR="00D2249F" w14:paraId="647397A8" w14:textId="77777777" w:rsidTr="00672C31">
        <w:trPr>
          <w:trHeight w:val="245"/>
        </w:trPr>
        <w:tc>
          <w:tcPr>
            <w:tcW w:w="452" w:type="dxa"/>
          </w:tcPr>
          <w:p w14:paraId="4766A578" w14:textId="49367F4E" w:rsidR="00D2249F" w:rsidRPr="009C3F9F" w:rsidRDefault="00D2249F" w:rsidP="00672C31">
            <w:pPr>
              <w:pStyle w:val="NoSpacing"/>
              <w:rPr>
                <w:b/>
                <w:bCs/>
              </w:rPr>
            </w:pPr>
            <w:r w:rsidRPr="009C3F9F">
              <w:rPr>
                <w:b/>
                <w:bCs/>
              </w:rPr>
              <w:t>Y=</w:t>
            </w:r>
            <w:r w:rsidR="00463DA7" w:rsidRPr="009C3F9F">
              <w:rPr>
                <w:b/>
                <w:bCs/>
              </w:rPr>
              <w:t>1</w:t>
            </w:r>
          </w:p>
        </w:tc>
        <w:tc>
          <w:tcPr>
            <w:tcW w:w="452" w:type="dxa"/>
          </w:tcPr>
          <w:p w14:paraId="47E6C66F" w14:textId="3EFD554A" w:rsidR="00D2249F" w:rsidRDefault="00463DA7" w:rsidP="00672C31">
            <w:pPr>
              <w:pStyle w:val="NoSpacing"/>
            </w:pPr>
            <w:r>
              <w:t>55</w:t>
            </w:r>
          </w:p>
        </w:tc>
        <w:tc>
          <w:tcPr>
            <w:tcW w:w="486" w:type="dxa"/>
          </w:tcPr>
          <w:p w14:paraId="7B5761FE" w14:textId="45A169E9" w:rsidR="00D2249F" w:rsidRDefault="00463DA7" w:rsidP="00672C31">
            <w:pPr>
              <w:pStyle w:val="NoSpacing"/>
            </w:pPr>
            <w:r>
              <w:t>20</w:t>
            </w:r>
          </w:p>
        </w:tc>
        <w:tc>
          <w:tcPr>
            <w:tcW w:w="452" w:type="dxa"/>
          </w:tcPr>
          <w:p w14:paraId="62574D06" w14:textId="5D0287AA" w:rsidR="00D2249F" w:rsidRDefault="00463DA7" w:rsidP="00672C31">
            <w:pPr>
              <w:pStyle w:val="NoSpacing"/>
            </w:pPr>
            <w:r>
              <w:t>36</w:t>
            </w:r>
          </w:p>
        </w:tc>
        <w:tc>
          <w:tcPr>
            <w:tcW w:w="452" w:type="dxa"/>
          </w:tcPr>
          <w:p w14:paraId="4A32D3D8" w14:textId="1D35CC16" w:rsidR="00D2249F" w:rsidRDefault="00463DA7" w:rsidP="00672C31">
            <w:pPr>
              <w:pStyle w:val="NoSpacing"/>
            </w:pPr>
            <w:r>
              <w:t>44</w:t>
            </w:r>
          </w:p>
        </w:tc>
        <w:tc>
          <w:tcPr>
            <w:tcW w:w="452" w:type="dxa"/>
          </w:tcPr>
          <w:p w14:paraId="1AF5D831" w14:textId="759DE27A" w:rsidR="00D2249F" w:rsidRDefault="00463DA7" w:rsidP="00672C31">
            <w:pPr>
              <w:pStyle w:val="NoSpacing"/>
            </w:pPr>
            <w:r>
              <w:t>6</w:t>
            </w:r>
          </w:p>
        </w:tc>
      </w:tr>
      <w:tr w:rsidR="00D2249F" w14:paraId="00149652" w14:textId="77777777" w:rsidTr="00672C31">
        <w:trPr>
          <w:trHeight w:val="245"/>
        </w:trPr>
        <w:tc>
          <w:tcPr>
            <w:tcW w:w="452" w:type="dxa"/>
          </w:tcPr>
          <w:p w14:paraId="418DE94A" w14:textId="5AACAF1F" w:rsidR="00D2249F" w:rsidRPr="009C3F9F" w:rsidRDefault="00D2249F" w:rsidP="00672C31">
            <w:pPr>
              <w:pStyle w:val="NoSpacing"/>
              <w:rPr>
                <w:b/>
                <w:bCs/>
              </w:rPr>
            </w:pPr>
            <w:r w:rsidRPr="009C3F9F">
              <w:rPr>
                <w:b/>
                <w:bCs/>
              </w:rPr>
              <w:t>Y=</w:t>
            </w:r>
            <w:r w:rsidR="00463DA7" w:rsidRPr="009C3F9F">
              <w:rPr>
                <w:b/>
                <w:bCs/>
              </w:rPr>
              <w:t>0</w:t>
            </w:r>
          </w:p>
        </w:tc>
        <w:tc>
          <w:tcPr>
            <w:tcW w:w="452" w:type="dxa"/>
          </w:tcPr>
          <w:p w14:paraId="7C3B8CE0" w14:textId="67C77C04" w:rsidR="00D2249F" w:rsidRDefault="00463DA7" w:rsidP="00672C31">
            <w:pPr>
              <w:pStyle w:val="NoSpacing"/>
            </w:pPr>
            <w:r>
              <w:t>28</w:t>
            </w:r>
          </w:p>
        </w:tc>
        <w:tc>
          <w:tcPr>
            <w:tcW w:w="486" w:type="dxa"/>
          </w:tcPr>
          <w:p w14:paraId="13987B24" w14:textId="778FBF84" w:rsidR="00D2249F" w:rsidRDefault="009C3F9F" w:rsidP="00672C31">
            <w:pPr>
              <w:pStyle w:val="NoSpacing"/>
            </w:pPr>
            <w:r>
              <w:t>27</w:t>
            </w:r>
          </w:p>
        </w:tc>
        <w:tc>
          <w:tcPr>
            <w:tcW w:w="452" w:type="dxa"/>
          </w:tcPr>
          <w:p w14:paraId="5BB8E107" w14:textId="60B31BDE" w:rsidR="00D2249F" w:rsidRDefault="009C3F9F" w:rsidP="00672C31">
            <w:pPr>
              <w:pStyle w:val="NoSpacing"/>
            </w:pPr>
            <w:r w:rsidRPr="00973956">
              <w:rPr>
                <w:highlight w:val="magenta"/>
              </w:rPr>
              <w:t>0</w:t>
            </w:r>
          </w:p>
        </w:tc>
        <w:tc>
          <w:tcPr>
            <w:tcW w:w="452" w:type="dxa"/>
          </w:tcPr>
          <w:p w14:paraId="5E9DB849" w14:textId="6D8A2439" w:rsidR="00D2249F" w:rsidRDefault="009C3F9F" w:rsidP="00672C31">
            <w:pPr>
              <w:pStyle w:val="NoSpacing"/>
            </w:pPr>
            <w:r>
              <w:t>1</w:t>
            </w:r>
          </w:p>
        </w:tc>
        <w:tc>
          <w:tcPr>
            <w:tcW w:w="452" w:type="dxa"/>
          </w:tcPr>
          <w:p w14:paraId="63B3B431" w14:textId="3D1A09BD" w:rsidR="00D2249F" w:rsidRDefault="00463DA7" w:rsidP="00672C31">
            <w:pPr>
              <w:pStyle w:val="NoSpacing"/>
            </w:pPr>
            <w:r>
              <w:t>62</w:t>
            </w:r>
          </w:p>
        </w:tc>
      </w:tr>
      <w:tr w:rsidR="00D2249F" w14:paraId="25B44153" w14:textId="77777777" w:rsidTr="00672C31">
        <w:trPr>
          <w:trHeight w:val="245"/>
        </w:trPr>
        <w:tc>
          <w:tcPr>
            <w:tcW w:w="452" w:type="dxa"/>
          </w:tcPr>
          <w:p w14:paraId="30D76516" w14:textId="16D8A6D5" w:rsidR="00D2249F" w:rsidRPr="009C3F9F" w:rsidRDefault="00D2249F" w:rsidP="00672C31">
            <w:pPr>
              <w:pStyle w:val="NoSpacing"/>
              <w:rPr>
                <w:b/>
                <w:bCs/>
              </w:rPr>
            </w:pPr>
            <w:r w:rsidRPr="009C3F9F">
              <w:rPr>
                <w:b/>
                <w:bCs/>
              </w:rPr>
              <w:t>Y=</w:t>
            </w:r>
            <w:r w:rsidR="00463DA7" w:rsidRPr="009C3F9F">
              <w:rPr>
                <w:b/>
                <w:bCs/>
              </w:rPr>
              <w:t>4</w:t>
            </w:r>
          </w:p>
        </w:tc>
        <w:tc>
          <w:tcPr>
            <w:tcW w:w="452" w:type="dxa"/>
          </w:tcPr>
          <w:p w14:paraId="524DD7A8" w14:textId="36ABD5BA" w:rsidR="00D2249F" w:rsidRDefault="00463DA7" w:rsidP="00672C31">
            <w:pPr>
              <w:pStyle w:val="NoSpacing"/>
            </w:pPr>
            <w:r>
              <w:t>56</w:t>
            </w:r>
          </w:p>
        </w:tc>
        <w:tc>
          <w:tcPr>
            <w:tcW w:w="486" w:type="dxa"/>
          </w:tcPr>
          <w:p w14:paraId="0F572745" w14:textId="1017DD70" w:rsidR="00D2249F" w:rsidRDefault="009C3F9F" w:rsidP="00672C31">
            <w:pPr>
              <w:pStyle w:val="NoSpacing"/>
            </w:pPr>
            <w:r>
              <w:t>14</w:t>
            </w:r>
          </w:p>
        </w:tc>
        <w:tc>
          <w:tcPr>
            <w:tcW w:w="452" w:type="dxa"/>
          </w:tcPr>
          <w:p w14:paraId="1D8A3060" w14:textId="0E374C72" w:rsidR="00D2249F" w:rsidRDefault="009C3F9F" w:rsidP="00672C31">
            <w:pPr>
              <w:pStyle w:val="NoSpacing"/>
            </w:pPr>
            <w:r>
              <w:t>18</w:t>
            </w:r>
          </w:p>
        </w:tc>
        <w:tc>
          <w:tcPr>
            <w:tcW w:w="452" w:type="dxa"/>
          </w:tcPr>
          <w:p w14:paraId="596E9017" w14:textId="679C8103" w:rsidR="00D2249F" w:rsidRDefault="009C3F9F" w:rsidP="00672C31">
            <w:pPr>
              <w:pStyle w:val="NoSpacing"/>
            </w:pPr>
            <w:r>
              <w:t>2</w:t>
            </w:r>
          </w:p>
        </w:tc>
        <w:tc>
          <w:tcPr>
            <w:tcW w:w="452" w:type="dxa"/>
          </w:tcPr>
          <w:p w14:paraId="019AAB8F" w14:textId="1B025C0E" w:rsidR="00D2249F" w:rsidRDefault="00463DA7" w:rsidP="00672C31">
            <w:pPr>
              <w:pStyle w:val="NoSpacing"/>
            </w:pPr>
            <w:r>
              <w:t>61</w:t>
            </w:r>
          </w:p>
        </w:tc>
      </w:tr>
      <w:tr w:rsidR="00D2249F" w14:paraId="69822A76" w14:textId="77777777" w:rsidTr="00672C31">
        <w:trPr>
          <w:trHeight w:val="245"/>
        </w:trPr>
        <w:tc>
          <w:tcPr>
            <w:tcW w:w="452" w:type="dxa"/>
          </w:tcPr>
          <w:p w14:paraId="0F3AE5B9" w14:textId="06956ABB" w:rsidR="00D2249F" w:rsidRPr="009C3F9F" w:rsidRDefault="00D2249F" w:rsidP="00672C31">
            <w:pPr>
              <w:pStyle w:val="NoSpacing"/>
              <w:rPr>
                <w:b/>
                <w:bCs/>
              </w:rPr>
            </w:pPr>
            <w:r w:rsidRPr="009C3F9F">
              <w:rPr>
                <w:b/>
                <w:bCs/>
              </w:rPr>
              <w:t>Y=</w:t>
            </w:r>
            <w:r w:rsidR="00463DA7" w:rsidRPr="009C3F9F">
              <w:rPr>
                <w:b/>
                <w:bCs/>
              </w:rPr>
              <w:t>3</w:t>
            </w:r>
          </w:p>
        </w:tc>
        <w:tc>
          <w:tcPr>
            <w:tcW w:w="452" w:type="dxa"/>
          </w:tcPr>
          <w:p w14:paraId="618B9DA5" w14:textId="36109C45" w:rsidR="00D2249F" w:rsidRDefault="00463DA7" w:rsidP="00672C31">
            <w:pPr>
              <w:pStyle w:val="NoSpacing"/>
            </w:pPr>
            <w:r>
              <w:t>21</w:t>
            </w:r>
          </w:p>
        </w:tc>
        <w:tc>
          <w:tcPr>
            <w:tcW w:w="486" w:type="dxa"/>
          </w:tcPr>
          <w:p w14:paraId="442BA450" w14:textId="3647CE85" w:rsidR="00D2249F" w:rsidRDefault="00463DA7" w:rsidP="00672C31">
            <w:pPr>
              <w:pStyle w:val="NoSpacing"/>
            </w:pPr>
            <w:r>
              <w:t>8</w:t>
            </w:r>
          </w:p>
        </w:tc>
        <w:tc>
          <w:tcPr>
            <w:tcW w:w="452" w:type="dxa"/>
          </w:tcPr>
          <w:p w14:paraId="594B594B" w14:textId="26A0DC06" w:rsidR="00D2249F" w:rsidRDefault="00463DA7" w:rsidP="00672C31">
            <w:pPr>
              <w:pStyle w:val="NoSpacing"/>
            </w:pPr>
            <w:r>
              <w:t>41</w:t>
            </w:r>
          </w:p>
        </w:tc>
        <w:tc>
          <w:tcPr>
            <w:tcW w:w="452" w:type="dxa"/>
          </w:tcPr>
          <w:p w14:paraId="3AAD6FFB" w14:textId="33425921" w:rsidR="00D2249F" w:rsidRDefault="00463DA7" w:rsidP="00672C31">
            <w:pPr>
              <w:pStyle w:val="NoSpacing"/>
            </w:pPr>
            <w:r>
              <w:t>45</w:t>
            </w:r>
          </w:p>
        </w:tc>
        <w:tc>
          <w:tcPr>
            <w:tcW w:w="452" w:type="dxa"/>
          </w:tcPr>
          <w:p w14:paraId="2AADD2F1" w14:textId="34984D73" w:rsidR="00D2249F" w:rsidRDefault="00463DA7" w:rsidP="00672C31">
            <w:pPr>
              <w:pStyle w:val="NoSpacing"/>
            </w:pPr>
            <w:r>
              <w:t>15</w:t>
            </w:r>
          </w:p>
        </w:tc>
      </w:tr>
    </w:tbl>
    <w:p w14:paraId="664B61D0" w14:textId="43B15856" w:rsidR="00F856D6" w:rsidRDefault="00F856D6" w:rsidP="001E356A">
      <w:r>
        <w:t>Rho Offsets Table</w:t>
      </w:r>
    </w:p>
    <w:p w14:paraId="619F239B" w14:textId="1D6AB310" w:rsidR="009B23EA" w:rsidRDefault="009B23EA" w:rsidP="001E356A">
      <w:r>
        <w:t xml:space="preserve">How </w:t>
      </w:r>
      <w:r w:rsidR="009B6F4C">
        <w:t>the Rho Offsets table</w:t>
      </w:r>
      <w:r w:rsidR="00063F9C">
        <w:t xml:space="preserve"> works is </w:t>
      </w:r>
      <w:r w:rsidR="005E280A">
        <w:t>that we compare the</w:t>
      </w:r>
      <w:r w:rsidR="00063F9C">
        <w:t xml:space="preserve"> (</w:t>
      </w:r>
      <w:proofErr w:type="gramStart"/>
      <w:r w:rsidR="00063F9C">
        <w:t>X,Y</w:t>
      </w:r>
      <w:proofErr w:type="gramEnd"/>
      <w:r w:rsidR="00063F9C">
        <w:t>) coordinates</w:t>
      </w:r>
      <w:r w:rsidR="005E280A">
        <w:t xml:space="preserve"> in the state matrix to the coordinates</w:t>
      </w:r>
      <w:r w:rsidR="00063F9C">
        <w:t xml:space="preserve"> in the Rho Offsets table. </w:t>
      </w:r>
      <w:r w:rsidR="005E280A">
        <w:t>For instance</w:t>
      </w:r>
      <w:r w:rsidR="00792843">
        <w:t>,</w:t>
      </w:r>
      <w:r w:rsidR="005E280A">
        <w:t xml:space="preserve"> a value located at X=0, Y=0 has no rotation, while a value located at X=1, Y=0 has a rotation of 1 bit.</w:t>
      </w:r>
    </w:p>
    <w:p w14:paraId="3B04ABA2" w14:textId="77777777" w:rsidR="00BE0E36" w:rsidRDefault="00BE0E36" w:rsidP="00BE0E36">
      <w:pPr>
        <w:rPr>
          <w:u w:val="single"/>
        </w:rPr>
      </w:pPr>
      <w:r>
        <w:rPr>
          <w:u w:val="single"/>
        </w:rPr>
        <w:t xml:space="preserve">Example </w:t>
      </w:r>
    </w:p>
    <w:p w14:paraId="76898012" w14:textId="24252895" w:rsidR="00294428" w:rsidRDefault="00170A01" w:rsidP="001E356A">
      <w:r>
        <w:t xml:space="preserve">Step </w:t>
      </w:r>
      <w:proofErr w:type="gramStart"/>
      <w:r>
        <w:t>1</w:t>
      </w:r>
      <w:r w:rsidR="00294428">
        <w:t>.Fixed</w:t>
      </w:r>
      <w:proofErr w:type="gramEnd"/>
      <w:r w:rsidR="00294428">
        <w:t xml:space="preserve"> Rotation Offset</w:t>
      </w:r>
    </w:p>
    <w:p w14:paraId="18386A3F" w14:textId="771D682E" w:rsidR="00294428" w:rsidRDefault="00234DA1" w:rsidP="001E356A">
      <w:r>
        <w:t>R</w:t>
      </w:r>
      <w:r w:rsidR="002F60C5">
        <w:t>ho applies a cyclic bitwise rotation to each lane based on the (</w:t>
      </w:r>
      <w:proofErr w:type="spellStart"/>
      <w:proofErr w:type="gramStart"/>
      <w:r w:rsidR="002F60C5">
        <w:t>x,y</w:t>
      </w:r>
      <w:proofErr w:type="spellEnd"/>
      <w:proofErr w:type="gramEnd"/>
      <w:r w:rsidR="002F60C5">
        <w:t xml:space="preserve">) position in matrix. </w:t>
      </w:r>
      <w:r w:rsidR="00740D75">
        <w:t>Th</w:t>
      </w:r>
      <w:r w:rsidR="000F305C">
        <w:t>is is calculated using this formula.</w:t>
      </w:r>
    </w:p>
    <w:p w14:paraId="4F695081" w14:textId="6DF84970" w:rsidR="005E63F3" w:rsidRDefault="005E63F3" w:rsidP="001E356A">
      <w:r w:rsidRPr="005E63F3">
        <w:rPr>
          <w:noProof/>
        </w:rPr>
        <w:drawing>
          <wp:inline distT="0" distB="0" distL="0" distR="0" wp14:anchorId="69262DBE" wp14:editId="718B5589">
            <wp:extent cx="3886742" cy="952633"/>
            <wp:effectExtent l="0" t="0" r="0" b="0"/>
            <wp:docPr id="693864156" name="Picture 1" descr="A math equation with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64156" name="Picture 1" descr="A math equation with numbers and symbol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7773" w14:textId="7D99E446" w:rsidR="001A68A9" w:rsidRDefault="001A68A9" w:rsidP="001E356A">
      <w:r>
        <w:t>Fixed Rotation Offset Formula (</w:t>
      </w:r>
      <w:proofErr w:type="spellStart"/>
      <w:r>
        <w:t>Chemejon</w:t>
      </w:r>
      <w:proofErr w:type="spellEnd"/>
      <w:r>
        <w:t>, 2021).</w:t>
      </w:r>
    </w:p>
    <w:p w14:paraId="679091B2" w14:textId="3E662703" w:rsidR="001B7F7E" w:rsidRDefault="001B7F7E" w:rsidP="001B7F7E">
      <w:r>
        <w:t xml:space="preserve">T must satisfy 2 conditions. </w:t>
      </w:r>
    </w:p>
    <w:p w14:paraId="71787844" w14:textId="14750013" w:rsidR="007277F5" w:rsidRDefault="007277F5" w:rsidP="000F305C">
      <w:pPr>
        <w:pStyle w:val="ListParagraph"/>
        <w:numPr>
          <w:ilvl w:val="0"/>
          <w:numId w:val="2"/>
        </w:numPr>
      </w:pPr>
      <w:r>
        <w:t xml:space="preserve">T must be </w:t>
      </w:r>
      <w:r w:rsidR="000F305C">
        <w:t>0&lt;=</w:t>
      </w:r>
      <w:r w:rsidR="000F305C" w:rsidRPr="000F305C">
        <w:rPr>
          <w:b/>
          <w:bCs/>
        </w:rPr>
        <w:t>T</w:t>
      </w:r>
      <w:r w:rsidR="000F305C">
        <w:t xml:space="preserve"> &lt; </w:t>
      </w:r>
      <w:r>
        <w:t xml:space="preserve">24 </w:t>
      </w:r>
    </w:p>
    <w:p w14:paraId="590F1CBC" w14:textId="0E939DAD" w:rsidR="00294428" w:rsidRDefault="001B7F7E" w:rsidP="000F305C">
      <w:pPr>
        <w:pStyle w:val="ListParagraph"/>
        <w:numPr>
          <w:ilvl w:val="0"/>
          <w:numId w:val="2"/>
        </w:numPr>
      </w:pPr>
      <w:r>
        <w:t xml:space="preserve">T must satisfy </w:t>
      </w:r>
      <w:proofErr w:type="gramStart"/>
      <w:r>
        <w:t>this conditions</w:t>
      </w:r>
      <w:proofErr w:type="gramEnd"/>
      <w:r>
        <w:t>.</w:t>
      </w:r>
    </w:p>
    <w:p w14:paraId="4212B973" w14:textId="708106BC" w:rsidR="001B7F7E" w:rsidRDefault="001B7F7E" w:rsidP="001B7F7E">
      <w:pPr>
        <w:pStyle w:val="ListParagraph"/>
      </w:pPr>
      <w:r w:rsidRPr="001B7F7E">
        <w:rPr>
          <w:noProof/>
        </w:rPr>
        <w:drawing>
          <wp:inline distT="0" distB="0" distL="0" distR="0" wp14:anchorId="20EC45BF" wp14:editId="618D4766">
            <wp:extent cx="3801005" cy="1162212"/>
            <wp:effectExtent l="0" t="0" r="9525" b="0"/>
            <wp:docPr id="1954252519" name="Picture 1" descr="A number and a symbo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52519" name="Picture 1" descr="A number and a symbol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4191" w14:textId="17AC8CAE" w:rsidR="00170A01" w:rsidRDefault="00170A01" w:rsidP="00170A01">
      <w:r>
        <w:t>This creates our Rho Offsets table.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0"/>
        <w:gridCol w:w="583"/>
        <w:gridCol w:w="583"/>
        <w:gridCol w:w="583"/>
        <w:gridCol w:w="583"/>
        <w:gridCol w:w="583"/>
      </w:tblGrid>
      <w:tr w:rsidR="00952C8C" w:rsidRPr="009C3F9F" w14:paraId="362C8CA4" w14:textId="77777777" w:rsidTr="00272901">
        <w:trPr>
          <w:trHeight w:val="245"/>
        </w:trPr>
        <w:tc>
          <w:tcPr>
            <w:tcW w:w="452" w:type="dxa"/>
          </w:tcPr>
          <w:p w14:paraId="6948A95D" w14:textId="77777777" w:rsidR="00952C8C" w:rsidRDefault="00952C8C" w:rsidP="00272901">
            <w:pPr>
              <w:pStyle w:val="NoSpacing"/>
            </w:pPr>
          </w:p>
        </w:tc>
        <w:tc>
          <w:tcPr>
            <w:tcW w:w="452" w:type="dxa"/>
          </w:tcPr>
          <w:p w14:paraId="23964BD9" w14:textId="77777777" w:rsidR="00952C8C" w:rsidRPr="009C3F9F" w:rsidRDefault="00952C8C" w:rsidP="00272901">
            <w:pPr>
              <w:pStyle w:val="NoSpacing"/>
              <w:rPr>
                <w:b/>
                <w:bCs/>
              </w:rPr>
            </w:pPr>
            <w:r w:rsidRPr="009C3F9F">
              <w:rPr>
                <w:b/>
                <w:bCs/>
              </w:rPr>
              <w:t>X=3</w:t>
            </w:r>
          </w:p>
        </w:tc>
        <w:tc>
          <w:tcPr>
            <w:tcW w:w="486" w:type="dxa"/>
          </w:tcPr>
          <w:p w14:paraId="57E88F5C" w14:textId="77777777" w:rsidR="00952C8C" w:rsidRPr="009C3F9F" w:rsidRDefault="00952C8C" w:rsidP="00272901">
            <w:pPr>
              <w:pStyle w:val="NoSpacing"/>
              <w:rPr>
                <w:b/>
                <w:bCs/>
              </w:rPr>
            </w:pPr>
            <w:r w:rsidRPr="009C3F9F">
              <w:rPr>
                <w:b/>
                <w:bCs/>
              </w:rPr>
              <w:t>X=4</w:t>
            </w:r>
          </w:p>
        </w:tc>
        <w:tc>
          <w:tcPr>
            <w:tcW w:w="452" w:type="dxa"/>
          </w:tcPr>
          <w:p w14:paraId="0FD099DC" w14:textId="77777777" w:rsidR="00952C8C" w:rsidRPr="009C3F9F" w:rsidRDefault="00952C8C" w:rsidP="00272901">
            <w:pPr>
              <w:pStyle w:val="NoSpacing"/>
              <w:rPr>
                <w:b/>
                <w:bCs/>
              </w:rPr>
            </w:pPr>
            <w:r w:rsidRPr="009C3F9F">
              <w:rPr>
                <w:b/>
                <w:bCs/>
              </w:rPr>
              <w:t>X=0</w:t>
            </w:r>
          </w:p>
        </w:tc>
        <w:tc>
          <w:tcPr>
            <w:tcW w:w="452" w:type="dxa"/>
          </w:tcPr>
          <w:p w14:paraId="50AB53CE" w14:textId="77777777" w:rsidR="00952C8C" w:rsidRPr="009C3F9F" w:rsidRDefault="00952C8C" w:rsidP="00272901">
            <w:pPr>
              <w:pStyle w:val="NoSpacing"/>
              <w:rPr>
                <w:b/>
                <w:bCs/>
              </w:rPr>
            </w:pPr>
            <w:r w:rsidRPr="009C3F9F">
              <w:rPr>
                <w:b/>
                <w:bCs/>
              </w:rPr>
              <w:t>X=1</w:t>
            </w:r>
          </w:p>
        </w:tc>
        <w:tc>
          <w:tcPr>
            <w:tcW w:w="452" w:type="dxa"/>
          </w:tcPr>
          <w:p w14:paraId="57BAD93B" w14:textId="77777777" w:rsidR="00952C8C" w:rsidRPr="009C3F9F" w:rsidRDefault="00952C8C" w:rsidP="00272901">
            <w:pPr>
              <w:pStyle w:val="NoSpacing"/>
              <w:rPr>
                <w:b/>
                <w:bCs/>
              </w:rPr>
            </w:pPr>
            <w:r w:rsidRPr="009C3F9F">
              <w:rPr>
                <w:b/>
                <w:bCs/>
              </w:rPr>
              <w:t>X=2</w:t>
            </w:r>
          </w:p>
        </w:tc>
      </w:tr>
      <w:tr w:rsidR="00952C8C" w14:paraId="4E3E157B" w14:textId="77777777" w:rsidTr="00272901">
        <w:trPr>
          <w:trHeight w:val="245"/>
        </w:trPr>
        <w:tc>
          <w:tcPr>
            <w:tcW w:w="452" w:type="dxa"/>
          </w:tcPr>
          <w:p w14:paraId="661C521B" w14:textId="77777777" w:rsidR="00952C8C" w:rsidRPr="009C3F9F" w:rsidRDefault="00952C8C" w:rsidP="00272901">
            <w:pPr>
              <w:pStyle w:val="NoSpacing"/>
              <w:rPr>
                <w:b/>
                <w:bCs/>
              </w:rPr>
            </w:pPr>
            <w:r w:rsidRPr="009C3F9F">
              <w:rPr>
                <w:b/>
                <w:bCs/>
              </w:rPr>
              <w:lastRenderedPageBreak/>
              <w:t>Y=2</w:t>
            </w:r>
          </w:p>
        </w:tc>
        <w:tc>
          <w:tcPr>
            <w:tcW w:w="452" w:type="dxa"/>
          </w:tcPr>
          <w:p w14:paraId="6786D08A" w14:textId="77777777" w:rsidR="00952C8C" w:rsidRPr="00952C8C" w:rsidRDefault="00952C8C" w:rsidP="00272901">
            <w:pPr>
              <w:pStyle w:val="NoSpacing"/>
            </w:pPr>
            <w:r w:rsidRPr="00952C8C">
              <w:t>25</w:t>
            </w:r>
          </w:p>
        </w:tc>
        <w:tc>
          <w:tcPr>
            <w:tcW w:w="486" w:type="dxa"/>
          </w:tcPr>
          <w:p w14:paraId="39FB2C34" w14:textId="77777777" w:rsidR="00952C8C" w:rsidRPr="00952C8C" w:rsidRDefault="00952C8C" w:rsidP="00272901">
            <w:pPr>
              <w:pStyle w:val="NoSpacing"/>
            </w:pPr>
            <w:r w:rsidRPr="00952C8C">
              <w:t>39</w:t>
            </w:r>
          </w:p>
        </w:tc>
        <w:tc>
          <w:tcPr>
            <w:tcW w:w="452" w:type="dxa"/>
          </w:tcPr>
          <w:p w14:paraId="73DB9A35" w14:textId="77777777" w:rsidR="00952C8C" w:rsidRPr="00952C8C" w:rsidRDefault="00952C8C" w:rsidP="00272901">
            <w:pPr>
              <w:pStyle w:val="NoSpacing"/>
            </w:pPr>
            <w:r w:rsidRPr="00952C8C">
              <w:t>3</w:t>
            </w:r>
          </w:p>
        </w:tc>
        <w:tc>
          <w:tcPr>
            <w:tcW w:w="452" w:type="dxa"/>
          </w:tcPr>
          <w:p w14:paraId="4AB7E2DB" w14:textId="77777777" w:rsidR="00952C8C" w:rsidRDefault="00952C8C" w:rsidP="00272901">
            <w:pPr>
              <w:pStyle w:val="NoSpacing"/>
            </w:pPr>
            <w:r>
              <w:t>10</w:t>
            </w:r>
          </w:p>
        </w:tc>
        <w:tc>
          <w:tcPr>
            <w:tcW w:w="452" w:type="dxa"/>
          </w:tcPr>
          <w:p w14:paraId="0B86D24A" w14:textId="77777777" w:rsidR="00952C8C" w:rsidRDefault="00952C8C" w:rsidP="00272901">
            <w:pPr>
              <w:pStyle w:val="NoSpacing"/>
            </w:pPr>
            <w:r>
              <w:t>43</w:t>
            </w:r>
          </w:p>
        </w:tc>
      </w:tr>
      <w:tr w:rsidR="00952C8C" w14:paraId="3D3B5ECD" w14:textId="77777777" w:rsidTr="00272901">
        <w:trPr>
          <w:trHeight w:val="245"/>
        </w:trPr>
        <w:tc>
          <w:tcPr>
            <w:tcW w:w="452" w:type="dxa"/>
          </w:tcPr>
          <w:p w14:paraId="3ECAFD27" w14:textId="77777777" w:rsidR="00952C8C" w:rsidRPr="009C3F9F" w:rsidRDefault="00952C8C" w:rsidP="00272901">
            <w:pPr>
              <w:pStyle w:val="NoSpacing"/>
              <w:rPr>
                <w:b/>
                <w:bCs/>
              </w:rPr>
            </w:pPr>
            <w:r w:rsidRPr="009C3F9F">
              <w:rPr>
                <w:b/>
                <w:bCs/>
              </w:rPr>
              <w:t>Y=1</w:t>
            </w:r>
          </w:p>
        </w:tc>
        <w:tc>
          <w:tcPr>
            <w:tcW w:w="452" w:type="dxa"/>
          </w:tcPr>
          <w:p w14:paraId="0C5EA979" w14:textId="77777777" w:rsidR="00952C8C" w:rsidRPr="00952C8C" w:rsidRDefault="00952C8C" w:rsidP="00272901">
            <w:pPr>
              <w:pStyle w:val="NoSpacing"/>
            </w:pPr>
            <w:r w:rsidRPr="00952C8C">
              <w:rPr>
                <w:highlight w:val="yellow"/>
              </w:rPr>
              <w:t>55</w:t>
            </w:r>
          </w:p>
        </w:tc>
        <w:tc>
          <w:tcPr>
            <w:tcW w:w="486" w:type="dxa"/>
          </w:tcPr>
          <w:p w14:paraId="26983471" w14:textId="77777777" w:rsidR="00952C8C" w:rsidRPr="00952C8C" w:rsidRDefault="00952C8C" w:rsidP="00272901">
            <w:pPr>
              <w:pStyle w:val="NoSpacing"/>
            </w:pPr>
            <w:r w:rsidRPr="00952C8C">
              <w:t>20</w:t>
            </w:r>
          </w:p>
        </w:tc>
        <w:tc>
          <w:tcPr>
            <w:tcW w:w="452" w:type="dxa"/>
          </w:tcPr>
          <w:p w14:paraId="38209058" w14:textId="77777777" w:rsidR="00952C8C" w:rsidRPr="00952C8C" w:rsidRDefault="00952C8C" w:rsidP="00272901">
            <w:pPr>
              <w:pStyle w:val="NoSpacing"/>
            </w:pPr>
            <w:r w:rsidRPr="00952C8C">
              <w:t>36</w:t>
            </w:r>
          </w:p>
        </w:tc>
        <w:tc>
          <w:tcPr>
            <w:tcW w:w="452" w:type="dxa"/>
          </w:tcPr>
          <w:p w14:paraId="544E49C6" w14:textId="77777777" w:rsidR="00952C8C" w:rsidRDefault="00952C8C" w:rsidP="00272901">
            <w:pPr>
              <w:pStyle w:val="NoSpacing"/>
            </w:pPr>
            <w:r>
              <w:t>44</w:t>
            </w:r>
          </w:p>
        </w:tc>
        <w:tc>
          <w:tcPr>
            <w:tcW w:w="452" w:type="dxa"/>
          </w:tcPr>
          <w:p w14:paraId="5A71078C" w14:textId="77777777" w:rsidR="00952C8C" w:rsidRDefault="00952C8C" w:rsidP="00272901">
            <w:pPr>
              <w:pStyle w:val="NoSpacing"/>
            </w:pPr>
            <w:r>
              <w:t>6</w:t>
            </w:r>
          </w:p>
        </w:tc>
      </w:tr>
      <w:tr w:rsidR="00952C8C" w14:paraId="321B2903" w14:textId="77777777" w:rsidTr="00272901">
        <w:trPr>
          <w:trHeight w:val="245"/>
        </w:trPr>
        <w:tc>
          <w:tcPr>
            <w:tcW w:w="452" w:type="dxa"/>
          </w:tcPr>
          <w:p w14:paraId="29B0A941" w14:textId="77777777" w:rsidR="00952C8C" w:rsidRPr="009C3F9F" w:rsidRDefault="00952C8C" w:rsidP="00272901">
            <w:pPr>
              <w:pStyle w:val="NoSpacing"/>
              <w:rPr>
                <w:b/>
                <w:bCs/>
              </w:rPr>
            </w:pPr>
            <w:r w:rsidRPr="009C3F9F">
              <w:rPr>
                <w:b/>
                <w:bCs/>
              </w:rPr>
              <w:t>Y=0</w:t>
            </w:r>
          </w:p>
        </w:tc>
        <w:tc>
          <w:tcPr>
            <w:tcW w:w="452" w:type="dxa"/>
          </w:tcPr>
          <w:p w14:paraId="7959E0BA" w14:textId="77777777" w:rsidR="00952C8C" w:rsidRPr="00952C8C" w:rsidRDefault="00952C8C" w:rsidP="00272901">
            <w:pPr>
              <w:pStyle w:val="NoSpacing"/>
            </w:pPr>
            <w:r w:rsidRPr="00952C8C">
              <w:t>28</w:t>
            </w:r>
          </w:p>
        </w:tc>
        <w:tc>
          <w:tcPr>
            <w:tcW w:w="486" w:type="dxa"/>
          </w:tcPr>
          <w:p w14:paraId="080F2FAB" w14:textId="77777777" w:rsidR="00952C8C" w:rsidRPr="00952C8C" w:rsidRDefault="00952C8C" w:rsidP="00272901">
            <w:pPr>
              <w:pStyle w:val="NoSpacing"/>
            </w:pPr>
            <w:r w:rsidRPr="00952C8C">
              <w:t>27</w:t>
            </w:r>
          </w:p>
        </w:tc>
        <w:tc>
          <w:tcPr>
            <w:tcW w:w="452" w:type="dxa"/>
          </w:tcPr>
          <w:p w14:paraId="49A45C68" w14:textId="77777777" w:rsidR="00952C8C" w:rsidRPr="00952C8C" w:rsidRDefault="00952C8C" w:rsidP="00272901">
            <w:pPr>
              <w:pStyle w:val="NoSpacing"/>
            </w:pPr>
            <w:r w:rsidRPr="00952C8C">
              <w:rPr>
                <w:highlight w:val="yellow"/>
              </w:rPr>
              <w:t>0</w:t>
            </w:r>
          </w:p>
        </w:tc>
        <w:tc>
          <w:tcPr>
            <w:tcW w:w="452" w:type="dxa"/>
          </w:tcPr>
          <w:p w14:paraId="4179DED8" w14:textId="77777777" w:rsidR="00952C8C" w:rsidRDefault="00952C8C" w:rsidP="00272901">
            <w:pPr>
              <w:pStyle w:val="NoSpacing"/>
            </w:pPr>
            <w:r>
              <w:t>1</w:t>
            </w:r>
          </w:p>
        </w:tc>
        <w:tc>
          <w:tcPr>
            <w:tcW w:w="452" w:type="dxa"/>
          </w:tcPr>
          <w:p w14:paraId="7B66CEDF" w14:textId="77777777" w:rsidR="00952C8C" w:rsidRDefault="00952C8C" w:rsidP="00272901">
            <w:pPr>
              <w:pStyle w:val="NoSpacing"/>
            </w:pPr>
            <w:r>
              <w:t>62</w:t>
            </w:r>
          </w:p>
        </w:tc>
      </w:tr>
      <w:tr w:rsidR="00952C8C" w14:paraId="150551C2" w14:textId="77777777" w:rsidTr="00272901">
        <w:trPr>
          <w:trHeight w:val="245"/>
        </w:trPr>
        <w:tc>
          <w:tcPr>
            <w:tcW w:w="452" w:type="dxa"/>
          </w:tcPr>
          <w:p w14:paraId="5701366C" w14:textId="77777777" w:rsidR="00952C8C" w:rsidRPr="009C3F9F" w:rsidRDefault="00952C8C" w:rsidP="00272901">
            <w:pPr>
              <w:pStyle w:val="NoSpacing"/>
              <w:rPr>
                <w:b/>
                <w:bCs/>
              </w:rPr>
            </w:pPr>
            <w:r w:rsidRPr="009C3F9F">
              <w:rPr>
                <w:b/>
                <w:bCs/>
              </w:rPr>
              <w:t>Y=4</w:t>
            </w:r>
          </w:p>
        </w:tc>
        <w:tc>
          <w:tcPr>
            <w:tcW w:w="452" w:type="dxa"/>
          </w:tcPr>
          <w:p w14:paraId="6491C15F" w14:textId="77777777" w:rsidR="00952C8C" w:rsidRDefault="00952C8C" w:rsidP="00272901">
            <w:pPr>
              <w:pStyle w:val="NoSpacing"/>
            </w:pPr>
            <w:r>
              <w:t>56</w:t>
            </w:r>
          </w:p>
        </w:tc>
        <w:tc>
          <w:tcPr>
            <w:tcW w:w="486" w:type="dxa"/>
          </w:tcPr>
          <w:p w14:paraId="46B4482E" w14:textId="77777777" w:rsidR="00952C8C" w:rsidRDefault="00952C8C" w:rsidP="00272901">
            <w:pPr>
              <w:pStyle w:val="NoSpacing"/>
            </w:pPr>
            <w:r>
              <w:t>14</w:t>
            </w:r>
          </w:p>
        </w:tc>
        <w:tc>
          <w:tcPr>
            <w:tcW w:w="452" w:type="dxa"/>
          </w:tcPr>
          <w:p w14:paraId="0D41F16B" w14:textId="77777777" w:rsidR="00952C8C" w:rsidRDefault="00952C8C" w:rsidP="00272901">
            <w:pPr>
              <w:pStyle w:val="NoSpacing"/>
            </w:pPr>
            <w:r>
              <w:t>18</w:t>
            </w:r>
          </w:p>
        </w:tc>
        <w:tc>
          <w:tcPr>
            <w:tcW w:w="452" w:type="dxa"/>
          </w:tcPr>
          <w:p w14:paraId="35D74E25" w14:textId="77777777" w:rsidR="00952C8C" w:rsidRDefault="00952C8C" w:rsidP="00272901">
            <w:pPr>
              <w:pStyle w:val="NoSpacing"/>
            </w:pPr>
            <w:r>
              <w:t>2</w:t>
            </w:r>
          </w:p>
        </w:tc>
        <w:tc>
          <w:tcPr>
            <w:tcW w:w="452" w:type="dxa"/>
          </w:tcPr>
          <w:p w14:paraId="1FDDA4BB" w14:textId="77777777" w:rsidR="00952C8C" w:rsidRDefault="00952C8C" w:rsidP="00272901">
            <w:pPr>
              <w:pStyle w:val="NoSpacing"/>
            </w:pPr>
            <w:r>
              <w:t>61</w:t>
            </w:r>
          </w:p>
        </w:tc>
      </w:tr>
      <w:tr w:rsidR="00952C8C" w14:paraId="3D501B8F" w14:textId="77777777" w:rsidTr="00272901">
        <w:trPr>
          <w:trHeight w:val="245"/>
        </w:trPr>
        <w:tc>
          <w:tcPr>
            <w:tcW w:w="452" w:type="dxa"/>
          </w:tcPr>
          <w:p w14:paraId="081E3F52" w14:textId="77777777" w:rsidR="00952C8C" w:rsidRPr="009C3F9F" w:rsidRDefault="00952C8C" w:rsidP="00272901">
            <w:pPr>
              <w:pStyle w:val="NoSpacing"/>
              <w:rPr>
                <w:b/>
                <w:bCs/>
              </w:rPr>
            </w:pPr>
            <w:r w:rsidRPr="009C3F9F">
              <w:rPr>
                <w:b/>
                <w:bCs/>
              </w:rPr>
              <w:t>Y=3</w:t>
            </w:r>
          </w:p>
        </w:tc>
        <w:tc>
          <w:tcPr>
            <w:tcW w:w="452" w:type="dxa"/>
          </w:tcPr>
          <w:p w14:paraId="0B6FD6FA" w14:textId="77777777" w:rsidR="00952C8C" w:rsidRDefault="00952C8C" w:rsidP="00272901">
            <w:pPr>
              <w:pStyle w:val="NoSpacing"/>
            </w:pPr>
            <w:r>
              <w:t>21</w:t>
            </w:r>
          </w:p>
        </w:tc>
        <w:tc>
          <w:tcPr>
            <w:tcW w:w="486" w:type="dxa"/>
          </w:tcPr>
          <w:p w14:paraId="5C96F269" w14:textId="77777777" w:rsidR="00952C8C" w:rsidRDefault="00952C8C" w:rsidP="00272901">
            <w:pPr>
              <w:pStyle w:val="NoSpacing"/>
            </w:pPr>
            <w:r>
              <w:t>8</w:t>
            </w:r>
          </w:p>
        </w:tc>
        <w:tc>
          <w:tcPr>
            <w:tcW w:w="452" w:type="dxa"/>
          </w:tcPr>
          <w:p w14:paraId="25DE8BD3" w14:textId="77777777" w:rsidR="00952C8C" w:rsidRDefault="00952C8C" w:rsidP="00272901">
            <w:pPr>
              <w:pStyle w:val="NoSpacing"/>
            </w:pPr>
            <w:r>
              <w:t>41</w:t>
            </w:r>
          </w:p>
        </w:tc>
        <w:tc>
          <w:tcPr>
            <w:tcW w:w="452" w:type="dxa"/>
          </w:tcPr>
          <w:p w14:paraId="65A6E3C9" w14:textId="77777777" w:rsidR="00952C8C" w:rsidRDefault="00952C8C" w:rsidP="00272901">
            <w:pPr>
              <w:pStyle w:val="NoSpacing"/>
            </w:pPr>
            <w:r>
              <w:t>45</w:t>
            </w:r>
          </w:p>
        </w:tc>
        <w:tc>
          <w:tcPr>
            <w:tcW w:w="452" w:type="dxa"/>
          </w:tcPr>
          <w:p w14:paraId="4E7D7075" w14:textId="77777777" w:rsidR="00952C8C" w:rsidRDefault="00952C8C" w:rsidP="00272901">
            <w:pPr>
              <w:pStyle w:val="NoSpacing"/>
            </w:pPr>
            <w:r>
              <w:t>15</w:t>
            </w:r>
          </w:p>
        </w:tc>
      </w:tr>
    </w:tbl>
    <w:p w14:paraId="62EAEB10" w14:textId="77777777" w:rsidR="00952C8C" w:rsidRDefault="00952C8C" w:rsidP="00170A01"/>
    <w:p w14:paraId="2976B497" w14:textId="13D00FBF" w:rsidR="00170A01" w:rsidRDefault="00170A01" w:rsidP="00170A01">
      <w:r>
        <w:t>Step 2. Rotation Oper</w:t>
      </w:r>
      <w:r w:rsidR="00DE2D0A">
        <w:t xml:space="preserve">ation </w:t>
      </w:r>
      <w:r>
        <w:t xml:space="preserve"> </w:t>
      </w:r>
    </w:p>
    <w:p w14:paraId="0EBDD8D6" w14:textId="7BFF4C7C" w:rsidR="00FF47FD" w:rsidRDefault="00FF47FD" w:rsidP="001E356A">
      <w:pPr>
        <w:rPr>
          <w:b/>
          <w:bCs/>
          <w:i/>
          <w:iCs/>
          <w:lang w:val="en-US"/>
        </w:rPr>
      </w:pPr>
      <w:r w:rsidRPr="00FF47FD">
        <w:rPr>
          <w:b/>
          <w:bCs/>
          <w:i/>
          <w:iCs/>
          <w:highlight w:val="yellow"/>
          <w:lang w:val="en-US"/>
        </w:rPr>
        <w:t xml:space="preserve">Formula for </w:t>
      </w:r>
      <w:proofErr w:type="gramStart"/>
      <w:r w:rsidRPr="00FF47FD">
        <w:rPr>
          <w:b/>
          <w:bCs/>
          <w:i/>
          <w:iCs/>
          <w:highlight w:val="yellow"/>
          <w:lang w:val="en-US"/>
        </w:rPr>
        <w:t>rotation  =</w:t>
      </w:r>
      <w:proofErr w:type="gramEnd"/>
      <w:r w:rsidRPr="00FF47FD">
        <w:rPr>
          <w:b/>
          <w:bCs/>
          <w:i/>
          <w:iCs/>
          <w:highlight w:val="yellow"/>
          <w:lang w:val="en-US"/>
        </w:rPr>
        <w:t xml:space="preserve"> [Offsets value in table mod [length of lane]</w:t>
      </w:r>
      <w:r w:rsidR="00E601DC">
        <w:rPr>
          <w:b/>
          <w:bCs/>
          <w:i/>
          <w:iCs/>
          <w:lang w:val="en-US"/>
        </w:rPr>
        <w:t xml:space="preserve"> </w:t>
      </w:r>
    </w:p>
    <w:p w14:paraId="30D90B6E" w14:textId="0489F7E5" w:rsidR="00FD3DD9" w:rsidRDefault="00FD3DD9" w:rsidP="001E356A">
      <w:pPr>
        <w:rPr>
          <w:i/>
          <w:iCs/>
          <w:color w:val="0070C0"/>
        </w:rPr>
      </w:pPr>
      <w:r>
        <w:rPr>
          <w:lang w:val="en-US"/>
        </w:rPr>
        <w:t xml:space="preserve">In both examples I will focus on using </w:t>
      </w:r>
      <w:r w:rsidR="009F3093">
        <w:rPr>
          <w:lang w:val="en-US"/>
        </w:rPr>
        <w:t>values that have a Rho offset of 1, 36 and 78</w:t>
      </w:r>
      <w:r w:rsidR="003E57AA">
        <w:rPr>
          <w:lang w:val="en-US"/>
        </w:rPr>
        <w:t xml:space="preserve"> for simplified purposes.</w:t>
      </w:r>
      <w:r w:rsidR="009F3093">
        <w:rPr>
          <w:lang w:val="en-US"/>
        </w:rPr>
        <w:t xml:space="preserve"> </w:t>
      </w:r>
      <w:r w:rsidR="004B38DA">
        <w:rPr>
          <w:lang w:val="en-US"/>
        </w:rPr>
        <w:t xml:space="preserve">I will use a full </w:t>
      </w:r>
      <w:r w:rsidR="00351CC2">
        <w:rPr>
          <w:lang w:val="en-US"/>
        </w:rPr>
        <w:t>64-bit</w:t>
      </w:r>
      <w:r w:rsidR="004B38DA">
        <w:rPr>
          <w:lang w:val="en-US"/>
        </w:rPr>
        <w:t xml:space="preserve"> value in </w:t>
      </w:r>
      <w:r w:rsidR="003E57AA">
        <w:rPr>
          <w:lang w:val="en-US"/>
        </w:rPr>
        <w:t xml:space="preserve">example </w:t>
      </w:r>
      <w:r w:rsidR="00351CC2">
        <w:rPr>
          <w:lang w:val="en-US"/>
        </w:rPr>
        <w:t>1. This will be the same value</w:t>
      </w:r>
      <w:r w:rsidR="00BB4E0B">
        <w:rPr>
          <w:lang w:val="en-US"/>
        </w:rPr>
        <w:t xml:space="preserve"> to make it easy to highlight </w:t>
      </w:r>
      <w:r w:rsidR="009F2090">
        <w:rPr>
          <w:lang w:val="en-US"/>
        </w:rPr>
        <w:t>movements</w:t>
      </w:r>
      <w:r w:rsidR="00351CC2">
        <w:rPr>
          <w:lang w:val="en-US"/>
        </w:rPr>
        <w:t>.</w:t>
      </w:r>
      <w:r w:rsidR="003E57AA">
        <w:rPr>
          <w:lang w:val="en-US"/>
        </w:rPr>
        <w:t xml:space="preserve"> For </w:t>
      </w:r>
      <w:r w:rsidR="00BB4E0B">
        <w:rPr>
          <w:lang w:val="en-US"/>
        </w:rPr>
        <w:t>example,</w:t>
      </w:r>
      <w:r w:rsidR="003E57AA">
        <w:rPr>
          <w:lang w:val="en-US"/>
        </w:rPr>
        <w:t xml:space="preserve"> 2 I will use 8 bits in a 64-bit lane. </w:t>
      </w:r>
    </w:p>
    <w:p w14:paraId="184670A2" w14:textId="75ACD2C7" w:rsidR="00363B93" w:rsidRDefault="00363B93" w:rsidP="001E356A">
      <w:pPr>
        <w:rPr>
          <w:i/>
          <w:iCs/>
          <w:color w:val="0070C0"/>
        </w:rPr>
      </w:pPr>
      <w:r w:rsidRPr="004E77EC">
        <w:rPr>
          <w:i/>
          <w:iCs/>
          <w:color w:val="0070C0"/>
        </w:rPr>
        <w:t xml:space="preserve">Example </w:t>
      </w:r>
      <w:r w:rsidR="00280F5A">
        <w:rPr>
          <w:i/>
          <w:iCs/>
          <w:color w:val="0070C0"/>
        </w:rPr>
        <w:t>1</w:t>
      </w:r>
      <w:r w:rsidRPr="004E77EC">
        <w:rPr>
          <w:i/>
          <w:iCs/>
          <w:color w:val="0070C0"/>
        </w:rPr>
        <w:t xml:space="preserve">: </w:t>
      </w:r>
      <w:r w:rsidR="004B38DA">
        <w:rPr>
          <w:i/>
          <w:iCs/>
          <w:color w:val="0070C0"/>
        </w:rPr>
        <w:t xml:space="preserve">64 </w:t>
      </w:r>
      <w:r w:rsidR="00BB4E0B">
        <w:rPr>
          <w:i/>
          <w:iCs/>
          <w:color w:val="0070C0"/>
        </w:rPr>
        <w:t>bits</w:t>
      </w:r>
      <w:r w:rsidR="004B38DA">
        <w:rPr>
          <w:i/>
          <w:iCs/>
          <w:color w:val="0070C0"/>
        </w:rPr>
        <w:t xml:space="preserve"> in a </w:t>
      </w:r>
      <w:r w:rsidR="003E6332" w:rsidRPr="004E77EC">
        <w:rPr>
          <w:i/>
          <w:iCs/>
          <w:color w:val="0070C0"/>
        </w:rPr>
        <w:t>64-bit lane</w:t>
      </w:r>
    </w:p>
    <w:p w14:paraId="4C433D10" w14:textId="6FF7D225" w:rsidR="00AB1ECE" w:rsidRDefault="00AB1ECE" w:rsidP="001E356A">
      <w:pPr>
        <w:rPr>
          <w:color w:val="000000" w:themeColor="text1"/>
        </w:rPr>
      </w:pPr>
      <w:r>
        <w:rPr>
          <w:color w:val="000000" w:themeColor="text1"/>
        </w:rPr>
        <w:t xml:space="preserve">State matrix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8"/>
        <w:gridCol w:w="2146"/>
        <w:gridCol w:w="1330"/>
        <w:gridCol w:w="1360"/>
        <w:gridCol w:w="2146"/>
        <w:gridCol w:w="2146"/>
      </w:tblGrid>
      <w:tr w:rsidR="00AB1ECE" w14:paraId="575EB72C" w14:textId="77777777" w:rsidTr="00AB1ECE">
        <w:tc>
          <w:tcPr>
            <w:tcW w:w="1742" w:type="dxa"/>
          </w:tcPr>
          <w:p w14:paraId="1FB909C0" w14:textId="77777777" w:rsidR="00AB1ECE" w:rsidRDefault="00AB1ECE" w:rsidP="001E356A">
            <w:pPr>
              <w:rPr>
                <w:color w:val="000000" w:themeColor="text1"/>
              </w:rPr>
            </w:pPr>
          </w:p>
        </w:tc>
        <w:tc>
          <w:tcPr>
            <w:tcW w:w="1742" w:type="dxa"/>
          </w:tcPr>
          <w:p w14:paraId="18B7C040" w14:textId="2421DFB5" w:rsidR="00AB1ECE" w:rsidRPr="00BB4E0B" w:rsidRDefault="00351CC2" w:rsidP="001E356A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>X = 0</w:t>
            </w:r>
          </w:p>
        </w:tc>
        <w:tc>
          <w:tcPr>
            <w:tcW w:w="1743" w:type="dxa"/>
          </w:tcPr>
          <w:p w14:paraId="5C572540" w14:textId="33547374" w:rsidR="00AB1ECE" w:rsidRPr="00BB4E0B" w:rsidRDefault="00351CC2" w:rsidP="001E356A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>X = 1</w:t>
            </w:r>
          </w:p>
        </w:tc>
        <w:tc>
          <w:tcPr>
            <w:tcW w:w="1743" w:type="dxa"/>
          </w:tcPr>
          <w:p w14:paraId="163CE577" w14:textId="659543CF" w:rsidR="00AB1ECE" w:rsidRPr="00BB4E0B" w:rsidRDefault="00351CC2" w:rsidP="001E356A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>X =2</w:t>
            </w:r>
          </w:p>
        </w:tc>
        <w:tc>
          <w:tcPr>
            <w:tcW w:w="1743" w:type="dxa"/>
          </w:tcPr>
          <w:p w14:paraId="393BB835" w14:textId="60310ECD" w:rsidR="00AB1ECE" w:rsidRPr="00BB4E0B" w:rsidRDefault="00351CC2" w:rsidP="001E356A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 xml:space="preserve">X =3 </w:t>
            </w:r>
          </w:p>
        </w:tc>
        <w:tc>
          <w:tcPr>
            <w:tcW w:w="1743" w:type="dxa"/>
          </w:tcPr>
          <w:p w14:paraId="4316A903" w14:textId="03194164" w:rsidR="00AB1ECE" w:rsidRPr="00BB4E0B" w:rsidRDefault="00351CC2" w:rsidP="001E356A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>X= 4</w:t>
            </w:r>
          </w:p>
        </w:tc>
      </w:tr>
      <w:tr w:rsidR="00AB1ECE" w14:paraId="58E6809F" w14:textId="77777777" w:rsidTr="00AB1ECE">
        <w:tc>
          <w:tcPr>
            <w:tcW w:w="1742" w:type="dxa"/>
          </w:tcPr>
          <w:p w14:paraId="67A60014" w14:textId="593A97B8" w:rsidR="00AB1ECE" w:rsidRPr="00BB4E0B" w:rsidRDefault="00351CC2" w:rsidP="001E356A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 xml:space="preserve">Y = 0 </w:t>
            </w:r>
          </w:p>
        </w:tc>
        <w:tc>
          <w:tcPr>
            <w:tcW w:w="1742" w:type="dxa"/>
          </w:tcPr>
          <w:p w14:paraId="665DEB16" w14:textId="6DE65914" w:rsidR="00AB1ECE" w:rsidRDefault="009F2090" w:rsidP="001E356A">
            <w:pPr>
              <w:rPr>
                <w:color w:val="000000" w:themeColor="text1"/>
              </w:rPr>
            </w:pPr>
            <w:r w:rsidRPr="00BA1DBD">
              <w:t>8C01E003F007000A</w:t>
            </w:r>
          </w:p>
        </w:tc>
        <w:tc>
          <w:tcPr>
            <w:tcW w:w="1743" w:type="dxa"/>
          </w:tcPr>
          <w:p w14:paraId="3C109371" w14:textId="77777777" w:rsidR="00AB1ECE" w:rsidRDefault="00AB1ECE" w:rsidP="001E356A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62F537D5" w14:textId="77777777" w:rsidR="00AB1ECE" w:rsidRDefault="00AB1ECE" w:rsidP="001E356A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746BC1CA" w14:textId="77777777" w:rsidR="00AB1ECE" w:rsidRDefault="00AB1ECE" w:rsidP="001E356A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64F6534C" w14:textId="77777777" w:rsidR="00AB1ECE" w:rsidRDefault="00AB1ECE" w:rsidP="001E356A">
            <w:pPr>
              <w:rPr>
                <w:color w:val="000000" w:themeColor="text1"/>
              </w:rPr>
            </w:pPr>
          </w:p>
        </w:tc>
      </w:tr>
      <w:tr w:rsidR="00AB1ECE" w14:paraId="215BE2EE" w14:textId="77777777" w:rsidTr="00AB1ECE">
        <w:tc>
          <w:tcPr>
            <w:tcW w:w="1742" w:type="dxa"/>
          </w:tcPr>
          <w:p w14:paraId="1DE130D3" w14:textId="1DF6A3BA" w:rsidR="00AB1ECE" w:rsidRPr="00BB4E0B" w:rsidRDefault="00351CC2" w:rsidP="001E356A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>Y = 1</w:t>
            </w:r>
          </w:p>
        </w:tc>
        <w:tc>
          <w:tcPr>
            <w:tcW w:w="1742" w:type="dxa"/>
          </w:tcPr>
          <w:p w14:paraId="631AD90E" w14:textId="77777777" w:rsidR="00AB1ECE" w:rsidRDefault="00AB1ECE" w:rsidP="001E356A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1805D617" w14:textId="77777777" w:rsidR="00AB1ECE" w:rsidRDefault="00AB1ECE" w:rsidP="001E356A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32F2E854" w14:textId="77777777" w:rsidR="00AB1ECE" w:rsidRDefault="00AB1ECE" w:rsidP="001E356A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2BC7AC4B" w14:textId="77777777" w:rsidR="00AB1ECE" w:rsidRDefault="00AB1ECE" w:rsidP="001E356A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2629818E" w14:textId="77777777" w:rsidR="00AB1ECE" w:rsidRDefault="00AB1ECE" w:rsidP="001E356A">
            <w:pPr>
              <w:rPr>
                <w:color w:val="000000" w:themeColor="text1"/>
              </w:rPr>
            </w:pPr>
          </w:p>
        </w:tc>
      </w:tr>
      <w:tr w:rsidR="00AB1ECE" w14:paraId="0A06C892" w14:textId="77777777" w:rsidTr="00AB1ECE">
        <w:tc>
          <w:tcPr>
            <w:tcW w:w="1742" w:type="dxa"/>
          </w:tcPr>
          <w:p w14:paraId="5D1D7CBB" w14:textId="64B482CC" w:rsidR="00AB1ECE" w:rsidRPr="00BB4E0B" w:rsidRDefault="00351CC2" w:rsidP="001E356A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>Y = 2</w:t>
            </w:r>
          </w:p>
        </w:tc>
        <w:tc>
          <w:tcPr>
            <w:tcW w:w="1742" w:type="dxa"/>
          </w:tcPr>
          <w:p w14:paraId="4F46FB95" w14:textId="77777777" w:rsidR="00AB1ECE" w:rsidRDefault="00AB1ECE" w:rsidP="001E356A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712E6150" w14:textId="77777777" w:rsidR="00AB1ECE" w:rsidRDefault="00AB1ECE" w:rsidP="001E356A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1B582044" w14:textId="77777777" w:rsidR="00AB1ECE" w:rsidRDefault="00AB1ECE" w:rsidP="001E356A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1EDAA141" w14:textId="77777777" w:rsidR="00AB1ECE" w:rsidRDefault="00AB1ECE" w:rsidP="001E356A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4468F834" w14:textId="77777777" w:rsidR="00AB1ECE" w:rsidRDefault="00AB1ECE" w:rsidP="001E356A">
            <w:pPr>
              <w:rPr>
                <w:color w:val="000000" w:themeColor="text1"/>
              </w:rPr>
            </w:pPr>
          </w:p>
        </w:tc>
      </w:tr>
      <w:tr w:rsidR="00AB1ECE" w14:paraId="64E81798" w14:textId="77777777" w:rsidTr="00AB1ECE">
        <w:tc>
          <w:tcPr>
            <w:tcW w:w="1742" w:type="dxa"/>
          </w:tcPr>
          <w:p w14:paraId="41494F2C" w14:textId="520F4F44" w:rsidR="00AB1ECE" w:rsidRPr="00BB4E0B" w:rsidRDefault="00351CC2" w:rsidP="001E356A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>Y = 3</w:t>
            </w:r>
          </w:p>
        </w:tc>
        <w:tc>
          <w:tcPr>
            <w:tcW w:w="1742" w:type="dxa"/>
          </w:tcPr>
          <w:p w14:paraId="346F256D" w14:textId="77777777" w:rsidR="00AB1ECE" w:rsidRDefault="00AB1ECE" w:rsidP="001E356A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26FB834B" w14:textId="77777777" w:rsidR="00AB1ECE" w:rsidRDefault="00AB1ECE" w:rsidP="001E356A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19E88CAB" w14:textId="77777777" w:rsidR="00AB1ECE" w:rsidRDefault="00AB1ECE" w:rsidP="001E356A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09694D59" w14:textId="1B70C107" w:rsidR="00AB1ECE" w:rsidRDefault="009F2090" w:rsidP="001E356A">
            <w:pPr>
              <w:rPr>
                <w:color w:val="000000" w:themeColor="text1"/>
              </w:rPr>
            </w:pPr>
            <w:r w:rsidRPr="00BA1DBD">
              <w:t>8C01E003F007000A</w:t>
            </w:r>
          </w:p>
        </w:tc>
        <w:tc>
          <w:tcPr>
            <w:tcW w:w="1743" w:type="dxa"/>
          </w:tcPr>
          <w:p w14:paraId="27C8FEEA" w14:textId="4420607A" w:rsidR="00AB1ECE" w:rsidRDefault="009F2090" w:rsidP="001E356A">
            <w:pPr>
              <w:rPr>
                <w:color w:val="000000" w:themeColor="text1"/>
              </w:rPr>
            </w:pPr>
            <w:r w:rsidRPr="00BA1DBD">
              <w:t>8C01E003F007000A</w:t>
            </w:r>
          </w:p>
        </w:tc>
      </w:tr>
      <w:tr w:rsidR="00AB1ECE" w14:paraId="5ABBEE20" w14:textId="77777777" w:rsidTr="00AB1ECE">
        <w:tc>
          <w:tcPr>
            <w:tcW w:w="1742" w:type="dxa"/>
          </w:tcPr>
          <w:p w14:paraId="36DE1216" w14:textId="6EC1216E" w:rsidR="00AB1ECE" w:rsidRPr="00BB4E0B" w:rsidRDefault="00351CC2" w:rsidP="001E356A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>Y = 4</w:t>
            </w:r>
          </w:p>
        </w:tc>
        <w:tc>
          <w:tcPr>
            <w:tcW w:w="1742" w:type="dxa"/>
          </w:tcPr>
          <w:p w14:paraId="0068B71A" w14:textId="77777777" w:rsidR="00AB1ECE" w:rsidRDefault="00AB1ECE" w:rsidP="001E356A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4C452381" w14:textId="77777777" w:rsidR="00AB1ECE" w:rsidRDefault="00AB1ECE" w:rsidP="001E356A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136FFB83" w14:textId="77777777" w:rsidR="00AB1ECE" w:rsidRDefault="00AB1ECE" w:rsidP="001E356A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4A1084D1" w14:textId="77777777" w:rsidR="00AB1ECE" w:rsidRDefault="00AB1ECE" w:rsidP="001E356A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76C4108D" w14:textId="77777777" w:rsidR="00AB1ECE" w:rsidRDefault="00AB1ECE" w:rsidP="001E356A">
            <w:pPr>
              <w:rPr>
                <w:color w:val="000000" w:themeColor="text1"/>
              </w:rPr>
            </w:pPr>
          </w:p>
        </w:tc>
      </w:tr>
    </w:tbl>
    <w:p w14:paraId="692A2C9C" w14:textId="77777777" w:rsidR="00AB1ECE" w:rsidRDefault="00AB1ECE" w:rsidP="001E356A">
      <w:pPr>
        <w:rPr>
          <w:color w:val="000000" w:themeColor="text1"/>
        </w:rPr>
      </w:pPr>
    </w:p>
    <w:p w14:paraId="55970995" w14:textId="293ECC23" w:rsidR="00ED78EC" w:rsidRPr="00C223A8" w:rsidRDefault="00C223A8" w:rsidP="001E356A">
      <w:pPr>
        <w:rPr>
          <w:color w:val="000000" w:themeColor="text1"/>
        </w:rPr>
      </w:pPr>
      <w:r w:rsidRPr="00C223A8">
        <w:rPr>
          <w:color w:val="000000" w:themeColor="text1"/>
        </w:rPr>
        <w:t xml:space="preserve">For simplicity I will only use </w:t>
      </w:r>
      <w:r w:rsidR="00BA1DBD">
        <w:rPr>
          <w:color w:val="000000" w:themeColor="text1"/>
        </w:rPr>
        <w:t xml:space="preserve">the same value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8"/>
        <w:gridCol w:w="2146"/>
        <w:gridCol w:w="4217"/>
        <w:gridCol w:w="2825"/>
      </w:tblGrid>
      <w:tr w:rsidR="0053127C" w:rsidRPr="00DD09C2" w14:paraId="00830B92" w14:textId="77777777" w:rsidTr="00BA1DBD">
        <w:tc>
          <w:tcPr>
            <w:tcW w:w="1271" w:type="dxa"/>
          </w:tcPr>
          <w:p w14:paraId="673B4915" w14:textId="7221B6CA" w:rsidR="0053127C" w:rsidRPr="00FE7CD3" w:rsidRDefault="008017E8" w:rsidP="00272901">
            <w:pPr>
              <w:rPr>
                <w:b/>
                <w:bCs/>
              </w:rPr>
            </w:pPr>
            <w:r w:rsidRPr="00FE7CD3">
              <w:rPr>
                <w:b/>
                <w:bCs/>
              </w:rPr>
              <w:t>(</w:t>
            </w:r>
            <w:proofErr w:type="spellStart"/>
            <w:proofErr w:type="gramStart"/>
            <w:r w:rsidRPr="00FE7CD3">
              <w:rPr>
                <w:b/>
                <w:bCs/>
              </w:rPr>
              <w:t>X,y</w:t>
            </w:r>
            <w:proofErr w:type="spellEnd"/>
            <w:proofErr w:type="gramEnd"/>
            <w:r w:rsidRPr="00FE7CD3">
              <w:rPr>
                <w:b/>
                <w:bCs/>
              </w:rPr>
              <w:t>)</w:t>
            </w:r>
          </w:p>
        </w:tc>
        <w:tc>
          <w:tcPr>
            <w:tcW w:w="2126" w:type="dxa"/>
          </w:tcPr>
          <w:p w14:paraId="686FA596" w14:textId="0B24BB70" w:rsidR="0053127C" w:rsidRPr="00FE7CD3" w:rsidRDefault="00FE7CD3" w:rsidP="00272901">
            <w:pPr>
              <w:rPr>
                <w:b/>
                <w:bCs/>
              </w:rPr>
            </w:pPr>
            <w:r w:rsidRPr="00FE7CD3">
              <w:rPr>
                <w:b/>
                <w:bCs/>
              </w:rPr>
              <w:t>Hex Value</w:t>
            </w:r>
          </w:p>
        </w:tc>
        <w:tc>
          <w:tcPr>
            <w:tcW w:w="4233" w:type="dxa"/>
          </w:tcPr>
          <w:p w14:paraId="1E30481B" w14:textId="240734AD" w:rsidR="0053127C" w:rsidRPr="00FE7CD3" w:rsidRDefault="00FE7CD3" w:rsidP="00272901">
            <w:pPr>
              <w:rPr>
                <w:b/>
                <w:bCs/>
              </w:rPr>
            </w:pPr>
            <w:r w:rsidRPr="00FE7CD3">
              <w:rPr>
                <w:b/>
                <w:bCs/>
              </w:rPr>
              <w:t>Binary (64-bit, grouped by 4)</w:t>
            </w:r>
          </w:p>
        </w:tc>
        <w:tc>
          <w:tcPr>
            <w:tcW w:w="2826" w:type="dxa"/>
          </w:tcPr>
          <w:p w14:paraId="3D4AFAC4" w14:textId="186528A9" w:rsidR="0053127C" w:rsidRPr="00FE7CD3" w:rsidRDefault="00FE7CD3" w:rsidP="00272901">
            <w:pPr>
              <w:rPr>
                <w:b/>
                <w:bCs/>
              </w:rPr>
            </w:pPr>
            <w:r w:rsidRPr="00FE7CD3">
              <w:rPr>
                <w:b/>
                <w:bCs/>
              </w:rPr>
              <w:t>Decimal Representation</w:t>
            </w:r>
          </w:p>
        </w:tc>
      </w:tr>
      <w:tr w:rsidR="0053127C" w14:paraId="42245FE1" w14:textId="77777777" w:rsidTr="00BA1DBD">
        <w:tc>
          <w:tcPr>
            <w:tcW w:w="1271" w:type="dxa"/>
          </w:tcPr>
          <w:p w14:paraId="3E5F95C3" w14:textId="3A7D4EF0" w:rsidR="0053127C" w:rsidRPr="008017E8" w:rsidRDefault="008017E8" w:rsidP="00272901">
            <w:r>
              <w:t>(0,</w:t>
            </w:r>
            <w:r w:rsidR="006466CD">
              <w:t>0</w:t>
            </w:r>
            <w:r>
              <w:t>)</w:t>
            </w:r>
          </w:p>
        </w:tc>
        <w:tc>
          <w:tcPr>
            <w:tcW w:w="2126" w:type="dxa"/>
          </w:tcPr>
          <w:p w14:paraId="74013CBE" w14:textId="518103AF" w:rsidR="0053127C" w:rsidRDefault="00905EC1" w:rsidP="00272901">
            <w:r>
              <w:t xml:space="preserve"> </w:t>
            </w:r>
            <w:r w:rsidR="00BA1DBD" w:rsidRPr="00BA1DBD">
              <w:t>8C01E003F007000A</w:t>
            </w:r>
          </w:p>
        </w:tc>
        <w:tc>
          <w:tcPr>
            <w:tcW w:w="4233" w:type="dxa"/>
          </w:tcPr>
          <w:p w14:paraId="6E8447B2" w14:textId="3B2D998C" w:rsidR="0053127C" w:rsidRDefault="00FA123F" w:rsidP="00272901">
            <w:r w:rsidRPr="00FA123F">
              <w:t>1000 1100 0000 0001 1110 0000 0000 0011 1111 0000 0000 0111 0000 0000 0000 1010</w:t>
            </w:r>
          </w:p>
        </w:tc>
        <w:tc>
          <w:tcPr>
            <w:tcW w:w="2826" w:type="dxa"/>
          </w:tcPr>
          <w:p w14:paraId="63BF6F79" w14:textId="58AB72F2" w:rsidR="0053127C" w:rsidRDefault="004D27AD" w:rsidP="00272901">
            <w:r w:rsidRPr="004D27AD">
              <w:t>10088590947803136010</w:t>
            </w:r>
          </w:p>
        </w:tc>
      </w:tr>
      <w:tr w:rsidR="0053127C" w14:paraId="18924E9C" w14:textId="77777777" w:rsidTr="00BA1DBD">
        <w:tc>
          <w:tcPr>
            <w:tcW w:w="1271" w:type="dxa"/>
          </w:tcPr>
          <w:p w14:paraId="087F1C4C" w14:textId="2192692C" w:rsidR="0053127C" w:rsidRPr="008017E8" w:rsidRDefault="008017E8" w:rsidP="00272901">
            <w:r>
              <w:t>(</w:t>
            </w:r>
            <w:r w:rsidR="006466CD">
              <w:t>4</w:t>
            </w:r>
            <w:r>
              <w:t>,</w:t>
            </w:r>
            <w:r w:rsidR="006466CD">
              <w:t>3</w:t>
            </w:r>
            <w:r>
              <w:t>)</w:t>
            </w:r>
          </w:p>
        </w:tc>
        <w:tc>
          <w:tcPr>
            <w:tcW w:w="2126" w:type="dxa"/>
          </w:tcPr>
          <w:p w14:paraId="0F6D561F" w14:textId="7922CB9D" w:rsidR="0053127C" w:rsidRDefault="00BA1DBD" w:rsidP="00272901">
            <w:r w:rsidRPr="00BA1DBD">
              <w:t>8C01E003F007000A</w:t>
            </w:r>
          </w:p>
        </w:tc>
        <w:tc>
          <w:tcPr>
            <w:tcW w:w="4233" w:type="dxa"/>
          </w:tcPr>
          <w:p w14:paraId="708D93D0" w14:textId="7BF082CC" w:rsidR="0053127C" w:rsidRDefault="00FA123F" w:rsidP="00272901">
            <w:r w:rsidRPr="00FA123F">
              <w:t>1000 1100 0000 0001 1110 0000 0000 0011 1111 0000 0000 0111 0000 0000 0000 1010</w:t>
            </w:r>
          </w:p>
        </w:tc>
        <w:tc>
          <w:tcPr>
            <w:tcW w:w="2826" w:type="dxa"/>
          </w:tcPr>
          <w:p w14:paraId="026C8761" w14:textId="3D0DFF27" w:rsidR="0053127C" w:rsidRDefault="004D27AD" w:rsidP="00272901">
            <w:r w:rsidRPr="004D27AD">
              <w:t>10088590947803136010</w:t>
            </w:r>
          </w:p>
        </w:tc>
      </w:tr>
      <w:tr w:rsidR="008017E8" w14:paraId="15BFC853" w14:textId="77777777" w:rsidTr="00BA1DBD">
        <w:tc>
          <w:tcPr>
            <w:tcW w:w="1271" w:type="dxa"/>
          </w:tcPr>
          <w:p w14:paraId="27CD20E2" w14:textId="5969212F" w:rsidR="008017E8" w:rsidRPr="00FE7CD3" w:rsidRDefault="00FE7CD3" w:rsidP="00272901">
            <w:r>
              <w:t>(</w:t>
            </w:r>
            <w:r w:rsidR="006466CD">
              <w:t>3</w:t>
            </w:r>
            <w:r>
              <w:t>,</w:t>
            </w:r>
            <w:r w:rsidR="006466CD">
              <w:t>3</w:t>
            </w:r>
            <w:r>
              <w:t>)</w:t>
            </w:r>
          </w:p>
        </w:tc>
        <w:tc>
          <w:tcPr>
            <w:tcW w:w="2126" w:type="dxa"/>
          </w:tcPr>
          <w:p w14:paraId="037350E7" w14:textId="13408F7D" w:rsidR="008017E8" w:rsidRDefault="00BA1DBD" w:rsidP="00272901">
            <w:r w:rsidRPr="00BA1DBD">
              <w:t>8C01E003F007000A</w:t>
            </w:r>
          </w:p>
        </w:tc>
        <w:tc>
          <w:tcPr>
            <w:tcW w:w="4233" w:type="dxa"/>
          </w:tcPr>
          <w:p w14:paraId="79F35660" w14:textId="034B2653" w:rsidR="00B568E3" w:rsidRDefault="00FA123F" w:rsidP="00272901">
            <w:r w:rsidRPr="00FA123F">
              <w:t>1000 1100 0000 0001 1110 0000 0000 0011 1111 0000 0000 0111 0000 0000 0000 1010</w:t>
            </w:r>
          </w:p>
        </w:tc>
        <w:tc>
          <w:tcPr>
            <w:tcW w:w="2826" w:type="dxa"/>
          </w:tcPr>
          <w:p w14:paraId="0745A461" w14:textId="07BABA5C" w:rsidR="008017E8" w:rsidRDefault="004D27AD" w:rsidP="00272901">
            <w:r w:rsidRPr="004D27AD">
              <w:t>10088590947803136010</w:t>
            </w:r>
          </w:p>
        </w:tc>
      </w:tr>
    </w:tbl>
    <w:p w14:paraId="47BE168C" w14:textId="77777777" w:rsidR="0053127C" w:rsidRDefault="0053127C" w:rsidP="001E356A">
      <w:pPr>
        <w:rPr>
          <w:color w:val="0070C0"/>
        </w:rPr>
      </w:pPr>
    </w:p>
    <w:p w14:paraId="14DF4F02" w14:textId="63F1579F" w:rsidR="00C223A8" w:rsidRDefault="00BB141F" w:rsidP="001E356A">
      <w:pPr>
        <w:rPr>
          <w:color w:val="000000" w:themeColor="text1"/>
        </w:rPr>
      </w:pPr>
      <w:r>
        <w:rPr>
          <w:color w:val="000000" w:themeColor="text1"/>
        </w:rPr>
        <w:t>Calculations of rotations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51"/>
        <w:gridCol w:w="2693"/>
        <w:gridCol w:w="2385"/>
        <w:gridCol w:w="1677"/>
        <w:gridCol w:w="2146"/>
      </w:tblGrid>
      <w:tr w:rsidR="00602DD5" w14:paraId="4110A818" w14:textId="77777777" w:rsidTr="006466CD">
        <w:tc>
          <w:tcPr>
            <w:tcW w:w="704" w:type="dxa"/>
          </w:tcPr>
          <w:p w14:paraId="4BEFCB0E" w14:textId="41909E06" w:rsidR="00602DD5" w:rsidRPr="00602DD5" w:rsidRDefault="00602DD5" w:rsidP="001E356A">
            <w:pPr>
              <w:rPr>
                <w:b/>
                <w:bCs/>
                <w:color w:val="000000" w:themeColor="text1"/>
              </w:rPr>
            </w:pPr>
            <w:r w:rsidRPr="00602DD5">
              <w:rPr>
                <w:b/>
                <w:bCs/>
                <w:color w:val="000000" w:themeColor="text1"/>
              </w:rPr>
              <w:t>(</w:t>
            </w:r>
            <w:proofErr w:type="spellStart"/>
            <w:proofErr w:type="gramStart"/>
            <w:r w:rsidRPr="00602DD5">
              <w:rPr>
                <w:b/>
                <w:bCs/>
                <w:color w:val="000000" w:themeColor="text1"/>
              </w:rPr>
              <w:t>x,y</w:t>
            </w:r>
            <w:proofErr w:type="spellEnd"/>
            <w:proofErr w:type="gramEnd"/>
            <w:r w:rsidRPr="00602DD5">
              <w:rPr>
                <w:b/>
                <w:bCs/>
                <w:color w:val="000000" w:themeColor="text1"/>
              </w:rPr>
              <w:t>)</w:t>
            </w:r>
          </w:p>
        </w:tc>
        <w:tc>
          <w:tcPr>
            <w:tcW w:w="851" w:type="dxa"/>
          </w:tcPr>
          <w:p w14:paraId="494DAE2E" w14:textId="40650AFD" w:rsidR="00602DD5" w:rsidRPr="00602DD5" w:rsidRDefault="00602DD5" w:rsidP="001E356A">
            <w:pPr>
              <w:rPr>
                <w:b/>
                <w:bCs/>
                <w:color w:val="000000" w:themeColor="text1"/>
              </w:rPr>
            </w:pPr>
            <w:r w:rsidRPr="00602DD5">
              <w:rPr>
                <w:b/>
                <w:bCs/>
                <w:color w:val="000000" w:themeColor="text1"/>
              </w:rPr>
              <w:t xml:space="preserve">Rho Offset </w:t>
            </w:r>
          </w:p>
        </w:tc>
        <w:tc>
          <w:tcPr>
            <w:tcW w:w="2693" w:type="dxa"/>
          </w:tcPr>
          <w:p w14:paraId="441FE93C" w14:textId="1225E0A7" w:rsidR="00602DD5" w:rsidRPr="00602DD5" w:rsidRDefault="00602DD5" w:rsidP="001E356A">
            <w:pPr>
              <w:rPr>
                <w:b/>
                <w:bCs/>
                <w:color w:val="000000" w:themeColor="text1"/>
              </w:rPr>
            </w:pPr>
            <w:r w:rsidRPr="00602DD5">
              <w:rPr>
                <w:b/>
                <w:bCs/>
                <w:color w:val="000000" w:themeColor="text1"/>
              </w:rPr>
              <w:t>Rotation (Offset mod 64)</w:t>
            </w:r>
          </w:p>
        </w:tc>
        <w:tc>
          <w:tcPr>
            <w:tcW w:w="2385" w:type="dxa"/>
          </w:tcPr>
          <w:p w14:paraId="17438A6D" w14:textId="118F84B4" w:rsidR="00602DD5" w:rsidRPr="00602DD5" w:rsidRDefault="00602DD5" w:rsidP="001E356A">
            <w:pPr>
              <w:rPr>
                <w:b/>
                <w:bCs/>
                <w:color w:val="000000" w:themeColor="text1"/>
              </w:rPr>
            </w:pPr>
            <w:r w:rsidRPr="00602DD5">
              <w:rPr>
                <w:b/>
                <w:bCs/>
                <w:color w:val="000000" w:themeColor="text1"/>
              </w:rPr>
              <w:t>Binary before rotation</w:t>
            </w:r>
          </w:p>
        </w:tc>
        <w:tc>
          <w:tcPr>
            <w:tcW w:w="1677" w:type="dxa"/>
          </w:tcPr>
          <w:p w14:paraId="15223318" w14:textId="2A29D109" w:rsidR="00602DD5" w:rsidRPr="00602DD5" w:rsidRDefault="00602DD5" w:rsidP="001E356A">
            <w:pPr>
              <w:rPr>
                <w:b/>
                <w:bCs/>
                <w:color w:val="000000" w:themeColor="text1"/>
              </w:rPr>
            </w:pPr>
            <w:r w:rsidRPr="00602DD5">
              <w:rPr>
                <w:b/>
                <w:bCs/>
                <w:color w:val="000000" w:themeColor="text1"/>
              </w:rPr>
              <w:t xml:space="preserve">Binary After Rotation </w:t>
            </w:r>
          </w:p>
        </w:tc>
        <w:tc>
          <w:tcPr>
            <w:tcW w:w="2146" w:type="dxa"/>
          </w:tcPr>
          <w:p w14:paraId="5C0EDBBC" w14:textId="60502FDD" w:rsidR="00602DD5" w:rsidRPr="00602DD5" w:rsidRDefault="00602DD5" w:rsidP="001E356A">
            <w:pPr>
              <w:rPr>
                <w:b/>
                <w:bCs/>
                <w:color w:val="000000" w:themeColor="text1"/>
              </w:rPr>
            </w:pPr>
            <w:r w:rsidRPr="00602DD5">
              <w:rPr>
                <w:b/>
                <w:bCs/>
                <w:color w:val="000000" w:themeColor="text1"/>
              </w:rPr>
              <w:t>Hex (Result)</w:t>
            </w:r>
          </w:p>
        </w:tc>
      </w:tr>
      <w:tr w:rsidR="00602DD5" w14:paraId="2952FBB2" w14:textId="77777777" w:rsidTr="006466CD">
        <w:tc>
          <w:tcPr>
            <w:tcW w:w="704" w:type="dxa"/>
          </w:tcPr>
          <w:p w14:paraId="370D70AB" w14:textId="68CC959F" w:rsidR="00602DD5" w:rsidRDefault="00FD3DD9" w:rsidP="001E356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(0,</w:t>
            </w:r>
            <w:r w:rsidR="001A76F5">
              <w:rPr>
                <w:color w:val="000000" w:themeColor="text1"/>
              </w:rPr>
              <w:t>0)</w:t>
            </w:r>
          </w:p>
        </w:tc>
        <w:tc>
          <w:tcPr>
            <w:tcW w:w="851" w:type="dxa"/>
          </w:tcPr>
          <w:p w14:paraId="19A822B2" w14:textId="4727B8A6" w:rsidR="00602DD5" w:rsidRDefault="00691FE6" w:rsidP="001E356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</w:t>
            </w:r>
          </w:p>
        </w:tc>
        <w:tc>
          <w:tcPr>
            <w:tcW w:w="2693" w:type="dxa"/>
          </w:tcPr>
          <w:p w14:paraId="6247C095" w14:textId="5464B98C" w:rsidR="00602DD5" w:rsidRDefault="002F6F0D" w:rsidP="001E356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0 mod 64 = 0 </w:t>
            </w:r>
          </w:p>
        </w:tc>
        <w:tc>
          <w:tcPr>
            <w:tcW w:w="2385" w:type="dxa"/>
          </w:tcPr>
          <w:p w14:paraId="75B3FDA0" w14:textId="6D944612" w:rsidR="00602DD5" w:rsidRDefault="002F6F0D" w:rsidP="001E356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(Same)</w:t>
            </w:r>
          </w:p>
        </w:tc>
        <w:tc>
          <w:tcPr>
            <w:tcW w:w="1677" w:type="dxa"/>
          </w:tcPr>
          <w:p w14:paraId="1515D9BD" w14:textId="3CCF1976" w:rsidR="00602DD5" w:rsidRDefault="002F6F0D" w:rsidP="001E356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(Same)</w:t>
            </w:r>
          </w:p>
        </w:tc>
        <w:tc>
          <w:tcPr>
            <w:tcW w:w="2146" w:type="dxa"/>
          </w:tcPr>
          <w:p w14:paraId="024EEFD2" w14:textId="7FA5E091" w:rsidR="00602DD5" w:rsidRDefault="002F6F0D" w:rsidP="001E356A">
            <w:pPr>
              <w:rPr>
                <w:color w:val="000000" w:themeColor="text1"/>
              </w:rPr>
            </w:pPr>
            <w:r w:rsidRPr="00BA1DBD">
              <w:t>8C01E003F007000A</w:t>
            </w:r>
          </w:p>
        </w:tc>
      </w:tr>
      <w:tr w:rsidR="00602DD5" w14:paraId="741DF148" w14:textId="77777777" w:rsidTr="006466CD">
        <w:tc>
          <w:tcPr>
            <w:tcW w:w="704" w:type="dxa"/>
          </w:tcPr>
          <w:p w14:paraId="6F8E9C2D" w14:textId="0F623A4D" w:rsidR="00602DD5" w:rsidRDefault="00FD3DD9" w:rsidP="001E356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</w:t>
            </w:r>
            <w:r w:rsidR="001A76F5">
              <w:rPr>
                <w:color w:val="000000" w:themeColor="text1"/>
              </w:rPr>
              <w:t>4,3)</w:t>
            </w:r>
          </w:p>
        </w:tc>
        <w:tc>
          <w:tcPr>
            <w:tcW w:w="851" w:type="dxa"/>
          </w:tcPr>
          <w:p w14:paraId="4D0A6A40" w14:textId="0B367DEF" w:rsidR="00602DD5" w:rsidRDefault="00691FE6" w:rsidP="001E356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</w:tc>
        <w:tc>
          <w:tcPr>
            <w:tcW w:w="2693" w:type="dxa"/>
          </w:tcPr>
          <w:p w14:paraId="239AF57D" w14:textId="3792129B" w:rsidR="00602DD5" w:rsidRDefault="002F6F0D" w:rsidP="001E356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8 mod 64 = </w:t>
            </w:r>
            <w:r w:rsidR="00354BD9">
              <w:rPr>
                <w:color w:val="000000" w:themeColor="text1"/>
              </w:rPr>
              <w:t xml:space="preserve">8 </w:t>
            </w:r>
          </w:p>
        </w:tc>
        <w:tc>
          <w:tcPr>
            <w:tcW w:w="2385" w:type="dxa"/>
          </w:tcPr>
          <w:p w14:paraId="0AC886E4" w14:textId="2E64526D" w:rsidR="00602DD5" w:rsidRDefault="006466CD" w:rsidP="001E356A">
            <w:pPr>
              <w:rPr>
                <w:color w:val="000000" w:themeColor="text1"/>
              </w:rPr>
            </w:pPr>
            <w:r w:rsidRPr="006466CD">
              <w:rPr>
                <w:b/>
                <w:bCs/>
              </w:rPr>
              <w:t>1000 1100</w:t>
            </w:r>
            <w:r w:rsidRPr="00FA123F">
              <w:t xml:space="preserve"> 0000 0001 1110 0000 0000 0011 1111 0000 0000 0111 0000 0000 0000 1010</w:t>
            </w:r>
          </w:p>
        </w:tc>
        <w:tc>
          <w:tcPr>
            <w:tcW w:w="1677" w:type="dxa"/>
          </w:tcPr>
          <w:p w14:paraId="135E7D25" w14:textId="77777777" w:rsidR="00602DD5" w:rsidRDefault="006466CD" w:rsidP="001E356A">
            <w:r w:rsidRPr="00FA123F">
              <w:t>0000 0001 1110 0000 0000 0011 1111 0000 0000 0111 0000 0000 0000 1010</w:t>
            </w:r>
          </w:p>
          <w:p w14:paraId="49EBA16F" w14:textId="2AF3C105" w:rsidR="006466CD" w:rsidRDefault="006466CD" w:rsidP="001E356A">
            <w:pPr>
              <w:rPr>
                <w:color w:val="000000" w:themeColor="text1"/>
              </w:rPr>
            </w:pPr>
            <w:r w:rsidRPr="006466CD">
              <w:rPr>
                <w:b/>
                <w:bCs/>
              </w:rPr>
              <w:t>1000 1100</w:t>
            </w:r>
          </w:p>
        </w:tc>
        <w:tc>
          <w:tcPr>
            <w:tcW w:w="2146" w:type="dxa"/>
          </w:tcPr>
          <w:p w14:paraId="0B9D6FB5" w14:textId="7E9F7F1F" w:rsidR="00602DD5" w:rsidRDefault="00AB1ECE" w:rsidP="001E356A">
            <w:pPr>
              <w:rPr>
                <w:color w:val="000000" w:themeColor="text1"/>
              </w:rPr>
            </w:pPr>
            <w:r w:rsidRPr="00AB1ECE">
              <w:rPr>
                <w:color w:val="000000" w:themeColor="text1"/>
              </w:rPr>
              <w:t>1E003F007000A8C</w:t>
            </w:r>
          </w:p>
          <w:p w14:paraId="0C40792E" w14:textId="77777777" w:rsidR="00AB1ECE" w:rsidRDefault="00AB1ECE" w:rsidP="00AB1ECE">
            <w:pPr>
              <w:rPr>
                <w:color w:val="000000" w:themeColor="text1"/>
              </w:rPr>
            </w:pPr>
          </w:p>
          <w:p w14:paraId="57070F82" w14:textId="77777777" w:rsidR="00AB1ECE" w:rsidRDefault="00AB1ECE" w:rsidP="00AB1ECE">
            <w:pPr>
              <w:rPr>
                <w:color w:val="000000" w:themeColor="text1"/>
              </w:rPr>
            </w:pPr>
          </w:p>
          <w:p w14:paraId="6F9CF989" w14:textId="77777777" w:rsidR="00AB1ECE" w:rsidRPr="00AB1ECE" w:rsidRDefault="00AB1ECE" w:rsidP="00AB1ECE">
            <w:pPr>
              <w:ind w:firstLine="720"/>
            </w:pPr>
          </w:p>
        </w:tc>
      </w:tr>
      <w:tr w:rsidR="00602DD5" w14:paraId="04E467F8" w14:textId="77777777" w:rsidTr="006466CD">
        <w:tc>
          <w:tcPr>
            <w:tcW w:w="704" w:type="dxa"/>
          </w:tcPr>
          <w:p w14:paraId="3BBE4261" w14:textId="646E5813" w:rsidR="00602DD5" w:rsidRDefault="00FD3DD9" w:rsidP="001E356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</w:t>
            </w:r>
            <w:r w:rsidR="001A76F5">
              <w:rPr>
                <w:color w:val="000000" w:themeColor="text1"/>
              </w:rPr>
              <w:t>3,3)</w:t>
            </w:r>
          </w:p>
        </w:tc>
        <w:tc>
          <w:tcPr>
            <w:tcW w:w="851" w:type="dxa"/>
          </w:tcPr>
          <w:p w14:paraId="0D055A62" w14:textId="38A73D1B" w:rsidR="00602DD5" w:rsidRDefault="00691FE6" w:rsidP="001E356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21</w:t>
            </w:r>
          </w:p>
        </w:tc>
        <w:tc>
          <w:tcPr>
            <w:tcW w:w="2693" w:type="dxa"/>
          </w:tcPr>
          <w:p w14:paraId="21691E98" w14:textId="6B729B98" w:rsidR="00602DD5" w:rsidRDefault="00354BD9" w:rsidP="001E356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21 mod 64 = </w:t>
            </w:r>
            <w:r w:rsidR="006466CD">
              <w:rPr>
                <w:color w:val="000000" w:themeColor="text1"/>
              </w:rPr>
              <w:t xml:space="preserve">21 </w:t>
            </w:r>
          </w:p>
        </w:tc>
        <w:tc>
          <w:tcPr>
            <w:tcW w:w="2385" w:type="dxa"/>
          </w:tcPr>
          <w:p w14:paraId="58C78183" w14:textId="76671437" w:rsidR="00602DD5" w:rsidRDefault="006466CD" w:rsidP="001E356A">
            <w:pPr>
              <w:rPr>
                <w:color w:val="000000" w:themeColor="text1"/>
              </w:rPr>
            </w:pPr>
            <w:r w:rsidRPr="006466CD">
              <w:rPr>
                <w:b/>
                <w:bCs/>
              </w:rPr>
              <w:t>1000 1100 0000 0001 1110 0</w:t>
            </w:r>
            <w:r w:rsidRPr="00FA123F">
              <w:t>000 0000 0011 1111 0000 0000 0111 0000 0000 0000 1010</w:t>
            </w:r>
          </w:p>
        </w:tc>
        <w:tc>
          <w:tcPr>
            <w:tcW w:w="1677" w:type="dxa"/>
          </w:tcPr>
          <w:p w14:paraId="0FF3A007" w14:textId="77777777" w:rsidR="00571F43" w:rsidRDefault="006466CD" w:rsidP="001E356A">
            <w:r w:rsidRPr="00FA123F">
              <w:t>0000</w:t>
            </w:r>
            <w:r w:rsidR="00571F43">
              <w:t xml:space="preserve"> </w:t>
            </w:r>
            <w:r w:rsidRPr="00FA123F">
              <w:t>0000</w:t>
            </w:r>
            <w:r w:rsidR="00571F43">
              <w:t xml:space="preserve"> </w:t>
            </w:r>
          </w:p>
          <w:p w14:paraId="5C6A6567" w14:textId="77777777" w:rsidR="00571F43" w:rsidRDefault="006466CD" w:rsidP="001E356A">
            <w:r w:rsidRPr="00FA123F">
              <w:t>0111</w:t>
            </w:r>
            <w:r w:rsidR="00571F43">
              <w:t xml:space="preserve"> </w:t>
            </w:r>
            <w:r w:rsidRPr="00FA123F">
              <w:t>1110</w:t>
            </w:r>
            <w:r w:rsidR="00571F43">
              <w:t xml:space="preserve"> </w:t>
            </w:r>
          </w:p>
          <w:p w14:paraId="3FFD63E3" w14:textId="77777777" w:rsidR="00571F43" w:rsidRDefault="006466CD" w:rsidP="001E356A">
            <w:r w:rsidRPr="00FA123F">
              <w:t>0000</w:t>
            </w:r>
            <w:r w:rsidR="00571F43">
              <w:t xml:space="preserve"> </w:t>
            </w:r>
            <w:r w:rsidRPr="00FA123F">
              <w:t>0000</w:t>
            </w:r>
            <w:r w:rsidR="00571F43">
              <w:t xml:space="preserve"> </w:t>
            </w:r>
          </w:p>
          <w:p w14:paraId="0FC6FEF5" w14:textId="77777777" w:rsidR="00571F43" w:rsidRDefault="006466CD" w:rsidP="001E356A">
            <w:r w:rsidRPr="00FA123F">
              <w:t>1110</w:t>
            </w:r>
            <w:r w:rsidR="00571F43">
              <w:t xml:space="preserve"> </w:t>
            </w:r>
            <w:r w:rsidRPr="00FA123F">
              <w:t>0000</w:t>
            </w:r>
            <w:r w:rsidR="00571F43">
              <w:t xml:space="preserve"> </w:t>
            </w:r>
          </w:p>
          <w:p w14:paraId="0425F0DE" w14:textId="77777777" w:rsidR="00571F43" w:rsidRDefault="006466CD" w:rsidP="001E356A">
            <w:r w:rsidRPr="00FA123F">
              <w:t>0000</w:t>
            </w:r>
            <w:r w:rsidR="00571F43">
              <w:t xml:space="preserve"> </w:t>
            </w:r>
            <w:r w:rsidRPr="00FA123F">
              <w:t>0001</w:t>
            </w:r>
            <w:r w:rsidR="00571F43">
              <w:t xml:space="preserve"> </w:t>
            </w:r>
          </w:p>
          <w:p w14:paraId="4E799BCC" w14:textId="77777777" w:rsidR="00571F43" w:rsidRDefault="006466CD" w:rsidP="00571F43">
            <w:pPr>
              <w:rPr>
                <w:b/>
                <w:bCs/>
              </w:rPr>
            </w:pPr>
            <w:r w:rsidRPr="00FA123F">
              <w:lastRenderedPageBreak/>
              <w:t>010</w:t>
            </w:r>
            <w:r w:rsidRPr="006466CD">
              <w:rPr>
                <w:b/>
                <w:bCs/>
              </w:rPr>
              <w:t>1</w:t>
            </w:r>
            <w:r w:rsidR="00571F43">
              <w:rPr>
                <w:b/>
                <w:bCs/>
              </w:rPr>
              <w:t xml:space="preserve"> </w:t>
            </w:r>
            <w:r w:rsidRPr="006466CD">
              <w:rPr>
                <w:b/>
                <w:bCs/>
              </w:rPr>
              <w:t>0001</w:t>
            </w:r>
            <w:r w:rsidR="00571F43">
              <w:rPr>
                <w:b/>
                <w:bCs/>
              </w:rPr>
              <w:t xml:space="preserve"> </w:t>
            </w:r>
          </w:p>
          <w:p w14:paraId="38452CBD" w14:textId="77777777" w:rsidR="00571F43" w:rsidRDefault="006466CD" w:rsidP="00571F43">
            <w:pPr>
              <w:rPr>
                <w:b/>
                <w:bCs/>
              </w:rPr>
            </w:pPr>
            <w:r w:rsidRPr="006466CD">
              <w:rPr>
                <w:b/>
                <w:bCs/>
              </w:rPr>
              <w:t>1000</w:t>
            </w:r>
            <w:r w:rsidR="00571F43">
              <w:rPr>
                <w:b/>
                <w:bCs/>
              </w:rPr>
              <w:t xml:space="preserve"> </w:t>
            </w:r>
            <w:r w:rsidRPr="006466CD">
              <w:rPr>
                <w:b/>
                <w:bCs/>
              </w:rPr>
              <w:t>0000</w:t>
            </w:r>
            <w:r w:rsidR="00571F43">
              <w:rPr>
                <w:b/>
                <w:bCs/>
              </w:rPr>
              <w:t xml:space="preserve"> </w:t>
            </w:r>
          </w:p>
          <w:p w14:paraId="78C065B0" w14:textId="304EDCE3" w:rsidR="006466CD" w:rsidRDefault="006466CD" w:rsidP="00571F43">
            <w:pPr>
              <w:rPr>
                <w:color w:val="000000" w:themeColor="text1"/>
              </w:rPr>
            </w:pPr>
            <w:r w:rsidRPr="006466CD">
              <w:rPr>
                <w:b/>
                <w:bCs/>
              </w:rPr>
              <w:t>0011</w:t>
            </w:r>
            <w:r w:rsidR="00571F43">
              <w:rPr>
                <w:b/>
                <w:bCs/>
              </w:rPr>
              <w:t xml:space="preserve"> </w:t>
            </w:r>
            <w:r w:rsidRPr="006466CD">
              <w:rPr>
                <w:b/>
                <w:bCs/>
              </w:rPr>
              <w:t>1100</w:t>
            </w:r>
          </w:p>
        </w:tc>
        <w:tc>
          <w:tcPr>
            <w:tcW w:w="2146" w:type="dxa"/>
          </w:tcPr>
          <w:p w14:paraId="080A0EBF" w14:textId="4863AB41" w:rsidR="00602DD5" w:rsidRDefault="00AB1ECE" w:rsidP="001E356A">
            <w:pPr>
              <w:rPr>
                <w:color w:val="000000" w:themeColor="text1"/>
              </w:rPr>
            </w:pPr>
            <w:r w:rsidRPr="00AB1ECE">
              <w:rPr>
                <w:color w:val="000000" w:themeColor="text1"/>
              </w:rPr>
              <w:lastRenderedPageBreak/>
              <w:t>7E00E00151803C</w:t>
            </w:r>
          </w:p>
        </w:tc>
      </w:tr>
    </w:tbl>
    <w:p w14:paraId="7902406C" w14:textId="77777777" w:rsidR="00BB141F" w:rsidRDefault="00BB141F" w:rsidP="001E356A">
      <w:pPr>
        <w:rPr>
          <w:color w:val="000000" w:themeColor="text1"/>
        </w:rPr>
      </w:pPr>
    </w:p>
    <w:p w14:paraId="7E796A39" w14:textId="018EB3F9" w:rsidR="00307DA0" w:rsidRDefault="00307DA0" w:rsidP="001E356A">
      <w:pPr>
        <w:rPr>
          <w:color w:val="000000" w:themeColor="text1"/>
        </w:rPr>
      </w:pPr>
      <w:r>
        <w:rPr>
          <w:color w:val="000000" w:themeColor="text1"/>
        </w:rPr>
        <w:t>State Matrix after rotations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0"/>
        <w:gridCol w:w="2146"/>
        <w:gridCol w:w="1452"/>
        <w:gridCol w:w="1473"/>
        <w:gridCol w:w="1906"/>
        <w:gridCol w:w="2029"/>
      </w:tblGrid>
      <w:tr w:rsidR="009F2090" w:rsidRPr="00BB4E0B" w14:paraId="679D981A" w14:textId="77777777" w:rsidTr="00100313">
        <w:tc>
          <w:tcPr>
            <w:tcW w:w="1742" w:type="dxa"/>
          </w:tcPr>
          <w:p w14:paraId="300D5A3C" w14:textId="77777777" w:rsidR="009F2090" w:rsidRDefault="009F2090" w:rsidP="00100313">
            <w:pPr>
              <w:rPr>
                <w:color w:val="000000" w:themeColor="text1"/>
              </w:rPr>
            </w:pPr>
          </w:p>
        </w:tc>
        <w:tc>
          <w:tcPr>
            <w:tcW w:w="1742" w:type="dxa"/>
          </w:tcPr>
          <w:p w14:paraId="0B4B8179" w14:textId="77777777" w:rsidR="009F2090" w:rsidRPr="00BB4E0B" w:rsidRDefault="009F2090" w:rsidP="00100313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>X = 0</w:t>
            </w:r>
          </w:p>
        </w:tc>
        <w:tc>
          <w:tcPr>
            <w:tcW w:w="1743" w:type="dxa"/>
          </w:tcPr>
          <w:p w14:paraId="6AB2B1FB" w14:textId="77777777" w:rsidR="009F2090" w:rsidRPr="00BB4E0B" w:rsidRDefault="009F2090" w:rsidP="00100313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>X = 1</w:t>
            </w:r>
          </w:p>
        </w:tc>
        <w:tc>
          <w:tcPr>
            <w:tcW w:w="1743" w:type="dxa"/>
          </w:tcPr>
          <w:p w14:paraId="6462DEC5" w14:textId="77777777" w:rsidR="009F2090" w:rsidRPr="00BB4E0B" w:rsidRDefault="009F2090" w:rsidP="00100313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>X =2</w:t>
            </w:r>
          </w:p>
        </w:tc>
        <w:tc>
          <w:tcPr>
            <w:tcW w:w="1743" w:type="dxa"/>
          </w:tcPr>
          <w:p w14:paraId="40091DAF" w14:textId="77777777" w:rsidR="009F2090" w:rsidRPr="00BB4E0B" w:rsidRDefault="009F2090" w:rsidP="00100313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 xml:space="preserve">X =3 </w:t>
            </w:r>
          </w:p>
        </w:tc>
        <w:tc>
          <w:tcPr>
            <w:tcW w:w="1743" w:type="dxa"/>
          </w:tcPr>
          <w:p w14:paraId="38C48E8D" w14:textId="77777777" w:rsidR="009F2090" w:rsidRPr="00BB4E0B" w:rsidRDefault="009F2090" w:rsidP="00100313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>X= 4</w:t>
            </w:r>
          </w:p>
        </w:tc>
      </w:tr>
      <w:tr w:rsidR="009F2090" w14:paraId="0FA8EC62" w14:textId="77777777" w:rsidTr="00100313">
        <w:tc>
          <w:tcPr>
            <w:tcW w:w="1742" w:type="dxa"/>
          </w:tcPr>
          <w:p w14:paraId="23E11854" w14:textId="77777777" w:rsidR="009F2090" w:rsidRPr="00BB4E0B" w:rsidRDefault="009F2090" w:rsidP="00100313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 xml:space="preserve">Y = 0 </w:t>
            </w:r>
          </w:p>
        </w:tc>
        <w:tc>
          <w:tcPr>
            <w:tcW w:w="1742" w:type="dxa"/>
          </w:tcPr>
          <w:p w14:paraId="0D6F2429" w14:textId="6571B02C" w:rsidR="009F2090" w:rsidRDefault="00307DA0" w:rsidP="00100313">
            <w:pPr>
              <w:rPr>
                <w:color w:val="000000" w:themeColor="text1"/>
              </w:rPr>
            </w:pPr>
            <w:r w:rsidRPr="00BA1DBD">
              <w:t>8C01E003F007000A</w:t>
            </w:r>
          </w:p>
        </w:tc>
        <w:tc>
          <w:tcPr>
            <w:tcW w:w="1743" w:type="dxa"/>
          </w:tcPr>
          <w:p w14:paraId="7BCB03F8" w14:textId="77777777" w:rsidR="009F2090" w:rsidRDefault="009F2090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36644172" w14:textId="77777777" w:rsidR="009F2090" w:rsidRDefault="009F2090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3F2F9219" w14:textId="77777777" w:rsidR="009F2090" w:rsidRDefault="009F2090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1F04A133" w14:textId="77777777" w:rsidR="009F2090" w:rsidRDefault="009F2090" w:rsidP="00100313">
            <w:pPr>
              <w:rPr>
                <w:color w:val="000000" w:themeColor="text1"/>
              </w:rPr>
            </w:pPr>
          </w:p>
        </w:tc>
      </w:tr>
      <w:tr w:rsidR="009F2090" w14:paraId="611FB57F" w14:textId="77777777" w:rsidTr="00100313">
        <w:tc>
          <w:tcPr>
            <w:tcW w:w="1742" w:type="dxa"/>
          </w:tcPr>
          <w:p w14:paraId="5E8130AF" w14:textId="77777777" w:rsidR="009F2090" w:rsidRPr="00BB4E0B" w:rsidRDefault="009F2090" w:rsidP="00100313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>Y = 1</w:t>
            </w:r>
          </w:p>
        </w:tc>
        <w:tc>
          <w:tcPr>
            <w:tcW w:w="1742" w:type="dxa"/>
          </w:tcPr>
          <w:p w14:paraId="1D35958C" w14:textId="77777777" w:rsidR="009F2090" w:rsidRDefault="009F2090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2BB6EBE2" w14:textId="77777777" w:rsidR="009F2090" w:rsidRDefault="009F2090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238416A5" w14:textId="77777777" w:rsidR="009F2090" w:rsidRDefault="009F2090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1D656DBE" w14:textId="77777777" w:rsidR="009F2090" w:rsidRDefault="009F2090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572FD588" w14:textId="77777777" w:rsidR="009F2090" w:rsidRDefault="009F2090" w:rsidP="00100313">
            <w:pPr>
              <w:rPr>
                <w:color w:val="000000" w:themeColor="text1"/>
              </w:rPr>
            </w:pPr>
          </w:p>
        </w:tc>
      </w:tr>
      <w:tr w:rsidR="009F2090" w14:paraId="1A9F9EB1" w14:textId="77777777" w:rsidTr="00100313">
        <w:tc>
          <w:tcPr>
            <w:tcW w:w="1742" w:type="dxa"/>
          </w:tcPr>
          <w:p w14:paraId="1882A2FA" w14:textId="77777777" w:rsidR="009F2090" w:rsidRPr="00BB4E0B" w:rsidRDefault="009F2090" w:rsidP="00100313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>Y = 2</w:t>
            </w:r>
          </w:p>
        </w:tc>
        <w:tc>
          <w:tcPr>
            <w:tcW w:w="1742" w:type="dxa"/>
          </w:tcPr>
          <w:p w14:paraId="66B3227D" w14:textId="77777777" w:rsidR="009F2090" w:rsidRDefault="009F2090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013F152B" w14:textId="77777777" w:rsidR="009F2090" w:rsidRDefault="009F2090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6C1BBA7B" w14:textId="77777777" w:rsidR="009F2090" w:rsidRDefault="009F2090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7ECDF2CC" w14:textId="77777777" w:rsidR="009F2090" w:rsidRDefault="009F2090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3DE87A10" w14:textId="77777777" w:rsidR="009F2090" w:rsidRDefault="009F2090" w:rsidP="00100313">
            <w:pPr>
              <w:rPr>
                <w:color w:val="000000" w:themeColor="text1"/>
              </w:rPr>
            </w:pPr>
          </w:p>
        </w:tc>
      </w:tr>
      <w:tr w:rsidR="009F2090" w14:paraId="680E594B" w14:textId="77777777" w:rsidTr="00100313">
        <w:tc>
          <w:tcPr>
            <w:tcW w:w="1742" w:type="dxa"/>
          </w:tcPr>
          <w:p w14:paraId="7897AED5" w14:textId="77777777" w:rsidR="009F2090" w:rsidRPr="00BB4E0B" w:rsidRDefault="009F2090" w:rsidP="00100313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>Y = 3</w:t>
            </w:r>
          </w:p>
        </w:tc>
        <w:tc>
          <w:tcPr>
            <w:tcW w:w="1742" w:type="dxa"/>
          </w:tcPr>
          <w:p w14:paraId="6E1B2CF8" w14:textId="77777777" w:rsidR="009F2090" w:rsidRDefault="009F2090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23990F38" w14:textId="77777777" w:rsidR="009F2090" w:rsidRDefault="009F2090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41E9AB30" w14:textId="77777777" w:rsidR="009F2090" w:rsidRDefault="009F2090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3C593418" w14:textId="0E8D52BB" w:rsidR="009F2090" w:rsidRDefault="009F2090" w:rsidP="00100313">
            <w:pPr>
              <w:rPr>
                <w:color w:val="000000" w:themeColor="text1"/>
              </w:rPr>
            </w:pPr>
            <w:r w:rsidRPr="00AB1ECE">
              <w:rPr>
                <w:color w:val="000000" w:themeColor="text1"/>
              </w:rPr>
              <w:t>7E00E00151803C</w:t>
            </w:r>
          </w:p>
        </w:tc>
        <w:tc>
          <w:tcPr>
            <w:tcW w:w="1743" w:type="dxa"/>
          </w:tcPr>
          <w:p w14:paraId="45304686" w14:textId="64BF32F3" w:rsidR="009F2090" w:rsidRDefault="009F2090" w:rsidP="00100313">
            <w:pPr>
              <w:rPr>
                <w:color w:val="000000" w:themeColor="text1"/>
              </w:rPr>
            </w:pPr>
            <w:r w:rsidRPr="00AB1ECE">
              <w:rPr>
                <w:color w:val="000000" w:themeColor="text1"/>
              </w:rPr>
              <w:t>1E003F007000A8C</w:t>
            </w:r>
          </w:p>
        </w:tc>
      </w:tr>
      <w:tr w:rsidR="009F2090" w14:paraId="4588C39F" w14:textId="77777777" w:rsidTr="00100313">
        <w:tc>
          <w:tcPr>
            <w:tcW w:w="1742" w:type="dxa"/>
          </w:tcPr>
          <w:p w14:paraId="0984918E" w14:textId="77777777" w:rsidR="009F2090" w:rsidRPr="00BB4E0B" w:rsidRDefault="009F2090" w:rsidP="00100313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>Y = 4</w:t>
            </w:r>
          </w:p>
        </w:tc>
        <w:tc>
          <w:tcPr>
            <w:tcW w:w="1742" w:type="dxa"/>
          </w:tcPr>
          <w:p w14:paraId="3DD09900" w14:textId="77777777" w:rsidR="009F2090" w:rsidRDefault="009F2090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068A797C" w14:textId="77777777" w:rsidR="009F2090" w:rsidRDefault="009F2090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09632D6B" w14:textId="77777777" w:rsidR="009F2090" w:rsidRDefault="009F2090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3CD20B28" w14:textId="77777777" w:rsidR="009F2090" w:rsidRDefault="009F2090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6102DA97" w14:textId="77777777" w:rsidR="009F2090" w:rsidRDefault="009F2090" w:rsidP="00100313">
            <w:pPr>
              <w:rPr>
                <w:color w:val="000000" w:themeColor="text1"/>
              </w:rPr>
            </w:pPr>
          </w:p>
        </w:tc>
      </w:tr>
    </w:tbl>
    <w:p w14:paraId="5058F936" w14:textId="77777777" w:rsidR="00531DDB" w:rsidRDefault="00531DDB" w:rsidP="00C2260F">
      <w:pPr>
        <w:rPr>
          <w:i/>
          <w:iCs/>
          <w:color w:val="0070C0"/>
        </w:rPr>
      </w:pPr>
    </w:p>
    <w:p w14:paraId="2728EA33" w14:textId="43A29C74" w:rsidR="00C2260F" w:rsidRPr="004E77EC" w:rsidRDefault="00C2260F" w:rsidP="00C2260F">
      <w:pPr>
        <w:rPr>
          <w:i/>
          <w:iCs/>
          <w:color w:val="0070C0"/>
        </w:rPr>
      </w:pPr>
      <w:r w:rsidRPr="004E77EC">
        <w:rPr>
          <w:i/>
          <w:iCs/>
          <w:color w:val="0070C0"/>
        </w:rPr>
        <w:t xml:space="preserve">Example </w:t>
      </w:r>
      <w:r>
        <w:rPr>
          <w:i/>
          <w:iCs/>
          <w:color w:val="0070C0"/>
        </w:rPr>
        <w:t>2</w:t>
      </w:r>
      <w:r w:rsidRPr="004E77EC">
        <w:rPr>
          <w:i/>
          <w:iCs/>
          <w:color w:val="0070C0"/>
        </w:rPr>
        <w:t xml:space="preserve">: </w:t>
      </w:r>
      <w:r w:rsidR="004B38DA">
        <w:rPr>
          <w:i/>
          <w:iCs/>
          <w:color w:val="0070C0"/>
        </w:rPr>
        <w:t xml:space="preserve">8 </w:t>
      </w:r>
      <w:proofErr w:type="gramStart"/>
      <w:r w:rsidR="004B38DA">
        <w:rPr>
          <w:i/>
          <w:iCs/>
          <w:color w:val="0070C0"/>
        </w:rPr>
        <w:t>bit</w:t>
      </w:r>
      <w:proofErr w:type="gramEnd"/>
      <w:r w:rsidR="004B38DA">
        <w:rPr>
          <w:i/>
          <w:iCs/>
          <w:color w:val="0070C0"/>
        </w:rPr>
        <w:t xml:space="preserve"> in </w:t>
      </w:r>
      <w:proofErr w:type="gramStart"/>
      <w:r w:rsidR="004B38DA">
        <w:rPr>
          <w:i/>
          <w:iCs/>
          <w:color w:val="0070C0"/>
        </w:rPr>
        <w:t>64 b</w:t>
      </w:r>
      <w:r w:rsidRPr="004E77EC">
        <w:rPr>
          <w:i/>
          <w:iCs/>
          <w:color w:val="0070C0"/>
        </w:rPr>
        <w:t>it</w:t>
      </w:r>
      <w:proofErr w:type="gramEnd"/>
      <w:r w:rsidRPr="004E77EC">
        <w:rPr>
          <w:i/>
          <w:iCs/>
          <w:color w:val="0070C0"/>
        </w:rPr>
        <w:t xml:space="preserve"> lane</w:t>
      </w:r>
    </w:p>
    <w:p w14:paraId="726646E7" w14:textId="755CC28A" w:rsidR="00531DDB" w:rsidRDefault="00531DDB" w:rsidP="00531DDB">
      <w:pPr>
        <w:rPr>
          <w:color w:val="000000" w:themeColor="text1"/>
        </w:rPr>
      </w:pPr>
      <w:r>
        <w:rPr>
          <w:color w:val="000000" w:themeColor="text1"/>
        </w:rPr>
        <w:t xml:space="preserve">State matrix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0C5090" w14:paraId="069535A4" w14:textId="77777777" w:rsidTr="00100313">
        <w:tc>
          <w:tcPr>
            <w:tcW w:w="1742" w:type="dxa"/>
          </w:tcPr>
          <w:p w14:paraId="58BB1316" w14:textId="77777777" w:rsidR="00531DDB" w:rsidRDefault="00531DDB" w:rsidP="00100313">
            <w:pPr>
              <w:rPr>
                <w:color w:val="000000" w:themeColor="text1"/>
              </w:rPr>
            </w:pPr>
          </w:p>
        </w:tc>
        <w:tc>
          <w:tcPr>
            <w:tcW w:w="1742" w:type="dxa"/>
          </w:tcPr>
          <w:p w14:paraId="1BD826E9" w14:textId="77777777" w:rsidR="00531DDB" w:rsidRPr="00BB4E0B" w:rsidRDefault="00531DDB" w:rsidP="00100313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>X = 0</w:t>
            </w:r>
          </w:p>
        </w:tc>
        <w:tc>
          <w:tcPr>
            <w:tcW w:w="1743" w:type="dxa"/>
          </w:tcPr>
          <w:p w14:paraId="4E596C0B" w14:textId="77777777" w:rsidR="00531DDB" w:rsidRPr="00BB4E0B" w:rsidRDefault="00531DDB" w:rsidP="00100313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>X = 1</w:t>
            </w:r>
          </w:p>
        </w:tc>
        <w:tc>
          <w:tcPr>
            <w:tcW w:w="1743" w:type="dxa"/>
          </w:tcPr>
          <w:p w14:paraId="5792D310" w14:textId="77777777" w:rsidR="00531DDB" w:rsidRPr="00BB4E0B" w:rsidRDefault="00531DDB" w:rsidP="00100313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>X =2</w:t>
            </w:r>
          </w:p>
        </w:tc>
        <w:tc>
          <w:tcPr>
            <w:tcW w:w="1743" w:type="dxa"/>
          </w:tcPr>
          <w:p w14:paraId="36B7EA53" w14:textId="77777777" w:rsidR="00531DDB" w:rsidRPr="00BB4E0B" w:rsidRDefault="00531DDB" w:rsidP="00100313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 xml:space="preserve">X =3 </w:t>
            </w:r>
          </w:p>
        </w:tc>
        <w:tc>
          <w:tcPr>
            <w:tcW w:w="1743" w:type="dxa"/>
          </w:tcPr>
          <w:p w14:paraId="48A54001" w14:textId="77777777" w:rsidR="00531DDB" w:rsidRPr="00BB4E0B" w:rsidRDefault="00531DDB" w:rsidP="00100313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>X= 4</w:t>
            </w:r>
          </w:p>
        </w:tc>
      </w:tr>
      <w:tr w:rsidR="000C5090" w14:paraId="095C3F84" w14:textId="77777777" w:rsidTr="00100313">
        <w:tc>
          <w:tcPr>
            <w:tcW w:w="1742" w:type="dxa"/>
          </w:tcPr>
          <w:p w14:paraId="25378ECD" w14:textId="77777777" w:rsidR="00531DDB" w:rsidRPr="00BB4E0B" w:rsidRDefault="00531DDB" w:rsidP="00100313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 xml:space="preserve">Y = 0 </w:t>
            </w:r>
          </w:p>
        </w:tc>
        <w:tc>
          <w:tcPr>
            <w:tcW w:w="1742" w:type="dxa"/>
          </w:tcPr>
          <w:p w14:paraId="5F6E071E" w14:textId="1E6417EF" w:rsidR="00531DDB" w:rsidRDefault="000C5090" w:rsidP="00100313">
            <w:pPr>
              <w:rPr>
                <w:color w:val="000000" w:themeColor="text1"/>
              </w:rPr>
            </w:pPr>
            <w:r w:rsidRPr="000C5090">
              <w:rPr>
                <w:color w:val="000000" w:themeColor="text1"/>
              </w:rPr>
              <w:t>8E</w:t>
            </w:r>
          </w:p>
        </w:tc>
        <w:tc>
          <w:tcPr>
            <w:tcW w:w="1743" w:type="dxa"/>
          </w:tcPr>
          <w:p w14:paraId="1B13F007" w14:textId="77777777" w:rsidR="00531DDB" w:rsidRDefault="00531DDB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66EC061F" w14:textId="77777777" w:rsidR="00531DDB" w:rsidRDefault="00531DDB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07B3BB57" w14:textId="77777777" w:rsidR="00531DDB" w:rsidRDefault="00531DDB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1526B78C" w14:textId="77777777" w:rsidR="00531DDB" w:rsidRDefault="00531DDB" w:rsidP="00100313">
            <w:pPr>
              <w:rPr>
                <w:color w:val="000000" w:themeColor="text1"/>
              </w:rPr>
            </w:pPr>
          </w:p>
        </w:tc>
      </w:tr>
      <w:tr w:rsidR="000C5090" w14:paraId="38A77697" w14:textId="77777777" w:rsidTr="00100313">
        <w:tc>
          <w:tcPr>
            <w:tcW w:w="1742" w:type="dxa"/>
          </w:tcPr>
          <w:p w14:paraId="32FD73A2" w14:textId="77777777" w:rsidR="00531DDB" w:rsidRPr="00BB4E0B" w:rsidRDefault="00531DDB" w:rsidP="00100313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>Y = 1</w:t>
            </w:r>
          </w:p>
        </w:tc>
        <w:tc>
          <w:tcPr>
            <w:tcW w:w="1742" w:type="dxa"/>
          </w:tcPr>
          <w:p w14:paraId="4049EF09" w14:textId="77777777" w:rsidR="00531DDB" w:rsidRDefault="00531DDB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6F63F64C" w14:textId="77777777" w:rsidR="00531DDB" w:rsidRDefault="00531DDB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68ECAD21" w14:textId="77777777" w:rsidR="00531DDB" w:rsidRDefault="00531DDB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5ABABE00" w14:textId="77777777" w:rsidR="00531DDB" w:rsidRDefault="00531DDB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4917FF3C" w14:textId="77777777" w:rsidR="00531DDB" w:rsidRDefault="00531DDB" w:rsidP="00100313">
            <w:pPr>
              <w:rPr>
                <w:color w:val="000000" w:themeColor="text1"/>
              </w:rPr>
            </w:pPr>
          </w:p>
        </w:tc>
      </w:tr>
      <w:tr w:rsidR="000C5090" w14:paraId="45B70FEE" w14:textId="77777777" w:rsidTr="00100313">
        <w:tc>
          <w:tcPr>
            <w:tcW w:w="1742" w:type="dxa"/>
          </w:tcPr>
          <w:p w14:paraId="0B7D57E0" w14:textId="77777777" w:rsidR="00531DDB" w:rsidRPr="00BB4E0B" w:rsidRDefault="00531DDB" w:rsidP="00100313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>Y = 2</w:t>
            </w:r>
          </w:p>
        </w:tc>
        <w:tc>
          <w:tcPr>
            <w:tcW w:w="1742" w:type="dxa"/>
          </w:tcPr>
          <w:p w14:paraId="62A0D7C2" w14:textId="77777777" w:rsidR="00531DDB" w:rsidRDefault="00531DDB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4F820DD5" w14:textId="77777777" w:rsidR="00531DDB" w:rsidRDefault="00531DDB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4B5994D9" w14:textId="77777777" w:rsidR="00531DDB" w:rsidRDefault="00531DDB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46B014F6" w14:textId="77777777" w:rsidR="00531DDB" w:rsidRDefault="00531DDB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6C20E9D2" w14:textId="77777777" w:rsidR="00531DDB" w:rsidRDefault="00531DDB" w:rsidP="00100313">
            <w:pPr>
              <w:rPr>
                <w:color w:val="000000" w:themeColor="text1"/>
              </w:rPr>
            </w:pPr>
          </w:p>
        </w:tc>
      </w:tr>
      <w:tr w:rsidR="000C5090" w14:paraId="674B9F23" w14:textId="77777777" w:rsidTr="00100313">
        <w:tc>
          <w:tcPr>
            <w:tcW w:w="1742" w:type="dxa"/>
          </w:tcPr>
          <w:p w14:paraId="1AEAF401" w14:textId="77777777" w:rsidR="00531DDB" w:rsidRPr="00BB4E0B" w:rsidRDefault="00531DDB" w:rsidP="00100313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>Y = 3</w:t>
            </w:r>
          </w:p>
        </w:tc>
        <w:tc>
          <w:tcPr>
            <w:tcW w:w="1742" w:type="dxa"/>
          </w:tcPr>
          <w:p w14:paraId="429F9C56" w14:textId="77777777" w:rsidR="00531DDB" w:rsidRDefault="00531DDB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003D5E25" w14:textId="77777777" w:rsidR="00531DDB" w:rsidRDefault="00531DDB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4D516F2F" w14:textId="77777777" w:rsidR="00531DDB" w:rsidRDefault="00531DDB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48232B54" w14:textId="27AB906E" w:rsidR="00531DDB" w:rsidRDefault="000C5090" w:rsidP="00100313">
            <w:pPr>
              <w:rPr>
                <w:color w:val="000000" w:themeColor="text1"/>
              </w:rPr>
            </w:pPr>
            <w:r w:rsidRPr="000C5090">
              <w:rPr>
                <w:color w:val="000000" w:themeColor="text1"/>
              </w:rPr>
              <w:t>8E</w:t>
            </w:r>
          </w:p>
        </w:tc>
        <w:tc>
          <w:tcPr>
            <w:tcW w:w="1743" w:type="dxa"/>
          </w:tcPr>
          <w:p w14:paraId="084201CC" w14:textId="7ACA84C9" w:rsidR="00531DDB" w:rsidRDefault="000C5090" w:rsidP="00100313">
            <w:pPr>
              <w:rPr>
                <w:color w:val="000000" w:themeColor="text1"/>
              </w:rPr>
            </w:pPr>
            <w:r w:rsidRPr="000C5090">
              <w:rPr>
                <w:color w:val="000000" w:themeColor="text1"/>
              </w:rPr>
              <w:t>8E</w:t>
            </w:r>
          </w:p>
        </w:tc>
      </w:tr>
      <w:tr w:rsidR="000C5090" w14:paraId="7E7FBB3F" w14:textId="77777777" w:rsidTr="00100313">
        <w:tc>
          <w:tcPr>
            <w:tcW w:w="1742" w:type="dxa"/>
          </w:tcPr>
          <w:p w14:paraId="5B24EC1D" w14:textId="77777777" w:rsidR="00531DDB" w:rsidRPr="00BB4E0B" w:rsidRDefault="00531DDB" w:rsidP="00100313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>Y = 4</w:t>
            </w:r>
          </w:p>
        </w:tc>
        <w:tc>
          <w:tcPr>
            <w:tcW w:w="1742" w:type="dxa"/>
          </w:tcPr>
          <w:p w14:paraId="3282EBAE" w14:textId="77777777" w:rsidR="00531DDB" w:rsidRDefault="00531DDB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63982F33" w14:textId="77777777" w:rsidR="00531DDB" w:rsidRDefault="00531DDB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6057B22F" w14:textId="77777777" w:rsidR="00531DDB" w:rsidRDefault="00531DDB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1F5B9C2E" w14:textId="77777777" w:rsidR="00531DDB" w:rsidRDefault="00531DDB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188341CB" w14:textId="77777777" w:rsidR="00531DDB" w:rsidRDefault="00531DDB" w:rsidP="00100313">
            <w:pPr>
              <w:rPr>
                <w:color w:val="000000" w:themeColor="text1"/>
              </w:rPr>
            </w:pPr>
          </w:p>
        </w:tc>
      </w:tr>
    </w:tbl>
    <w:p w14:paraId="46BEF77A" w14:textId="77777777" w:rsidR="00C2260F" w:rsidRDefault="00C2260F" w:rsidP="001E356A">
      <w:pPr>
        <w:rPr>
          <w:color w:val="000000" w:themeColor="text1"/>
        </w:rPr>
      </w:pPr>
    </w:p>
    <w:p w14:paraId="0173BE47" w14:textId="77777777" w:rsidR="00645BCE" w:rsidRPr="00C223A8" w:rsidRDefault="00645BCE" w:rsidP="00645BCE">
      <w:pPr>
        <w:rPr>
          <w:color w:val="000000" w:themeColor="text1"/>
        </w:rPr>
      </w:pPr>
      <w:r w:rsidRPr="00C223A8">
        <w:rPr>
          <w:color w:val="000000" w:themeColor="text1"/>
        </w:rPr>
        <w:t xml:space="preserve">For simplicity I will only use </w:t>
      </w:r>
      <w:r>
        <w:rPr>
          <w:color w:val="000000" w:themeColor="text1"/>
        </w:rPr>
        <w:t xml:space="preserve">the same value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126"/>
        <w:gridCol w:w="4233"/>
        <w:gridCol w:w="2826"/>
      </w:tblGrid>
      <w:tr w:rsidR="001E2A3F" w:rsidRPr="00DD09C2" w14:paraId="4D4B22BA" w14:textId="77777777" w:rsidTr="00100313">
        <w:tc>
          <w:tcPr>
            <w:tcW w:w="1271" w:type="dxa"/>
          </w:tcPr>
          <w:p w14:paraId="5057583F" w14:textId="77777777" w:rsidR="00645BCE" w:rsidRPr="00FE7CD3" w:rsidRDefault="00645BCE" w:rsidP="00100313">
            <w:pPr>
              <w:rPr>
                <w:b/>
                <w:bCs/>
              </w:rPr>
            </w:pPr>
            <w:r w:rsidRPr="00FE7CD3">
              <w:rPr>
                <w:b/>
                <w:bCs/>
              </w:rPr>
              <w:t>(</w:t>
            </w:r>
            <w:proofErr w:type="spellStart"/>
            <w:proofErr w:type="gramStart"/>
            <w:r w:rsidRPr="00FE7CD3">
              <w:rPr>
                <w:b/>
                <w:bCs/>
              </w:rPr>
              <w:t>X,y</w:t>
            </w:r>
            <w:proofErr w:type="spellEnd"/>
            <w:proofErr w:type="gramEnd"/>
            <w:r w:rsidRPr="00FE7CD3">
              <w:rPr>
                <w:b/>
                <w:bCs/>
              </w:rPr>
              <w:t>)</w:t>
            </w:r>
          </w:p>
        </w:tc>
        <w:tc>
          <w:tcPr>
            <w:tcW w:w="2126" w:type="dxa"/>
          </w:tcPr>
          <w:p w14:paraId="41E15A68" w14:textId="77777777" w:rsidR="00645BCE" w:rsidRPr="00FE7CD3" w:rsidRDefault="00645BCE" w:rsidP="00100313">
            <w:pPr>
              <w:rPr>
                <w:b/>
                <w:bCs/>
              </w:rPr>
            </w:pPr>
            <w:r w:rsidRPr="00FE7CD3">
              <w:rPr>
                <w:b/>
                <w:bCs/>
              </w:rPr>
              <w:t>Hex Value</w:t>
            </w:r>
          </w:p>
        </w:tc>
        <w:tc>
          <w:tcPr>
            <w:tcW w:w="4233" w:type="dxa"/>
          </w:tcPr>
          <w:p w14:paraId="7D560DD6" w14:textId="77777777" w:rsidR="00645BCE" w:rsidRPr="00FE7CD3" w:rsidRDefault="00645BCE" w:rsidP="00100313">
            <w:pPr>
              <w:rPr>
                <w:b/>
                <w:bCs/>
              </w:rPr>
            </w:pPr>
            <w:r w:rsidRPr="00FE7CD3">
              <w:rPr>
                <w:b/>
                <w:bCs/>
              </w:rPr>
              <w:t>Binary (64-bit, grouped by 4)</w:t>
            </w:r>
          </w:p>
        </w:tc>
        <w:tc>
          <w:tcPr>
            <w:tcW w:w="2826" w:type="dxa"/>
          </w:tcPr>
          <w:p w14:paraId="695DC493" w14:textId="77777777" w:rsidR="00645BCE" w:rsidRPr="00FE7CD3" w:rsidRDefault="00645BCE" w:rsidP="00100313">
            <w:pPr>
              <w:rPr>
                <w:b/>
                <w:bCs/>
              </w:rPr>
            </w:pPr>
            <w:r w:rsidRPr="00FE7CD3">
              <w:rPr>
                <w:b/>
                <w:bCs/>
              </w:rPr>
              <w:t>Decimal Representation</w:t>
            </w:r>
          </w:p>
        </w:tc>
      </w:tr>
      <w:tr w:rsidR="001E2A3F" w14:paraId="25833290" w14:textId="77777777" w:rsidTr="00100313">
        <w:tc>
          <w:tcPr>
            <w:tcW w:w="1271" w:type="dxa"/>
          </w:tcPr>
          <w:p w14:paraId="568025EA" w14:textId="77777777" w:rsidR="00645BCE" w:rsidRPr="008017E8" w:rsidRDefault="00645BCE" w:rsidP="00100313">
            <w:r>
              <w:t>(0,0)</w:t>
            </w:r>
          </w:p>
        </w:tc>
        <w:tc>
          <w:tcPr>
            <w:tcW w:w="2126" w:type="dxa"/>
          </w:tcPr>
          <w:p w14:paraId="0D3B74E0" w14:textId="561E18F7" w:rsidR="00645BCE" w:rsidRDefault="00645BCE" w:rsidP="00100313">
            <w:r>
              <w:t>8E</w:t>
            </w:r>
          </w:p>
        </w:tc>
        <w:tc>
          <w:tcPr>
            <w:tcW w:w="4233" w:type="dxa"/>
          </w:tcPr>
          <w:p w14:paraId="3CFF7A4F" w14:textId="5998C126" w:rsidR="00645BCE" w:rsidRDefault="001E2A3F" w:rsidP="001E2A3F">
            <w:pPr>
              <w:tabs>
                <w:tab w:val="left" w:pos="1096"/>
              </w:tabs>
            </w:pP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rPr>
                <w:b/>
                <w:bCs/>
              </w:rPr>
              <w:t>1000</w:t>
            </w:r>
            <w:r w:rsidRPr="001E2A3F">
              <w:rPr>
                <w:b/>
                <w:bCs/>
              </w:rPr>
              <w:t xml:space="preserve"> </w:t>
            </w:r>
            <w:r w:rsidRPr="001E2A3F">
              <w:rPr>
                <w:b/>
                <w:bCs/>
              </w:rPr>
              <w:t>1110</w:t>
            </w:r>
          </w:p>
        </w:tc>
        <w:tc>
          <w:tcPr>
            <w:tcW w:w="2826" w:type="dxa"/>
          </w:tcPr>
          <w:p w14:paraId="300406BC" w14:textId="01E79F72" w:rsidR="00645BCE" w:rsidRDefault="00B2620B" w:rsidP="00100313">
            <w:r w:rsidRPr="00B2620B">
              <w:t>142</w:t>
            </w:r>
          </w:p>
        </w:tc>
      </w:tr>
      <w:tr w:rsidR="001E2A3F" w14:paraId="5483705F" w14:textId="77777777" w:rsidTr="00100313">
        <w:tc>
          <w:tcPr>
            <w:tcW w:w="1271" w:type="dxa"/>
          </w:tcPr>
          <w:p w14:paraId="3537971A" w14:textId="77777777" w:rsidR="00645BCE" w:rsidRPr="008017E8" w:rsidRDefault="00645BCE" w:rsidP="00100313">
            <w:r>
              <w:t>(4,3)</w:t>
            </w:r>
          </w:p>
        </w:tc>
        <w:tc>
          <w:tcPr>
            <w:tcW w:w="2126" w:type="dxa"/>
          </w:tcPr>
          <w:p w14:paraId="30ACA3A7" w14:textId="7CB512DC" w:rsidR="00645BCE" w:rsidRDefault="00645BCE" w:rsidP="00100313">
            <w:r>
              <w:t>8E</w:t>
            </w:r>
          </w:p>
        </w:tc>
        <w:tc>
          <w:tcPr>
            <w:tcW w:w="4233" w:type="dxa"/>
          </w:tcPr>
          <w:p w14:paraId="6A0F0406" w14:textId="69095B31" w:rsidR="00645BCE" w:rsidRDefault="001E2A3F" w:rsidP="00100313"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rPr>
                <w:b/>
                <w:bCs/>
              </w:rPr>
              <w:t>1000 1110</w:t>
            </w:r>
          </w:p>
        </w:tc>
        <w:tc>
          <w:tcPr>
            <w:tcW w:w="2826" w:type="dxa"/>
          </w:tcPr>
          <w:p w14:paraId="5D1A4986" w14:textId="5720D98C" w:rsidR="00645BCE" w:rsidRDefault="00B2620B" w:rsidP="00100313">
            <w:r w:rsidRPr="00B2620B">
              <w:t>142</w:t>
            </w:r>
          </w:p>
        </w:tc>
      </w:tr>
      <w:tr w:rsidR="001E2A3F" w14:paraId="0C8858CF" w14:textId="77777777" w:rsidTr="00100313">
        <w:tc>
          <w:tcPr>
            <w:tcW w:w="1271" w:type="dxa"/>
          </w:tcPr>
          <w:p w14:paraId="517ACC6B" w14:textId="77777777" w:rsidR="00645BCE" w:rsidRPr="00FE7CD3" w:rsidRDefault="00645BCE" w:rsidP="00100313">
            <w:r>
              <w:t>(3,3)</w:t>
            </w:r>
          </w:p>
        </w:tc>
        <w:tc>
          <w:tcPr>
            <w:tcW w:w="2126" w:type="dxa"/>
          </w:tcPr>
          <w:p w14:paraId="6F0111E4" w14:textId="513E17A6" w:rsidR="00645BCE" w:rsidRDefault="00645BCE" w:rsidP="00100313">
            <w:r>
              <w:t>8E</w:t>
            </w:r>
          </w:p>
        </w:tc>
        <w:tc>
          <w:tcPr>
            <w:tcW w:w="4233" w:type="dxa"/>
          </w:tcPr>
          <w:p w14:paraId="17183CAF" w14:textId="37BE5470" w:rsidR="00645BCE" w:rsidRDefault="001E2A3F" w:rsidP="00100313"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rPr>
                <w:b/>
                <w:bCs/>
              </w:rPr>
              <w:t>1000 1110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2826" w:type="dxa"/>
          </w:tcPr>
          <w:p w14:paraId="17DCCBEF" w14:textId="6CF2B10C" w:rsidR="00645BCE" w:rsidRDefault="00B2620B" w:rsidP="00100313">
            <w:r w:rsidRPr="00B2620B">
              <w:t>142</w:t>
            </w:r>
          </w:p>
        </w:tc>
      </w:tr>
    </w:tbl>
    <w:p w14:paraId="5B1CF870" w14:textId="77777777" w:rsidR="00645BCE" w:rsidRDefault="00645BCE" w:rsidP="001E356A">
      <w:pPr>
        <w:rPr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51"/>
        <w:gridCol w:w="2693"/>
        <w:gridCol w:w="2385"/>
        <w:gridCol w:w="1677"/>
        <w:gridCol w:w="2146"/>
      </w:tblGrid>
      <w:tr w:rsidR="00380263" w:rsidRPr="00602DD5" w14:paraId="296DA2F3" w14:textId="77777777" w:rsidTr="00100313">
        <w:tc>
          <w:tcPr>
            <w:tcW w:w="704" w:type="dxa"/>
          </w:tcPr>
          <w:p w14:paraId="79A874C4" w14:textId="77777777" w:rsidR="00380263" w:rsidRPr="00602DD5" w:rsidRDefault="00380263" w:rsidP="00100313">
            <w:pPr>
              <w:rPr>
                <w:b/>
                <w:bCs/>
                <w:color w:val="000000" w:themeColor="text1"/>
              </w:rPr>
            </w:pPr>
            <w:r w:rsidRPr="00602DD5">
              <w:rPr>
                <w:b/>
                <w:bCs/>
                <w:color w:val="000000" w:themeColor="text1"/>
              </w:rPr>
              <w:t>(</w:t>
            </w:r>
            <w:proofErr w:type="spellStart"/>
            <w:proofErr w:type="gramStart"/>
            <w:r w:rsidRPr="00602DD5">
              <w:rPr>
                <w:b/>
                <w:bCs/>
                <w:color w:val="000000" w:themeColor="text1"/>
              </w:rPr>
              <w:t>x,y</w:t>
            </w:r>
            <w:proofErr w:type="spellEnd"/>
            <w:proofErr w:type="gramEnd"/>
            <w:r w:rsidRPr="00602DD5">
              <w:rPr>
                <w:b/>
                <w:bCs/>
                <w:color w:val="000000" w:themeColor="text1"/>
              </w:rPr>
              <w:t>)</w:t>
            </w:r>
          </w:p>
        </w:tc>
        <w:tc>
          <w:tcPr>
            <w:tcW w:w="851" w:type="dxa"/>
          </w:tcPr>
          <w:p w14:paraId="4E94710C" w14:textId="77777777" w:rsidR="00380263" w:rsidRPr="00602DD5" w:rsidRDefault="00380263" w:rsidP="00100313">
            <w:pPr>
              <w:rPr>
                <w:b/>
                <w:bCs/>
                <w:color w:val="000000" w:themeColor="text1"/>
              </w:rPr>
            </w:pPr>
            <w:r w:rsidRPr="00602DD5">
              <w:rPr>
                <w:b/>
                <w:bCs/>
                <w:color w:val="000000" w:themeColor="text1"/>
              </w:rPr>
              <w:t xml:space="preserve">Rho Offset </w:t>
            </w:r>
          </w:p>
        </w:tc>
        <w:tc>
          <w:tcPr>
            <w:tcW w:w="2693" w:type="dxa"/>
          </w:tcPr>
          <w:p w14:paraId="2FC1BE4A" w14:textId="77777777" w:rsidR="00380263" w:rsidRPr="00602DD5" w:rsidRDefault="00380263" w:rsidP="00100313">
            <w:pPr>
              <w:rPr>
                <w:b/>
                <w:bCs/>
                <w:color w:val="000000" w:themeColor="text1"/>
              </w:rPr>
            </w:pPr>
            <w:r w:rsidRPr="00602DD5">
              <w:rPr>
                <w:b/>
                <w:bCs/>
                <w:color w:val="000000" w:themeColor="text1"/>
              </w:rPr>
              <w:t>Rotation (Offset mod 64)</w:t>
            </w:r>
          </w:p>
        </w:tc>
        <w:tc>
          <w:tcPr>
            <w:tcW w:w="2385" w:type="dxa"/>
          </w:tcPr>
          <w:p w14:paraId="36ADEA0F" w14:textId="77777777" w:rsidR="00380263" w:rsidRPr="00602DD5" w:rsidRDefault="00380263" w:rsidP="00100313">
            <w:pPr>
              <w:rPr>
                <w:b/>
                <w:bCs/>
                <w:color w:val="000000" w:themeColor="text1"/>
              </w:rPr>
            </w:pPr>
            <w:r w:rsidRPr="00602DD5">
              <w:rPr>
                <w:b/>
                <w:bCs/>
                <w:color w:val="000000" w:themeColor="text1"/>
              </w:rPr>
              <w:t>Binary before rotation</w:t>
            </w:r>
          </w:p>
        </w:tc>
        <w:tc>
          <w:tcPr>
            <w:tcW w:w="1677" w:type="dxa"/>
          </w:tcPr>
          <w:p w14:paraId="48F91EBC" w14:textId="77777777" w:rsidR="00380263" w:rsidRPr="00602DD5" w:rsidRDefault="00380263" w:rsidP="00100313">
            <w:pPr>
              <w:rPr>
                <w:b/>
                <w:bCs/>
                <w:color w:val="000000" w:themeColor="text1"/>
              </w:rPr>
            </w:pPr>
            <w:r w:rsidRPr="00602DD5">
              <w:rPr>
                <w:b/>
                <w:bCs/>
                <w:color w:val="000000" w:themeColor="text1"/>
              </w:rPr>
              <w:t xml:space="preserve">Binary After Rotation </w:t>
            </w:r>
          </w:p>
        </w:tc>
        <w:tc>
          <w:tcPr>
            <w:tcW w:w="2146" w:type="dxa"/>
          </w:tcPr>
          <w:p w14:paraId="181CF19C" w14:textId="77777777" w:rsidR="00380263" w:rsidRPr="00602DD5" w:rsidRDefault="00380263" w:rsidP="00100313">
            <w:pPr>
              <w:rPr>
                <w:b/>
                <w:bCs/>
                <w:color w:val="000000" w:themeColor="text1"/>
              </w:rPr>
            </w:pPr>
            <w:r w:rsidRPr="00602DD5">
              <w:rPr>
                <w:b/>
                <w:bCs/>
                <w:color w:val="000000" w:themeColor="text1"/>
              </w:rPr>
              <w:t>Hex (Result)</w:t>
            </w:r>
          </w:p>
        </w:tc>
      </w:tr>
      <w:tr w:rsidR="00380263" w14:paraId="4DC50CEB" w14:textId="77777777" w:rsidTr="00100313">
        <w:tc>
          <w:tcPr>
            <w:tcW w:w="704" w:type="dxa"/>
          </w:tcPr>
          <w:p w14:paraId="6E10FD5F" w14:textId="77777777" w:rsidR="00380263" w:rsidRDefault="00380263" w:rsidP="0010031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(0,0)</w:t>
            </w:r>
          </w:p>
        </w:tc>
        <w:tc>
          <w:tcPr>
            <w:tcW w:w="851" w:type="dxa"/>
          </w:tcPr>
          <w:p w14:paraId="1CD50F17" w14:textId="77777777" w:rsidR="00380263" w:rsidRDefault="00380263" w:rsidP="0010031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</w:t>
            </w:r>
          </w:p>
        </w:tc>
        <w:tc>
          <w:tcPr>
            <w:tcW w:w="2693" w:type="dxa"/>
          </w:tcPr>
          <w:p w14:paraId="34B09649" w14:textId="77777777" w:rsidR="00380263" w:rsidRDefault="00380263" w:rsidP="0010031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0 mod 64 = 0 </w:t>
            </w:r>
          </w:p>
        </w:tc>
        <w:tc>
          <w:tcPr>
            <w:tcW w:w="2385" w:type="dxa"/>
          </w:tcPr>
          <w:p w14:paraId="75823972" w14:textId="77777777" w:rsidR="00380263" w:rsidRDefault="00380263" w:rsidP="0010031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(Same)</w:t>
            </w:r>
          </w:p>
        </w:tc>
        <w:tc>
          <w:tcPr>
            <w:tcW w:w="1677" w:type="dxa"/>
          </w:tcPr>
          <w:p w14:paraId="1FE2BCD5" w14:textId="77777777" w:rsidR="00380263" w:rsidRDefault="00380263" w:rsidP="0010031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(Same)</w:t>
            </w:r>
          </w:p>
        </w:tc>
        <w:tc>
          <w:tcPr>
            <w:tcW w:w="2146" w:type="dxa"/>
          </w:tcPr>
          <w:p w14:paraId="5872F8F1" w14:textId="53F07FA0" w:rsidR="00380263" w:rsidRDefault="00B2620B" w:rsidP="00100313">
            <w:pPr>
              <w:rPr>
                <w:color w:val="000000" w:themeColor="text1"/>
              </w:rPr>
            </w:pPr>
            <w:r>
              <w:t>8E</w:t>
            </w:r>
            <w:r>
              <w:t xml:space="preserve"> </w:t>
            </w:r>
          </w:p>
        </w:tc>
      </w:tr>
      <w:tr w:rsidR="00380263" w:rsidRPr="00AB1ECE" w14:paraId="1F1F5D35" w14:textId="77777777" w:rsidTr="00100313">
        <w:tc>
          <w:tcPr>
            <w:tcW w:w="704" w:type="dxa"/>
          </w:tcPr>
          <w:p w14:paraId="1B8D6545" w14:textId="77777777" w:rsidR="00380263" w:rsidRPr="00B2620B" w:rsidRDefault="00380263" w:rsidP="00100313">
            <w:pPr>
              <w:rPr>
                <w:color w:val="000000" w:themeColor="text1"/>
              </w:rPr>
            </w:pPr>
            <w:r w:rsidRPr="00B2620B">
              <w:rPr>
                <w:color w:val="000000" w:themeColor="text1"/>
              </w:rPr>
              <w:t>(4,3)</w:t>
            </w:r>
          </w:p>
        </w:tc>
        <w:tc>
          <w:tcPr>
            <w:tcW w:w="851" w:type="dxa"/>
          </w:tcPr>
          <w:p w14:paraId="1A72D000" w14:textId="77777777" w:rsidR="00380263" w:rsidRPr="00B2620B" w:rsidRDefault="00380263" w:rsidP="00100313">
            <w:pPr>
              <w:rPr>
                <w:color w:val="000000" w:themeColor="text1"/>
              </w:rPr>
            </w:pPr>
            <w:r w:rsidRPr="00B2620B">
              <w:rPr>
                <w:color w:val="000000" w:themeColor="text1"/>
              </w:rPr>
              <w:t>8</w:t>
            </w:r>
          </w:p>
        </w:tc>
        <w:tc>
          <w:tcPr>
            <w:tcW w:w="2693" w:type="dxa"/>
          </w:tcPr>
          <w:p w14:paraId="41A251DD" w14:textId="544D555D" w:rsidR="00380263" w:rsidRPr="00897D69" w:rsidRDefault="006D02E0" w:rsidP="00100313">
            <w:pPr>
              <w:rPr>
                <w:color w:val="000000" w:themeColor="text1"/>
                <w:highlight w:val="red"/>
              </w:rPr>
            </w:pPr>
            <w:r>
              <w:rPr>
                <w:color w:val="000000" w:themeColor="text1"/>
              </w:rPr>
              <w:t>8</w:t>
            </w:r>
            <w:r>
              <w:rPr>
                <w:color w:val="000000" w:themeColor="text1"/>
              </w:rPr>
              <w:t xml:space="preserve"> mod 64 = </w:t>
            </w:r>
            <w:r>
              <w:rPr>
                <w:color w:val="000000" w:themeColor="text1"/>
              </w:rPr>
              <w:t>8</w:t>
            </w:r>
          </w:p>
        </w:tc>
        <w:tc>
          <w:tcPr>
            <w:tcW w:w="2385" w:type="dxa"/>
          </w:tcPr>
          <w:p w14:paraId="0B2B582A" w14:textId="036994DF" w:rsidR="00380263" w:rsidRPr="00897D69" w:rsidRDefault="000E5BCF" w:rsidP="00100313">
            <w:pPr>
              <w:rPr>
                <w:color w:val="000000" w:themeColor="text1"/>
                <w:highlight w:val="red"/>
              </w:rPr>
            </w:pPr>
            <w:r w:rsidRPr="000E5BCF">
              <w:rPr>
                <w:b/>
                <w:bCs/>
              </w:rPr>
              <w:t>0000 0000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rPr>
                <w:b/>
                <w:bCs/>
              </w:rPr>
              <w:t>1000 1110</w:t>
            </w:r>
          </w:p>
        </w:tc>
        <w:tc>
          <w:tcPr>
            <w:tcW w:w="1677" w:type="dxa"/>
          </w:tcPr>
          <w:p w14:paraId="56FE69B3" w14:textId="77777777" w:rsidR="00380263" w:rsidRDefault="000E5BCF" w:rsidP="00100313">
            <w:pPr>
              <w:rPr>
                <w:b/>
                <w:bCs/>
              </w:rPr>
            </w:pP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rPr>
                <w:b/>
                <w:bCs/>
              </w:rPr>
              <w:t>1000 1110</w:t>
            </w:r>
          </w:p>
          <w:p w14:paraId="31DA03EA" w14:textId="7929EC2A" w:rsidR="000E5BCF" w:rsidRPr="00897D69" w:rsidRDefault="000E5BCF" w:rsidP="00100313">
            <w:pPr>
              <w:rPr>
                <w:color w:val="000000" w:themeColor="text1"/>
                <w:highlight w:val="red"/>
              </w:rPr>
            </w:pPr>
            <w:r w:rsidRPr="000E5BCF">
              <w:rPr>
                <w:b/>
                <w:bCs/>
              </w:rPr>
              <w:t>0000 0000</w:t>
            </w:r>
          </w:p>
        </w:tc>
        <w:tc>
          <w:tcPr>
            <w:tcW w:w="2146" w:type="dxa"/>
          </w:tcPr>
          <w:p w14:paraId="61D40DB9" w14:textId="350471F4" w:rsidR="00380263" w:rsidRPr="00897D69" w:rsidRDefault="00A31E92" w:rsidP="00B2620B">
            <w:pPr>
              <w:rPr>
                <w:color w:val="000000" w:themeColor="text1"/>
                <w:highlight w:val="red"/>
              </w:rPr>
            </w:pPr>
            <w:r w:rsidRPr="00A31E92">
              <w:rPr>
                <w:color w:val="000000" w:themeColor="text1"/>
              </w:rPr>
              <w:t>8E00</w:t>
            </w:r>
          </w:p>
        </w:tc>
      </w:tr>
      <w:tr w:rsidR="00380263" w:rsidRPr="006D02E0" w14:paraId="0509AB6D" w14:textId="77777777" w:rsidTr="00100313">
        <w:tc>
          <w:tcPr>
            <w:tcW w:w="704" w:type="dxa"/>
          </w:tcPr>
          <w:p w14:paraId="114787E2" w14:textId="77777777" w:rsidR="00380263" w:rsidRPr="00B2620B" w:rsidRDefault="00380263" w:rsidP="00100313">
            <w:pPr>
              <w:rPr>
                <w:color w:val="000000" w:themeColor="text1"/>
              </w:rPr>
            </w:pPr>
            <w:r w:rsidRPr="00B2620B">
              <w:rPr>
                <w:color w:val="000000" w:themeColor="text1"/>
              </w:rPr>
              <w:t>(3,3)</w:t>
            </w:r>
          </w:p>
        </w:tc>
        <w:tc>
          <w:tcPr>
            <w:tcW w:w="851" w:type="dxa"/>
          </w:tcPr>
          <w:p w14:paraId="0034A37A" w14:textId="77777777" w:rsidR="00380263" w:rsidRPr="00B2620B" w:rsidRDefault="00380263" w:rsidP="00100313">
            <w:pPr>
              <w:rPr>
                <w:color w:val="000000" w:themeColor="text1"/>
              </w:rPr>
            </w:pPr>
            <w:r w:rsidRPr="00B2620B">
              <w:rPr>
                <w:color w:val="000000" w:themeColor="text1"/>
              </w:rPr>
              <w:t>21</w:t>
            </w:r>
          </w:p>
        </w:tc>
        <w:tc>
          <w:tcPr>
            <w:tcW w:w="2693" w:type="dxa"/>
          </w:tcPr>
          <w:p w14:paraId="7E701F89" w14:textId="4119ED76" w:rsidR="00380263" w:rsidRPr="006D02E0" w:rsidRDefault="006D02E0" w:rsidP="00100313">
            <w:pPr>
              <w:rPr>
                <w:color w:val="000000" w:themeColor="text1"/>
              </w:rPr>
            </w:pPr>
            <w:r w:rsidRPr="006D02E0">
              <w:rPr>
                <w:color w:val="000000" w:themeColor="text1"/>
              </w:rPr>
              <w:t>2</w:t>
            </w:r>
            <w:r>
              <w:rPr>
                <w:color w:val="000000" w:themeColor="text1"/>
              </w:rPr>
              <w:t>1 mod 64 = 21</w:t>
            </w:r>
          </w:p>
        </w:tc>
        <w:tc>
          <w:tcPr>
            <w:tcW w:w="2385" w:type="dxa"/>
          </w:tcPr>
          <w:p w14:paraId="2E76CF05" w14:textId="0480DF45" w:rsidR="00380263" w:rsidRPr="006D02E0" w:rsidRDefault="000E5BCF" w:rsidP="00100313">
            <w:pPr>
              <w:rPr>
                <w:color w:val="000000" w:themeColor="text1"/>
              </w:rPr>
            </w:pPr>
            <w:r w:rsidRPr="000E5BCF">
              <w:rPr>
                <w:b/>
                <w:bCs/>
              </w:rPr>
              <w:t>0000 0000</w:t>
            </w:r>
            <w:r>
              <w:t xml:space="preserve"> </w:t>
            </w:r>
            <w:r w:rsidRPr="000E5BCF">
              <w:rPr>
                <w:b/>
                <w:bCs/>
              </w:rPr>
              <w:t>0000 0000 0000 0</w:t>
            </w:r>
            <w:r w:rsidRPr="001E2A3F">
              <w:t>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  <w:r w:rsidRPr="001E2A3F">
              <w:rPr>
                <w:b/>
                <w:bCs/>
              </w:rPr>
              <w:t>1000 1110</w:t>
            </w:r>
          </w:p>
        </w:tc>
        <w:tc>
          <w:tcPr>
            <w:tcW w:w="1677" w:type="dxa"/>
          </w:tcPr>
          <w:p w14:paraId="51CC32DA" w14:textId="77777777" w:rsidR="009A30B0" w:rsidRDefault="009A30B0" w:rsidP="00100313"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</w:p>
          <w:p w14:paraId="46E604A8" w14:textId="77777777" w:rsidR="009A30B0" w:rsidRDefault="009A30B0" w:rsidP="00100313">
            <w:r w:rsidRPr="001E2A3F">
              <w:t>0000</w:t>
            </w:r>
            <w:r>
              <w:t xml:space="preserve"> </w:t>
            </w:r>
            <w:r w:rsidRPr="001E2A3F">
              <w:t>0000</w:t>
            </w:r>
          </w:p>
          <w:p w14:paraId="1E9A5A1C" w14:textId="77777777" w:rsidR="009A30B0" w:rsidRDefault="009A30B0" w:rsidP="00100313"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</w:p>
          <w:p w14:paraId="2B5D9455" w14:textId="77777777" w:rsidR="009A30B0" w:rsidRDefault="009A30B0" w:rsidP="00100313">
            <w:r w:rsidRPr="001E2A3F">
              <w:t>0000</w:t>
            </w:r>
            <w:r>
              <w:t xml:space="preserve"> </w:t>
            </w:r>
            <w:r w:rsidRPr="001E2A3F">
              <w:t>0000</w:t>
            </w:r>
            <w:r>
              <w:t xml:space="preserve"> </w:t>
            </w:r>
          </w:p>
          <w:p w14:paraId="6169F4E4" w14:textId="77777777" w:rsidR="009A30B0" w:rsidRDefault="009A30B0" w:rsidP="00100313">
            <w:pPr>
              <w:rPr>
                <w:b/>
                <w:bCs/>
              </w:rPr>
            </w:pPr>
            <w:r w:rsidRPr="001E2A3F">
              <w:t>000</w:t>
            </w:r>
            <w:r w:rsidRPr="001E2A3F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</w:t>
            </w:r>
            <w:r w:rsidRPr="001E2A3F">
              <w:rPr>
                <w:b/>
                <w:bCs/>
              </w:rPr>
              <w:t>0001</w:t>
            </w:r>
            <w:r>
              <w:rPr>
                <w:b/>
                <w:bCs/>
              </w:rPr>
              <w:t xml:space="preserve"> </w:t>
            </w:r>
          </w:p>
          <w:p w14:paraId="463FE8BB" w14:textId="77777777" w:rsidR="00A927CD" w:rsidRDefault="009A30B0" w:rsidP="00A927CD">
            <w:pPr>
              <w:rPr>
                <w:b/>
                <w:bCs/>
              </w:rPr>
            </w:pPr>
            <w:r w:rsidRPr="001E2A3F">
              <w:rPr>
                <w:b/>
                <w:bCs/>
              </w:rPr>
              <w:t>110</w:t>
            </w:r>
            <w:r w:rsidRPr="000E5BCF">
              <w:rPr>
                <w:b/>
                <w:bCs/>
              </w:rPr>
              <w:t>0</w:t>
            </w:r>
            <w:r w:rsidR="00A927CD">
              <w:rPr>
                <w:b/>
                <w:bCs/>
              </w:rPr>
              <w:t xml:space="preserve"> </w:t>
            </w:r>
            <w:r w:rsidRPr="000E5BCF">
              <w:rPr>
                <w:b/>
                <w:bCs/>
              </w:rPr>
              <w:t>0000</w:t>
            </w:r>
            <w:r w:rsidR="00A927CD">
              <w:rPr>
                <w:b/>
                <w:bCs/>
              </w:rPr>
              <w:t xml:space="preserve"> </w:t>
            </w:r>
          </w:p>
          <w:p w14:paraId="69F58FF9" w14:textId="77777777" w:rsidR="00A927CD" w:rsidRDefault="009A30B0" w:rsidP="00A927CD">
            <w:pPr>
              <w:rPr>
                <w:b/>
                <w:bCs/>
              </w:rPr>
            </w:pPr>
            <w:r w:rsidRPr="000E5BCF">
              <w:rPr>
                <w:b/>
                <w:bCs/>
              </w:rPr>
              <w:lastRenderedPageBreak/>
              <w:t>0000</w:t>
            </w:r>
            <w:r w:rsidR="00A927CD">
              <w:rPr>
                <w:b/>
                <w:bCs/>
              </w:rPr>
              <w:t xml:space="preserve"> </w:t>
            </w:r>
            <w:r w:rsidRPr="000E5BCF">
              <w:rPr>
                <w:b/>
                <w:bCs/>
              </w:rPr>
              <w:t>0000</w:t>
            </w:r>
          </w:p>
          <w:p w14:paraId="4243C428" w14:textId="62CD23AA" w:rsidR="009A30B0" w:rsidRPr="006D02E0" w:rsidRDefault="009A30B0" w:rsidP="00A927CD">
            <w:pPr>
              <w:rPr>
                <w:color w:val="000000" w:themeColor="text1"/>
              </w:rPr>
            </w:pPr>
            <w:r w:rsidRPr="000E5BCF">
              <w:rPr>
                <w:b/>
                <w:bCs/>
              </w:rPr>
              <w:t>0000</w:t>
            </w:r>
            <w:r w:rsidR="00A927CD">
              <w:rPr>
                <w:b/>
                <w:bCs/>
              </w:rPr>
              <w:t xml:space="preserve"> </w:t>
            </w:r>
            <w:r w:rsidRPr="000E5BCF">
              <w:rPr>
                <w:b/>
                <w:bCs/>
              </w:rPr>
              <w:t>0000</w:t>
            </w:r>
          </w:p>
        </w:tc>
        <w:tc>
          <w:tcPr>
            <w:tcW w:w="2146" w:type="dxa"/>
          </w:tcPr>
          <w:p w14:paraId="3CC8F91D" w14:textId="3322E404" w:rsidR="00380263" w:rsidRPr="006D02E0" w:rsidRDefault="00307DA0" w:rsidP="00100313">
            <w:pPr>
              <w:rPr>
                <w:color w:val="000000" w:themeColor="text1"/>
              </w:rPr>
            </w:pPr>
            <w:r w:rsidRPr="00307DA0">
              <w:rPr>
                <w:color w:val="000000" w:themeColor="text1"/>
              </w:rPr>
              <w:lastRenderedPageBreak/>
              <w:t>11C00000</w:t>
            </w:r>
          </w:p>
        </w:tc>
      </w:tr>
    </w:tbl>
    <w:p w14:paraId="5855D403" w14:textId="01D2E0A6" w:rsidR="00A31E92" w:rsidRDefault="00A31E92" w:rsidP="00A31E92">
      <w:pPr>
        <w:rPr>
          <w:b/>
          <w:bCs/>
        </w:rPr>
      </w:pPr>
    </w:p>
    <w:p w14:paraId="6FE7FDE8" w14:textId="0D2F8501" w:rsidR="00D6633C" w:rsidRDefault="00D6633C" w:rsidP="00D6633C">
      <w:pPr>
        <w:rPr>
          <w:color w:val="000000" w:themeColor="text1"/>
        </w:rPr>
      </w:pPr>
      <w:r>
        <w:rPr>
          <w:color w:val="000000" w:themeColor="text1"/>
        </w:rPr>
        <w:t xml:space="preserve">State matrix </w:t>
      </w:r>
      <w:r>
        <w:rPr>
          <w:color w:val="000000" w:themeColor="text1"/>
        </w:rPr>
        <w:t xml:space="preserve">after rotations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D6633C" w14:paraId="73F7D87F" w14:textId="77777777" w:rsidTr="00100313">
        <w:tc>
          <w:tcPr>
            <w:tcW w:w="1742" w:type="dxa"/>
          </w:tcPr>
          <w:p w14:paraId="32048DCA" w14:textId="77777777" w:rsidR="00D6633C" w:rsidRDefault="00D6633C" w:rsidP="00100313">
            <w:pPr>
              <w:rPr>
                <w:color w:val="000000" w:themeColor="text1"/>
              </w:rPr>
            </w:pPr>
          </w:p>
        </w:tc>
        <w:tc>
          <w:tcPr>
            <w:tcW w:w="1742" w:type="dxa"/>
          </w:tcPr>
          <w:p w14:paraId="73C0566C" w14:textId="77777777" w:rsidR="00D6633C" w:rsidRPr="00BB4E0B" w:rsidRDefault="00D6633C" w:rsidP="00100313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>X = 0</w:t>
            </w:r>
          </w:p>
        </w:tc>
        <w:tc>
          <w:tcPr>
            <w:tcW w:w="1743" w:type="dxa"/>
          </w:tcPr>
          <w:p w14:paraId="34C0577C" w14:textId="77777777" w:rsidR="00D6633C" w:rsidRPr="00BB4E0B" w:rsidRDefault="00D6633C" w:rsidP="00100313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>X = 1</w:t>
            </w:r>
          </w:p>
        </w:tc>
        <w:tc>
          <w:tcPr>
            <w:tcW w:w="1743" w:type="dxa"/>
          </w:tcPr>
          <w:p w14:paraId="51E8F967" w14:textId="77777777" w:rsidR="00D6633C" w:rsidRPr="00BB4E0B" w:rsidRDefault="00D6633C" w:rsidP="00100313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>X =2</w:t>
            </w:r>
          </w:p>
        </w:tc>
        <w:tc>
          <w:tcPr>
            <w:tcW w:w="1743" w:type="dxa"/>
          </w:tcPr>
          <w:p w14:paraId="71B4B796" w14:textId="77777777" w:rsidR="00D6633C" w:rsidRPr="00BB4E0B" w:rsidRDefault="00D6633C" w:rsidP="00100313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 xml:space="preserve">X =3 </w:t>
            </w:r>
          </w:p>
        </w:tc>
        <w:tc>
          <w:tcPr>
            <w:tcW w:w="1743" w:type="dxa"/>
          </w:tcPr>
          <w:p w14:paraId="3CF3E729" w14:textId="77777777" w:rsidR="00D6633C" w:rsidRPr="00BB4E0B" w:rsidRDefault="00D6633C" w:rsidP="00100313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>X= 4</w:t>
            </w:r>
          </w:p>
        </w:tc>
      </w:tr>
      <w:tr w:rsidR="00D6633C" w14:paraId="68520183" w14:textId="77777777" w:rsidTr="00100313">
        <w:tc>
          <w:tcPr>
            <w:tcW w:w="1742" w:type="dxa"/>
          </w:tcPr>
          <w:p w14:paraId="063980B8" w14:textId="77777777" w:rsidR="00D6633C" w:rsidRPr="00BB4E0B" w:rsidRDefault="00D6633C" w:rsidP="00100313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 xml:space="preserve">Y = 0 </w:t>
            </w:r>
          </w:p>
        </w:tc>
        <w:tc>
          <w:tcPr>
            <w:tcW w:w="1742" w:type="dxa"/>
          </w:tcPr>
          <w:p w14:paraId="670BBAA1" w14:textId="77777777" w:rsidR="00D6633C" w:rsidRDefault="00D6633C" w:rsidP="00100313">
            <w:pPr>
              <w:rPr>
                <w:color w:val="000000" w:themeColor="text1"/>
              </w:rPr>
            </w:pPr>
            <w:r w:rsidRPr="000C5090">
              <w:rPr>
                <w:color w:val="000000" w:themeColor="text1"/>
              </w:rPr>
              <w:t>8E</w:t>
            </w:r>
          </w:p>
        </w:tc>
        <w:tc>
          <w:tcPr>
            <w:tcW w:w="1743" w:type="dxa"/>
          </w:tcPr>
          <w:p w14:paraId="48039DA3" w14:textId="77777777" w:rsidR="00D6633C" w:rsidRDefault="00D6633C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4DC34650" w14:textId="77777777" w:rsidR="00D6633C" w:rsidRDefault="00D6633C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576D4B92" w14:textId="77777777" w:rsidR="00D6633C" w:rsidRDefault="00D6633C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16F8F815" w14:textId="77777777" w:rsidR="00D6633C" w:rsidRDefault="00D6633C" w:rsidP="00100313">
            <w:pPr>
              <w:rPr>
                <w:color w:val="000000" w:themeColor="text1"/>
              </w:rPr>
            </w:pPr>
          </w:p>
        </w:tc>
      </w:tr>
      <w:tr w:rsidR="00D6633C" w14:paraId="4C4587FC" w14:textId="77777777" w:rsidTr="00100313">
        <w:tc>
          <w:tcPr>
            <w:tcW w:w="1742" w:type="dxa"/>
          </w:tcPr>
          <w:p w14:paraId="2D10EE29" w14:textId="77777777" w:rsidR="00D6633C" w:rsidRPr="00BB4E0B" w:rsidRDefault="00D6633C" w:rsidP="00100313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>Y = 1</w:t>
            </w:r>
          </w:p>
        </w:tc>
        <w:tc>
          <w:tcPr>
            <w:tcW w:w="1742" w:type="dxa"/>
          </w:tcPr>
          <w:p w14:paraId="7D8D6020" w14:textId="77777777" w:rsidR="00D6633C" w:rsidRDefault="00D6633C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33ADA589" w14:textId="77777777" w:rsidR="00D6633C" w:rsidRDefault="00D6633C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27B440A1" w14:textId="77777777" w:rsidR="00D6633C" w:rsidRDefault="00D6633C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49201B62" w14:textId="77777777" w:rsidR="00D6633C" w:rsidRDefault="00D6633C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6FC74F99" w14:textId="77777777" w:rsidR="00D6633C" w:rsidRDefault="00D6633C" w:rsidP="00100313">
            <w:pPr>
              <w:rPr>
                <w:color w:val="000000" w:themeColor="text1"/>
              </w:rPr>
            </w:pPr>
          </w:p>
        </w:tc>
      </w:tr>
      <w:tr w:rsidR="00D6633C" w14:paraId="23CC1F8D" w14:textId="77777777" w:rsidTr="00100313">
        <w:tc>
          <w:tcPr>
            <w:tcW w:w="1742" w:type="dxa"/>
          </w:tcPr>
          <w:p w14:paraId="227E9B80" w14:textId="77777777" w:rsidR="00D6633C" w:rsidRPr="00BB4E0B" w:rsidRDefault="00D6633C" w:rsidP="00100313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>Y = 2</w:t>
            </w:r>
          </w:p>
        </w:tc>
        <w:tc>
          <w:tcPr>
            <w:tcW w:w="1742" w:type="dxa"/>
          </w:tcPr>
          <w:p w14:paraId="6E2045E1" w14:textId="77777777" w:rsidR="00D6633C" w:rsidRDefault="00D6633C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6725B468" w14:textId="77777777" w:rsidR="00D6633C" w:rsidRDefault="00D6633C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2C86FABC" w14:textId="77777777" w:rsidR="00D6633C" w:rsidRDefault="00D6633C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514DC8ED" w14:textId="77777777" w:rsidR="00D6633C" w:rsidRDefault="00D6633C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302202A4" w14:textId="77777777" w:rsidR="00D6633C" w:rsidRDefault="00D6633C" w:rsidP="00100313">
            <w:pPr>
              <w:rPr>
                <w:color w:val="000000" w:themeColor="text1"/>
              </w:rPr>
            </w:pPr>
          </w:p>
        </w:tc>
      </w:tr>
      <w:tr w:rsidR="00D6633C" w14:paraId="5C3D9133" w14:textId="77777777" w:rsidTr="00100313">
        <w:tc>
          <w:tcPr>
            <w:tcW w:w="1742" w:type="dxa"/>
          </w:tcPr>
          <w:p w14:paraId="68E3331F" w14:textId="77777777" w:rsidR="00D6633C" w:rsidRPr="00BB4E0B" w:rsidRDefault="00D6633C" w:rsidP="00100313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>Y = 3</w:t>
            </w:r>
          </w:p>
        </w:tc>
        <w:tc>
          <w:tcPr>
            <w:tcW w:w="1742" w:type="dxa"/>
          </w:tcPr>
          <w:p w14:paraId="6F2D105D" w14:textId="77777777" w:rsidR="00D6633C" w:rsidRDefault="00D6633C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2ED9B367" w14:textId="77777777" w:rsidR="00D6633C" w:rsidRDefault="00D6633C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70C43462" w14:textId="77777777" w:rsidR="00D6633C" w:rsidRDefault="00D6633C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321A75C2" w14:textId="6E8F1B61" w:rsidR="00D6633C" w:rsidRDefault="00D6633C" w:rsidP="00100313">
            <w:pPr>
              <w:rPr>
                <w:color w:val="000000" w:themeColor="text1"/>
              </w:rPr>
            </w:pPr>
            <w:r w:rsidRPr="00307DA0">
              <w:rPr>
                <w:color w:val="000000" w:themeColor="text1"/>
              </w:rPr>
              <w:t>11C00000</w:t>
            </w:r>
            <w:r>
              <w:rPr>
                <w:color w:val="000000" w:themeColor="text1"/>
              </w:rPr>
              <w:t xml:space="preserve"> </w:t>
            </w:r>
          </w:p>
        </w:tc>
        <w:tc>
          <w:tcPr>
            <w:tcW w:w="1743" w:type="dxa"/>
          </w:tcPr>
          <w:p w14:paraId="3C246B85" w14:textId="7C273849" w:rsidR="00D6633C" w:rsidRDefault="00D6633C" w:rsidP="00100313">
            <w:pPr>
              <w:rPr>
                <w:color w:val="000000" w:themeColor="text1"/>
              </w:rPr>
            </w:pPr>
            <w:r w:rsidRPr="00A31E92">
              <w:rPr>
                <w:color w:val="000000" w:themeColor="text1"/>
              </w:rPr>
              <w:t>8E00</w:t>
            </w:r>
          </w:p>
        </w:tc>
      </w:tr>
      <w:tr w:rsidR="00D6633C" w14:paraId="04A35139" w14:textId="77777777" w:rsidTr="00100313">
        <w:tc>
          <w:tcPr>
            <w:tcW w:w="1742" w:type="dxa"/>
          </w:tcPr>
          <w:p w14:paraId="40F84119" w14:textId="77777777" w:rsidR="00D6633C" w:rsidRPr="00BB4E0B" w:rsidRDefault="00D6633C" w:rsidP="00100313">
            <w:pPr>
              <w:rPr>
                <w:b/>
                <w:bCs/>
                <w:color w:val="000000" w:themeColor="text1"/>
              </w:rPr>
            </w:pPr>
            <w:r w:rsidRPr="00BB4E0B">
              <w:rPr>
                <w:b/>
                <w:bCs/>
                <w:color w:val="000000" w:themeColor="text1"/>
              </w:rPr>
              <w:t>Y = 4</w:t>
            </w:r>
          </w:p>
        </w:tc>
        <w:tc>
          <w:tcPr>
            <w:tcW w:w="1742" w:type="dxa"/>
          </w:tcPr>
          <w:p w14:paraId="0EE62152" w14:textId="77777777" w:rsidR="00D6633C" w:rsidRDefault="00D6633C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2D98F3F9" w14:textId="77777777" w:rsidR="00D6633C" w:rsidRDefault="00D6633C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5FD45F3D" w14:textId="77777777" w:rsidR="00D6633C" w:rsidRDefault="00D6633C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71568172" w14:textId="77777777" w:rsidR="00D6633C" w:rsidRDefault="00D6633C" w:rsidP="00100313">
            <w:pPr>
              <w:rPr>
                <w:color w:val="000000" w:themeColor="text1"/>
              </w:rPr>
            </w:pPr>
          </w:p>
        </w:tc>
        <w:tc>
          <w:tcPr>
            <w:tcW w:w="1743" w:type="dxa"/>
          </w:tcPr>
          <w:p w14:paraId="1EB0EDE6" w14:textId="77777777" w:rsidR="00D6633C" w:rsidRDefault="00D6633C" w:rsidP="00100313">
            <w:pPr>
              <w:rPr>
                <w:color w:val="000000" w:themeColor="text1"/>
              </w:rPr>
            </w:pPr>
          </w:p>
        </w:tc>
      </w:tr>
    </w:tbl>
    <w:p w14:paraId="4C3D8A1B" w14:textId="77777777" w:rsidR="00D6633C" w:rsidRPr="00A31E92" w:rsidRDefault="00D6633C" w:rsidP="00A31E92">
      <w:pPr>
        <w:rPr>
          <w:b/>
          <w:bCs/>
        </w:rPr>
      </w:pPr>
    </w:p>
    <w:p w14:paraId="222225B7" w14:textId="7B96DFF2" w:rsidR="00BE0E36" w:rsidRPr="00BE0E36" w:rsidRDefault="00BE0E36" w:rsidP="001E356A">
      <w:pPr>
        <w:rPr>
          <w:u w:val="single"/>
        </w:rPr>
      </w:pPr>
      <w:r>
        <w:rPr>
          <w:u w:val="single"/>
        </w:rPr>
        <w:t xml:space="preserve">Calculations </w:t>
      </w:r>
      <w:r w:rsidR="00DE2D0A">
        <w:rPr>
          <w:u w:val="single"/>
        </w:rPr>
        <w:t xml:space="preserve">– Question </w:t>
      </w:r>
    </w:p>
    <w:p w14:paraId="762CB67C" w14:textId="22BD9C3F" w:rsidR="00945B49" w:rsidRDefault="000D727C" w:rsidP="001E356A">
      <w:r>
        <w:t>Here is my matrix calculated from Theta:</w:t>
      </w:r>
    </w:p>
    <w:p w14:paraId="5964FD5C" w14:textId="77777777" w:rsidR="00873D42" w:rsidRPr="00873D42" w:rsidRDefault="00873D42" w:rsidP="00873D42">
      <w:pPr>
        <w:pStyle w:val="NoSpacing"/>
        <w:ind w:left="720"/>
        <w:rPr>
          <w:b/>
          <w:bCs/>
        </w:rPr>
      </w:pPr>
      <w:r w:rsidRPr="00873D42">
        <w:rPr>
          <w:b/>
          <w:bCs/>
        </w:rPr>
        <w:t xml:space="preserve">4e 19 aa </w:t>
      </w:r>
      <w:proofErr w:type="spellStart"/>
      <w:r w:rsidRPr="00873D42">
        <w:rPr>
          <w:b/>
          <w:bCs/>
        </w:rPr>
        <w:t>db</w:t>
      </w:r>
      <w:proofErr w:type="spellEnd"/>
      <w:r w:rsidRPr="00873D42">
        <w:rPr>
          <w:b/>
          <w:bCs/>
        </w:rPr>
        <w:t xml:space="preserve"> </w:t>
      </w:r>
      <w:proofErr w:type="spellStart"/>
      <w:r w:rsidRPr="00873D42">
        <w:rPr>
          <w:b/>
          <w:bCs/>
        </w:rPr>
        <w:t>af</w:t>
      </w:r>
      <w:proofErr w:type="spellEnd"/>
      <w:r w:rsidRPr="00873D42">
        <w:rPr>
          <w:b/>
          <w:bCs/>
        </w:rPr>
        <w:t xml:space="preserve"> </w:t>
      </w:r>
    </w:p>
    <w:p w14:paraId="12588D50" w14:textId="77777777" w:rsidR="00873D42" w:rsidRPr="00873D42" w:rsidRDefault="00873D42" w:rsidP="00873D42">
      <w:pPr>
        <w:pStyle w:val="NoSpacing"/>
        <w:ind w:left="720"/>
        <w:rPr>
          <w:b/>
          <w:bCs/>
        </w:rPr>
      </w:pPr>
      <w:r w:rsidRPr="00873D42">
        <w:rPr>
          <w:b/>
          <w:bCs/>
        </w:rPr>
        <w:t>4f 01 a3 9a 8a</w:t>
      </w:r>
    </w:p>
    <w:p w14:paraId="6A31F633" w14:textId="77777777" w:rsidR="00873D42" w:rsidRPr="00873D42" w:rsidRDefault="00873D42" w:rsidP="00873D42">
      <w:pPr>
        <w:pStyle w:val="NoSpacing"/>
        <w:ind w:left="720"/>
        <w:rPr>
          <w:b/>
          <w:bCs/>
        </w:rPr>
      </w:pPr>
      <w:r w:rsidRPr="00873D42">
        <w:rPr>
          <w:b/>
          <w:bCs/>
        </w:rPr>
        <w:t>0c 1d ac f4 96</w:t>
      </w:r>
    </w:p>
    <w:p w14:paraId="19BEEEF4" w14:textId="77777777" w:rsidR="00873D42" w:rsidRPr="00873D42" w:rsidRDefault="00873D42" w:rsidP="00873D42">
      <w:pPr>
        <w:pStyle w:val="NoSpacing"/>
        <w:ind w:left="720"/>
        <w:rPr>
          <w:b/>
          <w:bCs/>
        </w:rPr>
      </w:pPr>
      <w:r w:rsidRPr="00873D42">
        <w:rPr>
          <w:b/>
          <w:bCs/>
        </w:rPr>
        <w:t xml:space="preserve">00 0c e2 </w:t>
      </w:r>
      <w:proofErr w:type="spellStart"/>
      <w:r w:rsidRPr="00873D42">
        <w:rPr>
          <w:b/>
          <w:bCs/>
        </w:rPr>
        <w:t>db</w:t>
      </w:r>
      <w:proofErr w:type="spellEnd"/>
      <w:r w:rsidRPr="00873D42">
        <w:rPr>
          <w:b/>
          <w:bCs/>
        </w:rPr>
        <w:t xml:space="preserve"> 8d</w:t>
      </w:r>
    </w:p>
    <w:p w14:paraId="4CE1B3BF" w14:textId="77777777" w:rsidR="00873D42" w:rsidRPr="00873D42" w:rsidRDefault="00873D42" w:rsidP="00873D42">
      <w:pPr>
        <w:pStyle w:val="NoSpacing"/>
        <w:ind w:left="720"/>
        <w:rPr>
          <w:b/>
          <w:bCs/>
        </w:rPr>
      </w:pPr>
      <w:r w:rsidRPr="00873D42">
        <w:rPr>
          <w:b/>
          <w:bCs/>
        </w:rPr>
        <w:t xml:space="preserve">53 19 81 </w:t>
      </w:r>
      <w:proofErr w:type="spellStart"/>
      <w:r w:rsidRPr="00873D42">
        <w:rPr>
          <w:b/>
          <w:bCs/>
        </w:rPr>
        <w:t>ce</w:t>
      </w:r>
      <w:proofErr w:type="spellEnd"/>
      <w:r w:rsidRPr="00873D42">
        <w:rPr>
          <w:b/>
          <w:bCs/>
        </w:rPr>
        <w:t xml:space="preserve"> 90</w:t>
      </w:r>
    </w:p>
    <w:p w14:paraId="5230E47C" w14:textId="77777777" w:rsidR="000D727C" w:rsidRDefault="000D727C" w:rsidP="001E356A"/>
    <w:p w14:paraId="2104F84D" w14:textId="6224C4EE" w:rsidR="005B0FEF" w:rsidRPr="005B0FEF" w:rsidRDefault="005B0FEF" w:rsidP="001E356A">
      <w:pPr>
        <w:rPr>
          <w:b/>
          <w:bCs/>
        </w:rPr>
      </w:pPr>
      <w:r w:rsidRPr="005B0FEF">
        <w:rPr>
          <w:b/>
          <w:bCs/>
          <w:highlight w:val="yellow"/>
        </w:rPr>
        <w:t>MATRIX READING MUST ALWAYS BE CONSISTENT ACROSS CALCULATIONS.</w:t>
      </w:r>
    </w:p>
    <w:p w14:paraId="522F175E" w14:textId="7BA4E466" w:rsidR="00DE480A" w:rsidRDefault="00391DEC" w:rsidP="001E356A">
      <w:r>
        <w:t xml:space="preserve">Now that we know the rotations, we need to temporarily convert the hex values into </w:t>
      </w:r>
      <w:r w:rsidR="00A90722">
        <w:t>binary</w:t>
      </w:r>
      <w:r w:rsidR="00DE480A">
        <w:t xml:space="preserve"> then move them. This can be tedious to do manually so I will instead use a java script. </w:t>
      </w:r>
    </w:p>
    <w:p w14:paraId="7F4E27B7" w14:textId="6C624586" w:rsidR="00E10745" w:rsidRDefault="005800FB" w:rsidP="001E356A">
      <w:r>
        <w:t xml:space="preserve">Run the following as </w:t>
      </w:r>
      <w:r w:rsidR="00757F95">
        <w:t>“</w:t>
      </w:r>
      <w:r w:rsidR="00687AC7" w:rsidRPr="00687AC7">
        <w:rPr>
          <w:b/>
          <w:bCs/>
          <w:color w:val="4EA72E" w:themeColor="accent6"/>
        </w:rPr>
        <w:t>Q1KeccakRho</w:t>
      </w:r>
      <w:r w:rsidR="00757F95" w:rsidRPr="00757F95">
        <w:rPr>
          <w:b/>
          <w:bCs/>
        </w:rPr>
        <w:t>.java</w:t>
      </w:r>
      <w:r w:rsidR="00757F95">
        <w:t>”</w:t>
      </w:r>
    </w:p>
    <w:p w14:paraId="266F93B2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public class </w:t>
      </w:r>
      <w:r w:rsidRPr="00687AC7">
        <w:rPr>
          <w:b/>
          <w:bCs/>
          <w:color w:val="4EA72E" w:themeColor="accent6"/>
        </w:rPr>
        <w:t>Q1KeccakRho</w:t>
      </w:r>
      <w:r w:rsidRPr="00687AC7">
        <w:rPr>
          <w:color w:val="4EA72E" w:themeColor="accent6"/>
        </w:rPr>
        <w:t xml:space="preserve"> {</w:t>
      </w:r>
    </w:p>
    <w:p w14:paraId="2181CCD6" w14:textId="77777777" w:rsidR="00687AC7" w:rsidRPr="00687AC7" w:rsidRDefault="00687AC7" w:rsidP="00687AC7">
      <w:pPr>
        <w:pStyle w:val="NoSpacing"/>
        <w:rPr>
          <w:color w:val="4EA72E" w:themeColor="accent6"/>
        </w:rPr>
      </w:pPr>
    </w:p>
    <w:p w14:paraId="0B9BF7ED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// Rho offsets (standard table for y=0 at top)</w:t>
      </w:r>
    </w:p>
    <w:p w14:paraId="7982EBD4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private static final </w:t>
      </w:r>
      <w:proofErr w:type="gramStart"/>
      <w:r w:rsidRPr="00687AC7">
        <w:rPr>
          <w:color w:val="4EA72E" w:themeColor="accent6"/>
        </w:rPr>
        <w:t>int[][</w:t>
      </w:r>
      <w:proofErr w:type="gramEnd"/>
      <w:r w:rsidRPr="00687AC7">
        <w:rPr>
          <w:color w:val="4EA72E" w:themeColor="accent6"/>
        </w:rPr>
        <w:t xml:space="preserve">] </w:t>
      </w:r>
      <w:proofErr w:type="spellStart"/>
      <w:r w:rsidRPr="00687AC7">
        <w:rPr>
          <w:color w:val="4EA72E" w:themeColor="accent6"/>
        </w:rPr>
        <w:t>rhoOffsets</w:t>
      </w:r>
      <w:proofErr w:type="spellEnd"/>
      <w:r w:rsidRPr="00687AC7">
        <w:rPr>
          <w:color w:val="4EA72E" w:themeColor="accent6"/>
        </w:rPr>
        <w:t xml:space="preserve"> = {</w:t>
      </w:r>
    </w:p>
    <w:p w14:paraId="2E9E0EB7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</w:t>
      </w:r>
      <w:proofErr w:type="gramStart"/>
      <w:r w:rsidRPr="00687AC7">
        <w:rPr>
          <w:color w:val="4EA72E" w:themeColor="accent6"/>
        </w:rPr>
        <w:t>{  0</w:t>
      </w:r>
      <w:proofErr w:type="gramEnd"/>
      <w:r w:rsidRPr="00687AC7">
        <w:rPr>
          <w:color w:val="4EA72E" w:themeColor="accent6"/>
        </w:rPr>
        <w:t xml:space="preserve">, </w:t>
      </w:r>
      <w:proofErr w:type="gramStart"/>
      <w:r w:rsidRPr="00687AC7">
        <w:rPr>
          <w:color w:val="4EA72E" w:themeColor="accent6"/>
        </w:rPr>
        <w:t>36,  3</w:t>
      </w:r>
      <w:proofErr w:type="gramEnd"/>
      <w:r w:rsidRPr="00687AC7">
        <w:rPr>
          <w:color w:val="4EA72E" w:themeColor="accent6"/>
        </w:rPr>
        <w:t xml:space="preserve">, 41, </w:t>
      </w:r>
      <w:proofErr w:type="gramStart"/>
      <w:r w:rsidRPr="00687AC7">
        <w:rPr>
          <w:color w:val="4EA72E" w:themeColor="accent6"/>
        </w:rPr>
        <w:t>18 }</w:t>
      </w:r>
      <w:proofErr w:type="gramEnd"/>
      <w:r w:rsidRPr="00687AC7">
        <w:rPr>
          <w:color w:val="4EA72E" w:themeColor="accent6"/>
        </w:rPr>
        <w:t>, // y=0 (top in standard Keccak)</w:t>
      </w:r>
    </w:p>
    <w:p w14:paraId="00A74F23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</w:t>
      </w:r>
      <w:proofErr w:type="gramStart"/>
      <w:r w:rsidRPr="00687AC7">
        <w:rPr>
          <w:color w:val="4EA72E" w:themeColor="accent6"/>
        </w:rPr>
        <w:t>{  1</w:t>
      </w:r>
      <w:proofErr w:type="gramEnd"/>
      <w:r w:rsidRPr="00687AC7">
        <w:rPr>
          <w:color w:val="4EA72E" w:themeColor="accent6"/>
        </w:rPr>
        <w:t xml:space="preserve">, 44, 10, </w:t>
      </w:r>
      <w:proofErr w:type="gramStart"/>
      <w:r w:rsidRPr="00687AC7">
        <w:rPr>
          <w:color w:val="4EA72E" w:themeColor="accent6"/>
        </w:rPr>
        <w:t>45,  2</w:t>
      </w:r>
      <w:proofErr w:type="gramEnd"/>
      <w:r w:rsidRPr="00687AC7">
        <w:rPr>
          <w:color w:val="4EA72E" w:themeColor="accent6"/>
        </w:rPr>
        <w:t xml:space="preserve"> }, // y=1</w:t>
      </w:r>
    </w:p>
    <w:p w14:paraId="2D939E39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</w:t>
      </w:r>
      <w:proofErr w:type="gramStart"/>
      <w:r w:rsidRPr="00687AC7">
        <w:rPr>
          <w:color w:val="4EA72E" w:themeColor="accent6"/>
        </w:rPr>
        <w:t>{ 62,  6</w:t>
      </w:r>
      <w:proofErr w:type="gramEnd"/>
      <w:r w:rsidRPr="00687AC7">
        <w:rPr>
          <w:color w:val="4EA72E" w:themeColor="accent6"/>
        </w:rPr>
        <w:t xml:space="preserve">, 43, 15, </w:t>
      </w:r>
      <w:proofErr w:type="gramStart"/>
      <w:r w:rsidRPr="00687AC7">
        <w:rPr>
          <w:color w:val="4EA72E" w:themeColor="accent6"/>
        </w:rPr>
        <w:t>61 }</w:t>
      </w:r>
      <w:proofErr w:type="gramEnd"/>
      <w:r w:rsidRPr="00687AC7">
        <w:rPr>
          <w:color w:val="4EA72E" w:themeColor="accent6"/>
        </w:rPr>
        <w:t>, // y=2</w:t>
      </w:r>
    </w:p>
    <w:p w14:paraId="1329C681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</w:t>
      </w:r>
      <w:proofErr w:type="gramStart"/>
      <w:r w:rsidRPr="00687AC7">
        <w:rPr>
          <w:color w:val="4EA72E" w:themeColor="accent6"/>
        </w:rPr>
        <w:t>{ 28</w:t>
      </w:r>
      <w:proofErr w:type="gramEnd"/>
      <w:r w:rsidRPr="00687AC7">
        <w:rPr>
          <w:color w:val="4EA72E" w:themeColor="accent6"/>
        </w:rPr>
        <w:t xml:space="preserve">, 55, 25, 21, </w:t>
      </w:r>
      <w:proofErr w:type="gramStart"/>
      <w:r w:rsidRPr="00687AC7">
        <w:rPr>
          <w:color w:val="4EA72E" w:themeColor="accent6"/>
        </w:rPr>
        <w:t>56 }</w:t>
      </w:r>
      <w:proofErr w:type="gramEnd"/>
      <w:r w:rsidRPr="00687AC7">
        <w:rPr>
          <w:color w:val="4EA72E" w:themeColor="accent6"/>
        </w:rPr>
        <w:t>, // y=3</w:t>
      </w:r>
    </w:p>
    <w:p w14:paraId="44B10104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</w:t>
      </w:r>
      <w:proofErr w:type="gramStart"/>
      <w:r w:rsidRPr="00687AC7">
        <w:rPr>
          <w:color w:val="4EA72E" w:themeColor="accent6"/>
        </w:rPr>
        <w:t>{ 27</w:t>
      </w:r>
      <w:proofErr w:type="gramEnd"/>
      <w:r w:rsidRPr="00687AC7">
        <w:rPr>
          <w:color w:val="4EA72E" w:themeColor="accent6"/>
        </w:rPr>
        <w:t xml:space="preserve">, 20, </w:t>
      </w:r>
      <w:proofErr w:type="gramStart"/>
      <w:r w:rsidRPr="00687AC7">
        <w:rPr>
          <w:color w:val="4EA72E" w:themeColor="accent6"/>
        </w:rPr>
        <w:t>39,  8</w:t>
      </w:r>
      <w:proofErr w:type="gramEnd"/>
      <w:r w:rsidRPr="00687AC7">
        <w:rPr>
          <w:color w:val="4EA72E" w:themeColor="accent6"/>
        </w:rPr>
        <w:t xml:space="preserve">, </w:t>
      </w:r>
      <w:proofErr w:type="gramStart"/>
      <w:r w:rsidRPr="00687AC7">
        <w:rPr>
          <w:color w:val="4EA72E" w:themeColor="accent6"/>
        </w:rPr>
        <w:t>14 }</w:t>
      </w:r>
      <w:proofErr w:type="gramEnd"/>
      <w:r w:rsidRPr="00687AC7">
        <w:rPr>
          <w:color w:val="4EA72E" w:themeColor="accent6"/>
        </w:rPr>
        <w:t xml:space="preserve">  // y=4 (bottom in standard Keccak)</w:t>
      </w:r>
    </w:p>
    <w:p w14:paraId="5580D6D9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};</w:t>
      </w:r>
    </w:p>
    <w:p w14:paraId="4ABF23A4" w14:textId="77777777" w:rsidR="00687AC7" w:rsidRPr="00687AC7" w:rsidRDefault="00687AC7" w:rsidP="00687AC7">
      <w:pPr>
        <w:pStyle w:val="NoSpacing"/>
        <w:rPr>
          <w:color w:val="4EA72E" w:themeColor="accent6"/>
        </w:rPr>
      </w:pPr>
    </w:p>
    <w:p w14:paraId="21C71822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// State matrix after Theta (from your output)</w:t>
      </w:r>
    </w:p>
    <w:p w14:paraId="6DF583C0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private static final </w:t>
      </w:r>
      <w:proofErr w:type="gramStart"/>
      <w:r w:rsidRPr="00687AC7">
        <w:rPr>
          <w:color w:val="4EA72E" w:themeColor="accent6"/>
        </w:rPr>
        <w:t>String[][</w:t>
      </w:r>
      <w:proofErr w:type="gramEnd"/>
      <w:r w:rsidRPr="00687AC7">
        <w:rPr>
          <w:color w:val="4EA72E" w:themeColor="accent6"/>
        </w:rPr>
        <w:t xml:space="preserve">] </w:t>
      </w:r>
      <w:proofErr w:type="spellStart"/>
      <w:r w:rsidRPr="00687AC7">
        <w:rPr>
          <w:color w:val="4EA72E" w:themeColor="accent6"/>
        </w:rPr>
        <w:t>stateMatrix</w:t>
      </w:r>
      <w:proofErr w:type="spellEnd"/>
      <w:r w:rsidRPr="00687AC7">
        <w:rPr>
          <w:color w:val="4EA72E" w:themeColor="accent6"/>
        </w:rPr>
        <w:t xml:space="preserve"> = {</w:t>
      </w:r>
    </w:p>
    <w:p w14:paraId="7ECC4DD0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</w:t>
      </w:r>
      <w:proofErr w:type="gramStart"/>
      <w:r w:rsidRPr="00687AC7">
        <w:rPr>
          <w:color w:val="4EA72E" w:themeColor="accent6"/>
        </w:rPr>
        <w:t>{ "</w:t>
      </w:r>
      <w:proofErr w:type="gramEnd"/>
      <w:r w:rsidRPr="00687AC7">
        <w:rPr>
          <w:color w:val="4EA72E" w:themeColor="accent6"/>
        </w:rPr>
        <w:t>53", "19", "81", "</w:t>
      </w:r>
      <w:proofErr w:type="spellStart"/>
      <w:r w:rsidRPr="00687AC7">
        <w:rPr>
          <w:color w:val="4EA72E" w:themeColor="accent6"/>
        </w:rPr>
        <w:t>ce</w:t>
      </w:r>
      <w:proofErr w:type="spellEnd"/>
      <w:r w:rsidRPr="00687AC7">
        <w:rPr>
          <w:color w:val="4EA72E" w:themeColor="accent6"/>
        </w:rPr>
        <w:t>", "90</w:t>
      </w:r>
      <w:proofErr w:type="gramStart"/>
      <w:r w:rsidRPr="00687AC7">
        <w:rPr>
          <w:color w:val="4EA72E" w:themeColor="accent6"/>
        </w:rPr>
        <w:t>" }</w:t>
      </w:r>
      <w:proofErr w:type="gramEnd"/>
      <w:r w:rsidRPr="00687AC7">
        <w:rPr>
          <w:color w:val="4EA72E" w:themeColor="accent6"/>
        </w:rPr>
        <w:t>, // y=4 (top)</w:t>
      </w:r>
    </w:p>
    <w:p w14:paraId="7ED22882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</w:t>
      </w:r>
      <w:proofErr w:type="gramStart"/>
      <w:r w:rsidRPr="00687AC7">
        <w:rPr>
          <w:color w:val="4EA72E" w:themeColor="accent6"/>
        </w:rPr>
        <w:t>{ "</w:t>
      </w:r>
      <w:proofErr w:type="gramEnd"/>
      <w:r w:rsidRPr="00687AC7">
        <w:rPr>
          <w:color w:val="4EA72E" w:themeColor="accent6"/>
        </w:rPr>
        <w:t>00", "0c", "e2", "</w:t>
      </w:r>
      <w:proofErr w:type="spellStart"/>
      <w:r w:rsidRPr="00687AC7">
        <w:rPr>
          <w:color w:val="4EA72E" w:themeColor="accent6"/>
        </w:rPr>
        <w:t>db</w:t>
      </w:r>
      <w:proofErr w:type="spellEnd"/>
      <w:r w:rsidRPr="00687AC7">
        <w:rPr>
          <w:color w:val="4EA72E" w:themeColor="accent6"/>
        </w:rPr>
        <w:t>", "8d</w:t>
      </w:r>
      <w:proofErr w:type="gramStart"/>
      <w:r w:rsidRPr="00687AC7">
        <w:rPr>
          <w:color w:val="4EA72E" w:themeColor="accent6"/>
        </w:rPr>
        <w:t>" }</w:t>
      </w:r>
      <w:proofErr w:type="gramEnd"/>
      <w:r w:rsidRPr="00687AC7">
        <w:rPr>
          <w:color w:val="4EA72E" w:themeColor="accent6"/>
        </w:rPr>
        <w:t>, // y=3</w:t>
      </w:r>
    </w:p>
    <w:p w14:paraId="5F68FE7B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</w:t>
      </w:r>
      <w:proofErr w:type="gramStart"/>
      <w:r w:rsidRPr="00687AC7">
        <w:rPr>
          <w:color w:val="4EA72E" w:themeColor="accent6"/>
        </w:rPr>
        <w:t>{ "</w:t>
      </w:r>
      <w:proofErr w:type="gramEnd"/>
      <w:r w:rsidRPr="00687AC7">
        <w:rPr>
          <w:color w:val="4EA72E" w:themeColor="accent6"/>
        </w:rPr>
        <w:t>0c", "1d", "ac", "f4", "96</w:t>
      </w:r>
      <w:proofErr w:type="gramStart"/>
      <w:r w:rsidRPr="00687AC7">
        <w:rPr>
          <w:color w:val="4EA72E" w:themeColor="accent6"/>
        </w:rPr>
        <w:t>" }</w:t>
      </w:r>
      <w:proofErr w:type="gramEnd"/>
      <w:r w:rsidRPr="00687AC7">
        <w:rPr>
          <w:color w:val="4EA72E" w:themeColor="accent6"/>
        </w:rPr>
        <w:t>, // y=2</w:t>
      </w:r>
    </w:p>
    <w:p w14:paraId="59F7AD3E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</w:t>
      </w:r>
      <w:proofErr w:type="gramStart"/>
      <w:r w:rsidRPr="00687AC7">
        <w:rPr>
          <w:color w:val="4EA72E" w:themeColor="accent6"/>
        </w:rPr>
        <w:t>{ "</w:t>
      </w:r>
      <w:proofErr w:type="gramEnd"/>
      <w:r w:rsidRPr="00687AC7">
        <w:rPr>
          <w:color w:val="4EA72E" w:themeColor="accent6"/>
        </w:rPr>
        <w:t>4f", "01", "a3", "9a", "8a</w:t>
      </w:r>
      <w:proofErr w:type="gramStart"/>
      <w:r w:rsidRPr="00687AC7">
        <w:rPr>
          <w:color w:val="4EA72E" w:themeColor="accent6"/>
        </w:rPr>
        <w:t>" }</w:t>
      </w:r>
      <w:proofErr w:type="gramEnd"/>
      <w:r w:rsidRPr="00687AC7">
        <w:rPr>
          <w:color w:val="4EA72E" w:themeColor="accent6"/>
        </w:rPr>
        <w:t>, // y=1</w:t>
      </w:r>
    </w:p>
    <w:p w14:paraId="0DBE0755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</w:t>
      </w:r>
      <w:proofErr w:type="gramStart"/>
      <w:r w:rsidRPr="00687AC7">
        <w:rPr>
          <w:color w:val="4EA72E" w:themeColor="accent6"/>
        </w:rPr>
        <w:t>{ "</w:t>
      </w:r>
      <w:proofErr w:type="gramEnd"/>
      <w:r w:rsidRPr="00687AC7">
        <w:rPr>
          <w:color w:val="4EA72E" w:themeColor="accent6"/>
        </w:rPr>
        <w:t>4e", "19", "aa", "</w:t>
      </w:r>
      <w:proofErr w:type="spellStart"/>
      <w:r w:rsidRPr="00687AC7">
        <w:rPr>
          <w:color w:val="4EA72E" w:themeColor="accent6"/>
        </w:rPr>
        <w:t>db</w:t>
      </w:r>
      <w:proofErr w:type="spellEnd"/>
      <w:r w:rsidRPr="00687AC7">
        <w:rPr>
          <w:color w:val="4EA72E" w:themeColor="accent6"/>
        </w:rPr>
        <w:t>", "</w:t>
      </w:r>
      <w:proofErr w:type="spellStart"/>
      <w:r w:rsidRPr="00687AC7">
        <w:rPr>
          <w:color w:val="4EA72E" w:themeColor="accent6"/>
        </w:rPr>
        <w:t>af</w:t>
      </w:r>
      <w:proofErr w:type="spellEnd"/>
      <w:proofErr w:type="gramStart"/>
      <w:r w:rsidRPr="00687AC7">
        <w:rPr>
          <w:color w:val="4EA72E" w:themeColor="accent6"/>
        </w:rPr>
        <w:t>" }</w:t>
      </w:r>
      <w:proofErr w:type="gramEnd"/>
      <w:r w:rsidRPr="00687AC7">
        <w:rPr>
          <w:color w:val="4EA72E" w:themeColor="accent6"/>
        </w:rPr>
        <w:t xml:space="preserve">   // y=0 (bottom)</w:t>
      </w:r>
    </w:p>
    <w:p w14:paraId="4E2BF942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};</w:t>
      </w:r>
    </w:p>
    <w:p w14:paraId="0806275B" w14:textId="77777777" w:rsidR="00687AC7" w:rsidRPr="00687AC7" w:rsidRDefault="00687AC7" w:rsidP="00687AC7">
      <w:pPr>
        <w:pStyle w:val="NoSpacing"/>
        <w:rPr>
          <w:color w:val="4EA72E" w:themeColor="accent6"/>
        </w:rPr>
      </w:pPr>
    </w:p>
    <w:p w14:paraId="6F208162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// Rotate 8-bit value</w:t>
      </w:r>
    </w:p>
    <w:p w14:paraId="4D1076B3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public static String </w:t>
      </w:r>
      <w:proofErr w:type="gramStart"/>
      <w:r w:rsidRPr="00687AC7">
        <w:rPr>
          <w:color w:val="4EA72E" w:themeColor="accent6"/>
        </w:rPr>
        <w:t>rotate(</w:t>
      </w:r>
      <w:proofErr w:type="gramEnd"/>
      <w:r w:rsidRPr="00687AC7">
        <w:rPr>
          <w:color w:val="4EA72E" w:themeColor="accent6"/>
        </w:rPr>
        <w:t xml:space="preserve">String </w:t>
      </w:r>
      <w:proofErr w:type="spellStart"/>
      <w:r w:rsidRPr="00687AC7">
        <w:rPr>
          <w:color w:val="4EA72E" w:themeColor="accent6"/>
        </w:rPr>
        <w:t>hexValue</w:t>
      </w:r>
      <w:proofErr w:type="spellEnd"/>
      <w:r w:rsidRPr="00687AC7">
        <w:rPr>
          <w:color w:val="4EA72E" w:themeColor="accent6"/>
        </w:rPr>
        <w:t>, int offset) {</w:t>
      </w:r>
    </w:p>
    <w:p w14:paraId="0BA692AA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int value = </w:t>
      </w:r>
      <w:proofErr w:type="spellStart"/>
      <w:r w:rsidRPr="00687AC7">
        <w:rPr>
          <w:color w:val="4EA72E" w:themeColor="accent6"/>
        </w:rPr>
        <w:t>Integer.parseInt</w:t>
      </w:r>
      <w:proofErr w:type="spellEnd"/>
      <w:r w:rsidRPr="00687AC7">
        <w:rPr>
          <w:color w:val="4EA72E" w:themeColor="accent6"/>
        </w:rPr>
        <w:t>(</w:t>
      </w:r>
      <w:proofErr w:type="spellStart"/>
      <w:r w:rsidRPr="00687AC7">
        <w:rPr>
          <w:color w:val="4EA72E" w:themeColor="accent6"/>
        </w:rPr>
        <w:t>hexValue</w:t>
      </w:r>
      <w:proofErr w:type="spellEnd"/>
      <w:r w:rsidRPr="00687AC7">
        <w:rPr>
          <w:color w:val="4EA72E" w:themeColor="accent6"/>
        </w:rPr>
        <w:t xml:space="preserve">, 16) &amp; </w:t>
      </w:r>
      <w:proofErr w:type="gramStart"/>
      <w:r w:rsidRPr="00687AC7">
        <w:rPr>
          <w:color w:val="4EA72E" w:themeColor="accent6"/>
        </w:rPr>
        <w:t>0xFF;</w:t>
      </w:r>
      <w:proofErr w:type="gramEnd"/>
    </w:p>
    <w:p w14:paraId="10552AE0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offset = offset % </w:t>
      </w:r>
      <w:proofErr w:type="gramStart"/>
      <w:r w:rsidRPr="00687AC7">
        <w:rPr>
          <w:color w:val="4EA72E" w:themeColor="accent6"/>
        </w:rPr>
        <w:t>8;</w:t>
      </w:r>
      <w:proofErr w:type="gramEnd"/>
    </w:p>
    <w:p w14:paraId="2E5A7FCF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int rotated = ((value &lt;&lt; offset) | (value &gt;&gt;&gt; (8 - offset))) &amp; </w:t>
      </w:r>
      <w:proofErr w:type="gramStart"/>
      <w:r w:rsidRPr="00687AC7">
        <w:rPr>
          <w:color w:val="4EA72E" w:themeColor="accent6"/>
        </w:rPr>
        <w:t>0xFF;</w:t>
      </w:r>
      <w:proofErr w:type="gramEnd"/>
    </w:p>
    <w:p w14:paraId="60E5F706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return </w:t>
      </w:r>
      <w:proofErr w:type="spellStart"/>
      <w:r w:rsidRPr="00687AC7">
        <w:rPr>
          <w:color w:val="4EA72E" w:themeColor="accent6"/>
        </w:rPr>
        <w:t>String.format</w:t>
      </w:r>
      <w:proofErr w:type="spellEnd"/>
      <w:r w:rsidRPr="00687AC7">
        <w:rPr>
          <w:color w:val="4EA72E" w:themeColor="accent6"/>
        </w:rPr>
        <w:t>("%02x", rotated</w:t>
      </w:r>
      <w:proofErr w:type="gramStart"/>
      <w:r w:rsidRPr="00687AC7">
        <w:rPr>
          <w:color w:val="4EA72E" w:themeColor="accent6"/>
        </w:rPr>
        <w:t>);</w:t>
      </w:r>
      <w:proofErr w:type="gramEnd"/>
    </w:p>
    <w:p w14:paraId="71427E50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}</w:t>
      </w:r>
    </w:p>
    <w:p w14:paraId="1EF4BACD" w14:textId="77777777" w:rsidR="00687AC7" w:rsidRPr="00687AC7" w:rsidRDefault="00687AC7" w:rsidP="00687AC7">
      <w:pPr>
        <w:pStyle w:val="NoSpacing"/>
        <w:rPr>
          <w:color w:val="4EA72E" w:themeColor="accent6"/>
        </w:rPr>
      </w:pPr>
    </w:p>
    <w:p w14:paraId="2DAF0824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// Apply Rho with y=4 at top (matches Theta output)</w:t>
      </w:r>
    </w:p>
    <w:p w14:paraId="2ED8135D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public static </w:t>
      </w:r>
      <w:proofErr w:type="gramStart"/>
      <w:r w:rsidRPr="00687AC7">
        <w:rPr>
          <w:color w:val="4EA72E" w:themeColor="accent6"/>
        </w:rPr>
        <w:t>String[][</w:t>
      </w:r>
      <w:proofErr w:type="gramEnd"/>
      <w:r w:rsidRPr="00687AC7">
        <w:rPr>
          <w:color w:val="4EA72E" w:themeColor="accent6"/>
        </w:rPr>
        <w:t xml:space="preserve">] </w:t>
      </w:r>
      <w:proofErr w:type="spellStart"/>
      <w:proofErr w:type="gramStart"/>
      <w:r w:rsidRPr="00687AC7">
        <w:rPr>
          <w:color w:val="4EA72E" w:themeColor="accent6"/>
        </w:rPr>
        <w:t>applyRho</w:t>
      </w:r>
      <w:proofErr w:type="spellEnd"/>
      <w:r w:rsidRPr="00687AC7">
        <w:rPr>
          <w:color w:val="4EA72E" w:themeColor="accent6"/>
        </w:rPr>
        <w:t>(</w:t>
      </w:r>
      <w:proofErr w:type="gramEnd"/>
      <w:r w:rsidRPr="00687AC7">
        <w:rPr>
          <w:color w:val="4EA72E" w:themeColor="accent6"/>
        </w:rPr>
        <w:t>) {</w:t>
      </w:r>
    </w:p>
    <w:p w14:paraId="326B98CC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</w:t>
      </w:r>
      <w:proofErr w:type="gramStart"/>
      <w:r w:rsidRPr="00687AC7">
        <w:rPr>
          <w:color w:val="4EA72E" w:themeColor="accent6"/>
        </w:rPr>
        <w:t>String[][</w:t>
      </w:r>
      <w:proofErr w:type="gramEnd"/>
      <w:r w:rsidRPr="00687AC7">
        <w:rPr>
          <w:color w:val="4EA72E" w:themeColor="accent6"/>
        </w:rPr>
        <w:t xml:space="preserve">] </w:t>
      </w:r>
      <w:proofErr w:type="spellStart"/>
      <w:r w:rsidRPr="00687AC7">
        <w:rPr>
          <w:color w:val="4EA72E" w:themeColor="accent6"/>
        </w:rPr>
        <w:t>transformedMatrix</w:t>
      </w:r>
      <w:proofErr w:type="spellEnd"/>
      <w:r w:rsidRPr="00687AC7">
        <w:rPr>
          <w:color w:val="4EA72E" w:themeColor="accent6"/>
        </w:rPr>
        <w:t xml:space="preserve"> = new </w:t>
      </w:r>
      <w:proofErr w:type="gramStart"/>
      <w:r w:rsidRPr="00687AC7">
        <w:rPr>
          <w:color w:val="4EA72E" w:themeColor="accent6"/>
        </w:rPr>
        <w:t>String[</w:t>
      </w:r>
      <w:proofErr w:type="gramEnd"/>
      <w:r w:rsidRPr="00687AC7">
        <w:rPr>
          <w:color w:val="4EA72E" w:themeColor="accent6"/>
        </w:rPr>
        <w:t>5][5</w:t>
      </w:r>
      <w:proofErr w:type="gramStart"/>
      <w:r w:rsidRPr="00687AC7">
        <w:rPr>
          <w:color w:val="4EA72E" w:themeColor="accent6"/>
        </w:rPr>
        <w:t>];</w:t>
      </w:r>
      <w:proofErr w:type="gramEnd"/>
    </w:p>
    <w:p w14:paraId="64D1A4EC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for (int y = 0; y &lt; 5; y++) {</w:t>
      </w:r>
    </w:p>
    <w:p w14:paraId="59B0D144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    for (int x = 0; x &lt; 5; x++) {</w:t>
      </w:r>
    </w:p>
    <w:p w14:paraId="6F590E3E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        // Your y=4 is standard Keccak's y=0 (top)</w:t>
      </w:r>
    </w:p>
    <w:p w14:paraId="468459FB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        // Your y=0 is standard Keccak's y=4 (bottom)</w:t>
      </w:r>
    </w:p>
    <w:p w14:paraId="5E7CDCF4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        int </w:t>
      </w:r>
      <w:proofErr w:type="spellStart"/>
      <w:r w:rsidRPr="00687AC7">
        <w:rPr>
          <w:color w:val="4EA72E" w:themeColor="accent6"/>
        </w:rPr>
        <w:t>standardY</w:t>
      </w:r>
      <w:proofErr w:type="spellEnd"/>
      <w:r w:rsidRPr="00687AC7">
        <w:rPr>
          <w:color w:val="4EA72E" w:themeColor="accent6"/>
        </w:rPr>
        <w:t xml:space="preserve"> = 4 - </w:t>
      </w:r>
      <w:proofErr w:type="gramStart"/>
      <w:r w:rsidRPr="00687AC7">
        <w:rPr>
          <w:color w:val="4EA72E" w:themeColor="accent6"/>
        </w:rPr>
        <w:t>y;</w:t>
      </w:r>
      <w:proofErr w:type="gramEnd"/>
    </w:p>
    <w:p w14:paraId="7735769F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        int offset = </w:t>
      </w:r>
      <w:proofErr w:type="spellStart"/>
      <w:r w:rsidRPr="00687AC7">
        <w:rPr>
          <w:color w:val="4EA72E" w:themeColor="accent6"/>
        </w:rPr>
        <w:t>rhoOffsets</w:t>
      </w:r>
      <w:proofErr w:type="spellEnd"/>
      <w:r w:rsidRPr="00687AC7">
        <w:rPr>
          <w:color w:val="4EA72E" w:themeColor="accent6"/>
        </w:rPr>
        <w:t>[</w:t>
      </w:r>
      <w:proofErr w:type="spellStart"/>
      <w:r w:rsidRPr="00687AC7">
        <w:rPr>
          <w:color w:val="4EA72E" w:themeColor="accent6"/>
        </w:rPr>
        <w:t>standardY</w:t>
      </w:r>
      <w:proofErr w:type="spellEnd"/>
      <w:r w:rsidRPr="00687AC7">
        <w:rPr>
          <w:color w:val="4EA72E" w:themeColor="accent6"/>
        </w:rPr>
        <w:t>][x</w:t>
      </w:r>
      <w:proofErr w:type="gramStart"/>
      <w:r w:rsidRPr="00687AC7">
        <w:rPr>
          <w:color w:val="4EA72E" w:themeColor="accent6"/>
        </w:rPr>
        <w:t>];</w:t>
      </w:r>
      <w:proofErr w:type="gramEnd"/>
    </w:p>
    <w:p w14:paraId="5914A6E0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        </w:t>
      </w:r>
      <w:proofErr w:type="spellStart"/>
      <w:r w:rsidRPr="00687AC7">
        <w:rPr>
          <w:color w:val="4EA72E" w:themeColor="accent6"/>
        </w:rPr>
        <w:t>transformedMatrix</w:t>
      </w:r>
      <w:proofErr w:type="spellEnd"/>
      <w:r w:rsidRPr="00687AC7">
        <w:rPr>
          <w:color w:val="4EA72E" w:themeColor="accent6"/>
        </w:rPr>
        <w:t>[y][x] = rotate(</w:t>
      </w:r>
      <w:proofErr w:type="spellStart"/>
      <w:r w:rsidRPr="00687AC7">
        <w:rPr>
          <w:color w:val="4EA72E" w:themeColor="accent6"/>
        </w:rPr>
        <w:t>stateMatrix</w:t>
      </w:r>
      <w:proofErr w:type="spellEnd"/>
      <w:r w:rsidRPr="00687AC7">
        <w:rPr>
          <w:color w:val="4EA72E" w:themeColor="accent6"/>
        </w:rPr>
        <w:t>[y][x], offset</w:t>
      </w:r>
      <w:proofErr w:type="gramStart"/>
      <w:r w:rsidRPr="00687AC7">
        <w:rPr>
          <w:color w:val="4EA72E" w:themeColor="accent6"/>
        </w:rPr>
        <w:t>);</w:t>
      </w:r>
      <w:proofErr w:type="gramEnd"/>
    </w:p>
    <w:p w14:paraId="0852B59F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    }</w:t>
      </w:r>
    </w:p>
    <w:p w14:paraId="680E4ADC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}</w:t>
      </w:r>
    </w:p>
    <w:p w14:paraId="075AB94F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return </w:t>
      </w:r>
      <w:proofErr w:type="spellStart"/>
      <w:proofErr w:type="gramStart"/>
      <w:r w:rsidRPr="00687AC7">
        <w:rPr>
          <w:color w:val="4EA72E" w:themeColor="accent6"/>
        </w:rPr>
        <w:t>transformedMatrix</w:t>
      </w:r>
      <w:proofErr w:type="spellEnd"/>
      <w:r w:rsidRPr="00687AC7">
        <w:rPr>
          <w:color w:val="4EA72E" w:themeColor="accent6"/>
        </w:rPr>
        <w:t>;</w:t>
      </w:r>
      <w:proofErr w:type="gramEnd"/>
    </w:p>
    <w:p w14:paraId="3E83C7F1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}</w:t>
      </w:r>
    </w:p>
    <w:p w14:paraId="609A43E3" w14:textId="77777777" w:rsidR="00687AC7" w:rsidRPr="00687AC7" w:rsidRDefault="00687AC7" w:rsidP="00687AC7">
      <w:pPr>
        <w:pStyle w:val="NoSpacing"/>
        <w:rPr>
          <w:color w:val="4EA72E" w:themeColor="accent6"/>
        </w:rPr>
      </w:pPr>
    </w:p>
    <w:p w14:paraId="192B456B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public static void </w:t>
      </w:r>
      <w:proofErr w:type="spellStart"/>
      <w:proofErr w:type="gramStart"/>
      <w:r w:rsidRPr="00687AC7">
        <w:rPr>
          <w:color w:val="4EA72E" w:themeColor="accent6"/>
        </w:rPr>
        <w:t>printMatrix</w:t>
      </w:r>
      <w:proofErr w:type="spellEnd"/>
      <w:r w:rsidRPr="00687AC7">
        <w:rPr>
          <w:color w:val="4EA72E" w:themeColor="accent6"/>
        </w:rPr>
        <w:t>(String[][</w:t>
      </w:r>
      <w:proofErr w:type="gramEnd"/>
      <w:r w:rsidRPr="00687AC7">
        <w:rPr>
          <w:color w:val="4EA72E" w:themeColor="accent6"/>
        </w:rPr>
        <w:t>] matrix) {</w:t>
      </w:r>
    </w:p>
    <w:p w14:paraId="2C12C734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</w:t>
      </w:r>
      <w:proofErr w:type="spellStart"/>
      <w:r w:rsidRPr="00687AC7">
        <w:rPr>
          <w:color w:val="4EA72E" w:themeColor="accent6"/>
        </w:rPr>
        <w:t>System.out.println</w:t>
      </w:r>
      <w:proofErr w:type="spellEnd"/>
      <w:r w:rsidRPr="00687AC7">
        <w:rPr>
          <w:color w:val="4EA72E" w:themeColor="accent6"/>
        </w:rPr>
        <w:t>("y\\x   x=0    x=1    x=2    x=3    x=4"</w:t>
      </w:r>
      <w:proofErr w:type="gramStart"/>
      <w:r w:rsidRPr="00687AC7">
        <w:rPr>
          <w:color w:val="4EA72E" w:themeColor="accent6"/>
        </w:rPr>
        <w:t>);</w:t>
      </w:r>
      <w:proofErr w:type="gramEnd"/>
    </w:p>
    <w:p w14:paraId="6770EB9B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</w:t>
      </w:r>
      <w:proofErr w:type="spellStart"/>
      <w:r w:rsidRPr="00687AC7">
        <w:rPr>
          <w:color w:val="4EA72E" w:themeColor="accent6"/>
        </w:rPr>
        <w:t>System.out.println</w:t>
      </w:r>
      <w:proofErr w:type="spellEnd"/>
      <w:r w:rsidRPr="00687AC7">
        <w:rPr>
          <w:color w:val="4EA72E" w:themeColor="accent6"/>
        </w:rPr>
        <w:t>("----------------------------------------"</w:t>
      </w:r>
      <w:proofErr w:type="gramStart"/>
      <w:r w:rsidRPr="00687AC7">
        <w:rPr>
          <w:color w:val="4EA72E" w:themeColor="accent6"/>
        </w:rPr>
        <w:t>);</w:t>
      </w:r>
      <w:proofErr w:type="gramEnd"/>
    </w:p>
    <w:p w14:paraId="720B91B7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for (int y = 4; y &gt;= 0; y--) {</w:t>
      </w:r>
    </w:p>
    <w:p w14:paraId="40E215B6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    </w:t>
      </w:r>
      <w:proofErr w:type="spellStart"/>
      <w:r w:rsidRPr="00687AC7">
        <w:rPr>
          <w:color w:val="4EA72E" w:themeColor="accent6"/>
        </w:rPr>
        <w:t>System.out.printf</w:t>
      </w:r>
      <w:proofErr w:type="spellEnd"/>
      <w:r w:rsidRPr="00687AC7">
        <w:rPr>
          <w:color w:val="4EA72E" w:themeColor="accent6"/>
        </w:rPr>
        <w:t>("y=%d | ", y</w:t>
      </w:r>
      <w:proofErr w:type="gramStart"/>
      <w:r w:rsidRPr="00687AC7">
        <w:rPr>
          <w:color w:val="4EA72E" w:themeColor="accent6"/>
        </w:rPr>
        <w:t>);</w:t>
      </w:r>
      <w:proofErr w:type="gramEnd"/>
    </w:p>
    <w:p w14:paraId="3C67C740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    for (int x = 0; x &lt; 5; x++) {</w:t>
      </w:r>
    </w:p>
    <w:p w14:paraId="7453BDCF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        </w:t>
      </w:r>
      <w:proofErr w:type="spellStart"/>
      <w:r w:rsidRPr="00687AC7">
        <w:rPr>
          <w:color w:val="4EA72E" w:themeColor="accent6"/>
        </w:rPr>
        <w:t>System.out.printf</w:t>
      </w:r>
      <w:proofErr w:type="spellEnd"/>
      <w:r w:rsidRPr="00687AC7">
        <w:rPr>
          <w:color w:val="4EA72E" w:themeColor="accent6"/>
        </w:rPr>
        <w:t>("%s    ", matrix[y][x]</w:t>
      </w:r>
      <w:proofErr w:type="gramStart"/>
      <w:r w:rsidRPr="00687AC7">
        <w:rPr>
          <w:color w:val="4EA72E" w:themeColor="accent6"/>
        </w:rPr>
        <w:t>);</w:t>
      </w:r>
      <w:proofErr w:type="gramEnd"/>
    </w:p>
    <w:p w14:paraId="4BA5AD0D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    }</w:t>
      </w:r>
    </w:p>
    <w:p w14:paraId="2DECB97E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    </w:t>
      </w:r>
      <w:proofErr w:type="spellStart"/>
      <w:r w:rsidRPr="00687AC7">
        <w:rPr>
          <w:color w:val="4EA72E" w:themeColor="accent6"/>
        </w:rPr>
        <w:t>System.out.println</w:t>
      </w:r>
      <w:proofErr w:type="spellEnd"/>
      <w:r w:rsidRPr="00687AC7">
        <w:rPr>
          <w:color w:val="4EA72E" w:themeColor="accent6"/>
        </w:rPr>
        <w:t>(</w:t>
      </w:r>
      <w:proofErr w:type="gramStart"/>
      <w:r w:rsidRPr="00687AC7">
        <w:rPr>
          <w:color w:val="4EA72E" w:themeColor="accent6"/>
        </w:rPr>
        <w:t>);</w:t>
      </w:r>
      <w:proofErr w:type="gramEnd"/>
    </w:p>
    <w:p w14:paraId="6D94F495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}</w:t>
      </w:r>
    </w:p>
    <w:p w14:paraId="0677E1DB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}</w:t>
      </w:r>
    </w:p>
    <w:p w14:paraId="40204D6C" w14:textId="77777777" w:rsidR="00687AC7" w:rsidRPr="00687AC7" w:rsidRDefault="00687AC7" w:rsidP="00687AC7">
      <w:pPr>
        <w:pStyle w:val="NoSpacing"/>
        <w:rPr>
          <w:color w:val="4EA72E" w:themeColor="accent6"/>
        </w:rPr>
      </w:pPr>
    </w:p>
    <w:p w14:paraId="32471149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public static void </w:t>
      </w:r>
      <w:proofErr w:type="gramStart"/>
      <w:r w:rsidRPr="00687AC7">
        <w:rPr>
          <w:color w:val="4EA72E" w:themeColor="accent6"/>
        </w:rPr>
        <w:t>main(String[</w:t>
      </w:r>
      <w:proofErr w:type="gramEnd"/>
      <w:r w:rsidRPr="00687AC7">
        <w:rPr>
          <w:color w:val="4EA72E" w:themeColor="accent6"/>
        </w:rPr>
        <w:t xml:space="preserve">] </w:t>
      </w:r>
      <w:proofErr w:type="spellStart"/>
      <w:r w:rsidRPr="00687AC7">
        <w:rPr>
          <w:color w:val="4EA72E" w:themeColor="accent6"/>
        </w:rPr>
        <w:t>args</w:t>
      </w:r>
      <w:proofErr w:type="spellEnd"/>
      <w:r w:rsidRPr="00687AC7">
        <w:rPr>
          <w:color w:val="4EA72E" w:themeColor="accent6"/>
        </w:rPr>
        <w:t>) {</w:t>
      </w:r>
    </w:p>
    <w:p w14:paraId="6B6EEA52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</w:t>
      </w:r>
      <w:proofErr w:type="spellStart"/>
      <w:r w:rsidRPr="00687AC7">
        <w:rPr>
          <w:color w:val="4EA72E" w:themeColor="accent6"/>
        </w:rPr>
        <w:t>System.out.println</w:t>
      </w:r>
      <w:proofErr w:type="spellEnd"/>
      <w:r w:rsidRPr="00687AC7">
        <w:rPr>
          <w:color w:val="4EA72E" w:themeColor="accent6"/>
        </w:rPr>
        <w:t>("State Matrix (After Theta):"</w:t>
      </w:r>
      <w:proofErr w:type="gramStart"/>
      <w:r w:rsidRPr="00687AC7">
        <w:rPr>
          <w:color w:val="4EA72E" w:themeColor="accent6"/>
        </w:rPr>
        <w:t>);</w:t>
      </w:r>
      <w:proofErr w:type="gramEnd"/>
    </w:p>
    <w:p w14:paraId="19202C99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</w:t>
      </w:r>
      <w:proofErr w:type="spellStart"/>
      <w:r w:rsidRPr="00687AC7">
        <w:rPr>
          <w:color w:val="4EA72E" w:themeColor="accent6"/>
        </w:rPr>
        <w:t>printMatrix</w:t>
      </w:r>
      <w:proofErr w:type="spellEnd"/>
      <w:r w:rsidRPr="00687AC7">
        <w:rPr>
          <w:color w:val="4EA72E" w:themeColor="accent6"/>
        </w:rPr>
        <w:t>(</w:t>
      </w:r>
      <w:proofErr w:type="spellStart"/>
      <w:r w:rsidRPr="00687AC7">
        <w:rPr>
          <w:color w:val="4EA72E" w:themeColor="accent6"/>
        </w:rPr>
        <w:t>stateMatrix</w:t>
      </w:r>
      <w:proofErr w:type="spellEnd"/>
      <w:proofErr w:type="gramStart"/>
      <w:r w:rsidRPr="00687AC7">
        <w:rPr>
          <w:color w:val="4EA72E" w:themeColor="accent6"/>
        </w:rPr>
        <w:t>);</w:t>
      </w:r>
      <w:proofErr w:type="gramEnd"/>
    </w:p>
    <w:p w14:paraId="025BB723" w14:textId="77777777" w:rsidR="00687AC7" w:rsidRPr="00687AC7" w:rsidRDefault="00687AC7" w:rsidP="00687AC7">
      <w:pPr>
        <w:pStyle w:val="NoSpacing"/>
        <w:rPr>
          <w:color w:val="4EA72E" w:themeColor="accent6"/>
        </w:rPr>
      </w:pPr>
    </w:p>
    <w:p w14:paraId="138D6D1E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</w:t>
      </w:r>
      <w:proofErr w:type="spellStart"/>
      <w:r w:rsidRPr="00687AC7">
        <w:rPr>
          <w:color w:val="4EA72E" w:themeColor="accent6"/>
        </w:rPr>
        <w:t>System.out.println</w:t>
      </w:r>
      <w:proofErr w:type="spellEnd"/>
      <w:r w:rsidRPr="00687AC7">
        <w:rPr>
          <w:color w:val="4EA72E" w:themeColor="accent6"/>
        </w:rPr>
        <w:t>("\</w:t>
      </w:r>
      <w:proofErr w:type="spellStart"/>
      <w:r w:rsidRPr="00687AC7">
        <w:rPr>
          <w:color w:val="4EA72E" w:themeColor="accent6"/>
        </w:rPr>
        <w:t>nAfter</w:t>
      </w:r>
      <w:proofErr w:type="spellEnd"/>
      <w:r w:rsidRPr="00687AC7">
        <w:rPr>
          <w:color w:val="4EA72E" w:themeColor="accent6"/>
        </w:rPr>
        <w:t xml:space="preserve"> Rho:"</w:t>
      </w:r>
      <w:proofErr w:type="gramStart"/>
      <w:r w:rsidRPr="00687AC7">
        <w:rPr>
          <w:color w:val="4EA72E" w:themeColor="accent6"/>
        </w:rPr>
        <w:t>);</w:t>
      </w:r>
      <w:proofErr w:type="gramEnd"/>
    </w:p>
    <w:p w14:paraId="339FE29B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    </w:t>
      </w:r>
      <w:proofErr w:type="spellStart"/>
      <w:r w:rsidRPr="00687AC7">
        <w:rPr>
          <w:color w:val="4EA72E" w:themeColor="accent6"/>
        </w:rPr>
        <w:t>printMatrix</w:t>
      </w:r>
      <w:proofErr w:type="spellEnd"/>
      <w:r w:rsidRPr="00687AC7">
        <w:rPr>
          <w:color w:val="4EA72E" w:themeColor="accent6"/>
        </w:rPr>
        <w:t>(</w:t>
      </w:r>
      <w:proofErr w:type="spellStart"/>
      <w:proofErr w:type="gramStart"/>
      <w:r w:rsidRPr="00687AC7">
        <w:rPr>
          <w:color w:val="4EA72E" w:themeColor="accent6"/>
        </w:rPr>
        <w:t>applyRho</w:t>
      </w:r>
      <w:proofErr w:type="spellEnd"/>
      <w:r w:rsidRPr="00687AC7">
        <w:rPr>
          <w:color w:val="4EA72E" w:themeColor="accent6"/>
        </w:rPr>
        <w:t>(</w:t>
      </w:r>
      <w:proofErr w:type="gramEnd"/>
      <w:r w:rsidRPr="00687AC7">
        <w:rPr>
          <w:color w:val="4EA72E" w:themeColor="accent6"/>
        </w:rPr>
        <w:t>)</w:t>
      </w:r>
      <w:proofErr w:type="gramStart"/>
      <w:r w:rsidRPr="00687AC7">
        <w:rPr>
          <w:color w:val="4EA72E" w:themeColor="accent6"/>
        </w:rPr>
        <w:t>);</w:t>
      </w:r>
      <w:proofErr w:type="gramEnd"/>
    </w:p>
    <w:p w14:paraId="17C52276" w14:textId="77777777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 xml:space="preserve">    }</w:t>
      </w:r>
    </w:p>
    <w:p w14:paraId="244BC318" w14:textId="00C7CDA8" w:rsidR="00687AC7" w:rsidRPr="00687AC7" w:rsidRDefault="00687AC7" w:rsidP="00687AC7">
      <w:pPr>
        <w:pStyle w:val="NoSpacing"/>
        <w:rPr>
          <w:color w:val="4EA72E" w:themeColor="accent6"/>
        </w:rPr>
      </w:pPr>
      <w:r w:rsidRPr="00687AC7">
        <w:rPr>
          <w:color w:val="4EA72E" w:themeColor="accent6"/>
        </w:rPr>
        <w:t>}</w:t>
      </w:r>
    </w:p>
    <w:p w14:paraId="4967280E" w14:textId="77777777" w:rsidR="00687AC7" w:rsidRDefault="00687AC7" w:rsidP="001E356A"/>
    <w:p w14:paraId="50B937A7" w14:textId="5E033F0C" w:rsidR="00C87E16" w:rsidRPr="00C87E16" w:rsidRDefault="00C87E16" w:rsidP="001E356A">
      <w:pPr>
        <w:rPr>
          <w:i/>
          <w:iCs/>
        </w:rPr>
      </w:pPr>
      <w:r>
        <w:rPr>
          <w:i/>
          <w:iCs/>
        </w:rPr>
        <w:t>After running the code.</w:t>
      </w:r>
    </w:p>
    <w:p w14:paraId="58523335" w14:textId="77777777" w:rsidR="00C87E16" w:rsidRPr="00A84F91" w:rsidRDefault="00C87E16" w:rsidP="00C87E16">
      <w:pPr>
        <w:pStyle w:val="NoSpacing"/>
        <w:rPr>
          <w:b/>
          <w:bCs/>
        </w:rPr>
      </w:pPr>
      <w:r w:rsidRPr="00A84F91">
        <w:rPr>
          <w:b/>
          <w:bCs/>
        </w:rPr>
        <w:t>State Matrix (After Theta):</w:t>
      </w:r>
    </w:p>
    <w:p w14:paraId="648367AC" w14:textId="77777777" w:rsidR="00C87E16" w:rsidRDefault="00C87E16" w:rsidP="00C87E16">
      <w:pPr>
        <w:pStyle w:val="NoSpacing"/>
      </w:pPr>
      <w:r>
        <w:t>y\x   x=0    x=1    x=2    x=3    x=4</w:t>
      </w:r>
    </w:p>
    <w:p w14:paraId="202D0F26" w14:textId="77777777" w:rsidR="00C87E16" w:rsidRDefault="00C87E16" w:rsidP="00C87E16">
      <w:pPr>
        <w:pStyle w:val="NoSpacing"/>
      </w:pPr>
      <w:r>
        <w:t>----------------------------------------</w:t>
      </w:r>
    </w:p>
    <w:p w14:paraId="7BAADA3A" w14:textId="77777777" w:rsidR="00C87E16" w:rsidRDefault="00C87E16" w:rsidP="00C87E16">
      <w:pPr>
        <w:pStyle w:val="NoSpacing"/>
      </w:pPr>
      <w:r>
        <w:t xml:space="preserve">y=4 | 4e    19    aa    </w:t>
      </w:r>
      <w:proofErr w:type="spellStart"/>
      <w:r>
        <w:t>db</w:t>
      </w:r>
      <w:proofErr w:type="spellEnd"/>
      <w:r>
        <w:t xml:space="preserve">    </w:t>
      </w:r>
      <w:proofErr w:type="spellStart"/>
      <w:r>
        <w:t>af</w:t>
      </w:r>
      <w:proofErr w:type="spellEnd"/>
      <w:r>
        <w:t xml:space="preserve">    </w:t>
      </w:r>
    </w:p>
    <w:p w14:paraId="6482D077" w14:textId="77777777" w:rsidR="00C87E16" w:rsidRDefault="00C87E16" w:rsidP="00C87E16">
      <w:pPr>
        <w:pStyle w:val="NoSpacing"/>
      </w:pPr>
      <w:r>
        <w:t xml:space="preserve">y=3 | 4f    01    a3    9a    8a    </w:t>
      </w:r>
    </w:p>
    <w:p w14:paraId="09844691" w14:textId="77777777" w:rsidR="00C87E16" w:rsidRDefault="00C87E16" w:rsidP="00C87E16">
      <w:pPr>
        <w:pStyle w:val="NoSpacing"/>
      </w:pPr>
      <w:r>
        <w:t xml:space="preserve">y=2 | 0c    1d    ac    f4    96    </w:t>
      </w:r>
    </w:p>
    <w:p w14:paraId="3293DA48" w14:textId="77777777" w:rsidR="00C87E16" w:rsidRDefault="00C87E16" w:rsidP="00C87E16">
      <w:pPr>
        <w:pStyle w:val="NoSpacing"/>
      </w:pPr>
      <w:r>
        <w:t xml:space="preserve">y=1 | 00    0c    e2    </w:t>
      </w:r>
      <w:proofErr w:type="spellStart"/>
      <w:r>
        <w:t>db</w:t>
      </w:r>
      <w:proofErr w:type="spellEnd"/>
      <w:r>
        <w:t xml:space="preserve">    8d    </w:t>
      </w:r>
    </w:p>
    <w:p w14:paraId="6D29B912" w14:textId="77777777" w:rsidR="00C87E16" w:rsidRDefault="00C87E16" w:rsidP="00C87E16">
      <w:pPr>
        <w:pStyle w:val="NoSpacing"/>
      </w:pPr>
      <w:r>
        <w:t xml:space="preserve">y=0 | 53    19    81    </w:t>
      </w:r>
      <w:proofErr w:type="spellStart"/>
      <w:r>
        <w:t>ce</w:t>
      </w:r>
      <w:proofErr w:type="spellEnd"/>
      <w:r>
        <w:t xml:space="preserve">    90    </w:t>
      </w:r>
    </w:p>
    <w:p w14:paraId="74ADDB3A" w14:textId="77777777" w:rsidR="00C87E16" w:rsidRDefault="00C87E16" w:rsidP="00C87E16">
      <w:pPr>
        <w:pStyle w:val="NoSpacing"/>
      </w:pPr>
    </w:p>
    <w:p w14:paraId="4CC02B4B" w14:textId="77777777" w:rsidR="00C87E16" w:rsidRPr="00C87E16" w:rsidRDefault="00C87E16" w:rsidP="00C87E16">
      <w:pPr>
        <w:pStyle w:val="NoSpacing"/>
        <w:rPr>
          <w:b/>
          <w:bCs/>
        </w:rPr>
      </w:pPr>
      <w:r w:rsidRPr="00C87E16">
        <w:rPr>
          <w:b/>
          <w:bCs/>
        </w:rPr>
        <w:t>After Rho:</w:t>
      </w:r>
    </w:p>
    <w:p w14:paraId="0349B364" w14:textId="77777777" w:rsidR="00C87E16" w:rsidRDefault="00C87E16" w:rsidP="00C87E16">
      <w:pPr>
        <w:pStyle w:val="NoSpacing"/>
      </w:pPr>
      <w:r>
        <w:t>y\x   x=0    x=1    x=2    x=3    x=4</w:t>
      </w:r>
    </w:p>
    <w:p w14:paraId="3D73C052" w14:textId="77777777" w:rsidR="00C87E16" w:rsidRDefault="00C87E16" w:rsidP="00C87E16">
      <w:pPr>
        <w:pStyle w:val="NoSpacing"/>
      </w:pPr>
      <w:r>
        <w:t>----------------------------------------</w:t>
      </w:r>
    </w:p>
    <w:p w14:paraId="1CA5DE17" w14:textId="77777777" w:rsidR="00C87E16" w:rsidRDefault="00C87E16" w:rsidP="00C87E16">
      <w:pPr>
        <w:pStyle w:val="NoSpacing"/>
      </w:pPr>
      <w:r>
        <w:t>y=4 | 4e    91    55    b7    be</w:t>
      </w:r>
    </w:p>
    <w:p w14:paraId="2245C9BC" w14:textId="77777777" w:rsidR="00C87E16" w:rsidRDefault="00C87E16" w:rsidP="00C87E16">
      <w:pPr>
        <w:pStyle w:val="NoSpacing"/>
      </w:pPr>
      <w:r>
        <w:t>y=3 | 9e    10    8e    53    2a</w:t>
      </w:r>
    </w:p>
    <w:p w14:paraId="6A58FFAB" w14:textId="77777777" w:rsidR="00C87E16" w:rsidRDefault="00C87E16" w:rsidP="00C87E16">
      <w:pPr>
        <w:pStyle w:val="NoSpacing"/>
      </w:pPr>
      <w:r>
        <w:t>y=2 | 03    47    65    7a    d2</w:t>
      </w:r>
    </w:p>
    <w:p w14:paraId="7355432C" w14:textId="77777777" w:rsidR="00C87E16" w:rsidRDefault="00C87E16" w:rsidP="00C87E16">
      <w:pPr>
        <w:pStyle w:val="NoSpacing"/>
      </w:pPr>
      <w:r>
        <w:t>y=1 | 00    06    c5    7b    8d</w:t>
      </w:r>
    </w:p>
    <w:p w14:paraId="574D0FFA" w14:textId="28FED916" w:rsidR="005800FB" w:rsidRPr="00E10745" w:rsidRDefault="00C87E16" w:rsidP="00C87E16">
      <w:pPr>
        <w:pStyle w:val="NoSpacing"/>
      </w:pPr>
      <w:r>
        <w:t xml:space="preserve">y=0 | 9a    91    c0    </w:t>
      </w:r>
      <w:proofErr w:type="spellStart"/>
      <w:r>
        <w:t>ce</w:t>
      </w:r>
      <w:proofErr w:type="spellEnd"/>
      <w:r>
        <w:t xml:space="preserve">    24</w:t>
      </w:r>
    </w:p>
    <w:p w14:paraId="24EBC220" w14:textId="231C4F7A" w:rsidR="002B3627" w:rsidRDefault="002B3627" w:rsidP="002B3627">
      <w:pPr>
        <w:pStyle w:val="Heading2"/>
        <w:rPr>
          <w:b/>
          <w:bCs/>
          <w:sz w:val="18"/>
          <w:szCs w:val="18"/>
        </w:rPr>
      </w:pPr>
      <w:r w:rsidRPr="00F13F09">
        <w:rPr>
          <w:b/>
          <w:bCs/>
          <w:sz w:val="18"/>
          <w:szCs w:val="18"/>
        </w:rPr>
        <w:lastRenderedPageBreak/>
        <w:t xml:space="preserve">1.3) What is the output of </w:t>
      </w:r>
      <m:oMath>
        <m:r>
          <m:rPr>
            <m:sty m:val="bi"/>
          </m:rPr>
          <w:rPr>
            <w:rFonts w:ascii="Cambria Math" w:hAnsi="Cambria Math"/>
            <w:sz w:val="18"/>
            <w:szCs w:val="18"/>
          </w:rPr>
          <m:t>π</m:t>
        </m:r>
      </m:oMath>
      <w:r w:rsidR="00D512D0">
        <w:rPr>
          <w:b/>
          <w:bCs/>
          <w:sz w:val="18"/>
          <w:szCs w:val="18"/>
        </w:rPr>
        <w:t>(Pi)</w:t>
      </w:r>
      <w:r w:rsidRPr="00F13F09">
        <w:rPr>
          <w:b/>
          <w:bCs/>
          <w:sz w:val="18"/>
          <w:szCs w:val="18"/>
        </w:rPr>
        <w:t xml:space="preserve"> mapping in the first round?</w:t>
      </w:r>
    </w:p>
    <w:p w14:paraId="0C6A39E0" w14:textId="7FA7D77D" w:rsidR="00D8392A" w:rsidRDefault="00245D74" w:rsidP="00286B10">
      <w:pPr>
        <w:pStyle w:val="NoSpacing"/>
      </w:pPr>
      <w:r>
        <w:t>Pie is the 3</w:t>
      </w:r>
      <w:r w:rsidRPr="00245D74">
        <w:rPr>
          <w:vertAlign w:val="superscript"/>
        </w:rPr>
        <w:t>rd</w:t>
      </w:r>
      <w:r>
        <w:t xml:space="preserve"> step in Keccak</w:t>
      </w:r>
      <w:r w:rsidR="00286B10">
        <w:t>.</w:t>
      </w:r>
      <w:r w:rsidR="007D7D4A">
        <w:t xml:space="preserve"> Here </w:t>
      </w:r>
      <w:r w:rsidR="006C508B">
        <w:t xml:space="preserve">we re-arrange elements of state matrix calculated from Rho. Why we do this is to shuffle elements to allow further diffusion to strengthen </w:t>
      </w:r>
      <w:r w:rsidR="00024BD7">
        <w:t xml:space="preserve">security of hash function. </w:t>
      </w:r>
    </w:p>
    <w:p w14:paraId="383DDECD" w14:textId="4D594886" w:rsidR="00024BD7" w:rsidRDefault="0080199D" w:rsidP="0080199D">
      <w:pPr>
        <w:pStyle w:val="NoSpacing"/>
        <w:numPr>
          <w:ilvl w:val="0"/>
          <w:numId w:val="2"/>
        </w:numPr>
      </w:pPr>
      <w:r>
        <w:t xml:space="preserve">Each value in the State Matrix holds a hexadecimal value </w:t>
      </w:r>
      <w:r w:rsidR="00C1471E">
        <w:t>of 64 bits</w:t>
      </w:r>
    </w:p>
    <w:p w14:paraId="451E1629" w14:textId="2819BBC1" w:rsidR="00C1471E" w:rsidRDefault="00C1471E" w:rsidP="0080199D">
      <w:pPr>
        <w:pStyle w:val="NoSpacing"/>
        <w:numPr>
          <w:ilvl w:val="0"/>
          <w:numId w:val="2"/>
        </w:numPr>
      </w:pPr>
      <w:r>
        <w:t xml:space="preserve">We re-arrange elements based on a </w:t>
      </w:r>
      <w:r w:rsidR="00205F09">
        <w:t xml:space="preserve">formula. </w:t>
      </w:r>
    </w:p>
    <w:p w14:paraId="7A5EE657" w14:textId="77777777" w:rsidR="00286B10" w:rsidRDefault="00286B10" w:rsidP="00286B10">
      <w:pPr>
        <w:pStyle w:val="NoSpacing"/>
      </w:pPr>
    </w:p>
    <w:p w14:paraId="0B8A7D17" w14:textId="3A8924CC" w:rsidR="00286B10" w:rsidRDefault="00286B10" w:rsidP="00286B10">
      <w:pPr>
        <w:pStyle w:val="NoSpacing"/>
      </w:pPr>
      <w:r>
        <w:t>It follows this formula:</w:t>
      </w:r>
    </w:p>
    <w:p w14:paraId="46813819" w14:textId="28AF56CD" w:rsidR="00286B10" w:rsidRPr="00286B10" w:rsidRDefault="00286B10" w:rsidP="00286B10">
      <w:pPr>
        <w:pStyle w:val="NoSpacing"/>
      </w:pPr>
      <w:r w:rsidRPr="00286B10">
        <w:rPr>
          <w:lang w:val="en-US"/>
        </w:rPr>
        <w:t>B</w:t>
      </w:r>
      <w:r w:rsidR="00205F09">
        <w:rPr>
          <w:lang w:val="en-US"/>
        </w:rPr>
        <w:t xml:space="preserve"> </w:t>
      </w:r>
      <w:r w:rsidRPr="00286B10">
        <w:rPr>
          <w:lang w:val="en-US"/>
        </w:rPr>
        <w:t>[y, 2x+3y (mod 5)]</w:t>
      </w:r>
      <w:r w:rsidR="00205F09">
        <w:rPr>
          <w:lang w:val="en-US"/>
        </w:rPr>
        <w:t xml:space="preserve"> </w:t>
      </w:r>
      <w:r w:rsidRPr="00286B10">
        <w:rPr>
          <w:lang w:val="en-US"/>
        </w:rPr>
        <w:t>=A</w:t>
      </w:r>
      <w:r w:rsidR="00205F09">
        <w:rPr>
          <w:lang w:val="en-US"/>
        </w:rPr>
        <w:t xml:space="preserve"> </w:t>
      </w:r>
      <w:r w:rsidRPr="00286B10">
        <w:rPr>
          <w:lang w:val="en-US"/>
        </w:rPr>
        <w:t>[</w:t>
      </w:r>
      <w:proofErr w:type="spellStart"/>
      <w:proofErr w:type="gramStart"/>
      <w:r w:rsidRPr="00286B10">
        <w:rPr>
          <w:lang w:val="en-US"/>
        </w:rPr>
        <w:t>x,y</w:t>
      </w:r>
      <w:proofErr w:type="spellEnd"/>
      <w:proofErr w:type="gramEnd"/>
      <w:r w:rsidRPr="00286B10">
        <w:rPr>
          <w:lang w:val="en-US"/>
        </w:rPr>
        <w:t xml:space="preserve">], </w:t>
      </w:r>
      <w:proofErr w:type="spellStart"/>
      <w:proofErr w:type="gramStart"/>
      <w:r w:rsidRPr="00286B10">
        <w:rPr>
          <w:lang w:val="en-US"/>
        </w:rPr>
        <w:t>x,y</w:t>
      </w:r>
      <w:proofErr w:type="spellEnd"/>
      <w:proofErr w:type="gramEnd"/>
      <w:r w:rsidR="00205F09">
        <w:rPr>
          <w:lang w:val="en-US"/>
        </w:rPr>
        <w:t xml:space="preserve"> </w:t>
      </w:r>
      <w:r w:rsidRPr="00286B10">
        <w:rPr>
          <w:lang w:val="en-US"/>
        </w:rPr>
        <w:t>=0,1,2,3,4</w:t>
      </w:r>
    </w:p>
    <w:p w14:paraId="226F8DE0" w14:textId="77777777" w:rsidR="00286B10" w:rsidRDefault="00286B10" w:rsidP="00286B10">
      <w:pPr>
        <w:pStyle w:val="NoSpacing"/>
      </w:pPr>
    </w:p>
    <w:p w14:paraId="14FA24D9" w14:textId="2920A601" w:rsidR="007D7D4A" w:rsidRDefault="007D7D4A" w:rsidP="00286B10">
      <w:pPr>
        <w:pStyle w:val="NoSpacing"/>
      </w:pPr>
      <w:r>
        <w:t>This can be simplified into:</w:t>
      </w:r>
    </w:p>
    <w:p w14:paraId="1B9C36F6" w14:textId="46E64E3A" w:rsidR="007D7D4A" w:rsidRDefault="007D7D4A" w:rsidP="00286B10">
      <w:pPr>
        <w:pStyle w:val="NoSpacing"/>
      </w:pPr>
      <w:r>
        <w:t xml:space="preserve">State [x, y] -&gt; State [y, </w:t>
      </w:r>
      <w:r w:rsidR="004714B0">
        <w:t>(</w:t>
      </w:r>
      <w:r>
        <w:t xml:space="preserve">2x +3y) mod </w:t>
      </w:r>
      <w:proofErr w:type="gramStart"/>
      <w:r>
        <w:t>5 ]</w:t>
      </w:r>
      <w:proofErr w:type="gramEnd"/>
    </w:p>
    <w:p w14:paraId="06A9362F" w14:textId="77777777" w:rsidR="004714B0" w:rsidRDefault="004714B0" w:rsidP="00286B10">
      <w:pPr>
        <w:pStyle w:val="NoSpacing"/>
      </w:pPr>
    </w:p>
    <w:p w14:paraId="3AD694DA" w14:textId="59C231EB" w:rsidR="00007FF1" w:rsidRDefault="00F67D7E" w:rsidP="00286B10">
      <w:pPr>
        <w:pStyle w:val="NoSpacing"/>
      </w:pPr>
      <w:r>
        <w:t>State [</w:t>
      </w:r>
      <w:proofErr w:type="spellStart"/>
      <w:proofErr w:type="gramStart"/>
      <w:r>
        <w:t>x,y</w:t>
      </w:r>
      <w:proofErr w:type="spellEnd"/>
      <w:proofErr w:type="gramEnd"/>
      <w:r>
        <w:t>] is ou</w:t>
      </w:r>
      <w:r w:rsidR="00117144">
        <w:t>r</w:t>
      </w:r>
      <w:r>
        <w:t xml:space="preserve"> input and the right side of the equation is our output, new coordinates</w:t>
      </w:r>
      <w:r w:rsidR="00AB3B49">
        <w:t xml:space="preserve">.  </w:t>
      </w:r>
      <w:r>
        <w:t xml:space="preserve"> </w:t>
      </w:r>
      <w:r w:rsidR="009C14A7">
        <w:t xml:space="preserve">X refers to the column index and y is the row index. </w:t>
      </w:r>
      <w:r w:rsidR="00AB3B49">
        <w:t xml:space="preserve">We sub the x and y values into formula. </w:t>
      </w:r>
      <w:r w:rsidR="0091645C">
        <w:t xml:space="preserve">The reason why we mod by 5 is so that our answer wraps around </w:t>
      </w:r>
      <w:r w:rsidR="00007FF1">
        <w:t>a 5*5 matrix.</w:t>
      </w:r>
      <w:r w:rsidR="00545DA0">
        <w:t xml:space="preserve"> Elements are dependent on other</w:t>
      </w:r>
      <w:r w:rsidR="00AA2BDD">
        <w:t xml:space="preserve"> values</w:t>
      </w:r>
      <w:r w:rsidR="00545DA0">
        <w:t xml:space="preserve"> which provides better </w:t>
      </w:r>
      <w:r w:rsidR="00AA2BDD">
        <w:t xml:space="preserve">diffusion. </w:t>
      </w:r>
    </w:p>
    <w:p w14:paraId="77CFBF2E" w14:textId="77777777" w:rsidR="0021573D" w:rsidRDefault="0021573D" w:rsidP="00286B10">
      <w:pPr>
        <w:pStyle w:val="NoSpacing"/>
      </w:pPr>
    </w:p>
    <w:p w14:paraId="55B86C7B" w14:textId="7C18CAA6" w:rsidR="0021573D" w:rsidRDefault="0021573D" w:rsidP="00286B10">
      <w:pPr>
        <w:pStyle w:val="NoSpacing"/>
        <w:rPr>
          <w:i/>
          <w:iCs/>
        </w:rPr>
      </w:pPr>
      <w:r>
        <w:rPr>
          <w:i/>
          <w:iCs/>
        </w:rPr>
        <w:t>Example</w:t>
      </w:r>
    </w:p>
    <w:p w14:paraId="619BFDBD" w14:textId="4D9BEDAA" w:rsidR="00B86431" w:rsidRPr="00B86431" w:rsidRDefault="00B86431" w:rsidP="00286B10">
      <w:pPr>
        <w:pStyle w:val="NoSpacing"/>
      </w:pPr>
      <w:r>
        <w:t>Initial State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0512C0" w14:paraId="36DE23C9" w14:textId="77777777" w:rsidTr="000512C0">
        <w:tc>
          <w:tcPr>
            <w:tcW w:w="1742" w:type="dxa"/>
          </w:tcPr>
          <w:p w14:paraId="2FF2960E" w14:textId="4FF16065" w:rsidR="000512C0" w:rsidRPr="00597D09" w:rsidRDefault="000512C0" w:rsidP="00286B10">
            <w:pPr>
              <w:pStyle w:val="NoSpacing"/>
              <w:rPr>
                <w:b/>
                <w:bCs/>
              </w:rPr>
            </w:pPr>
            <w:r w:rsidRPr="00597D09">
              <w:rPr>
                <w:b/>
                <w:bCs/>
              </w:rPr>
              <w:t>(</w:t>
            </w:r>
            <w:proofErr w:type="spellStart"/>
            <w:proofErr w:type="gramStart"/>
            <w:r w:rsidRPr="00597D09">
              <w:rPr>
                <w:b/>
                <w:bCs/>
              </w:rPr>
              <w:t>x,y</w:t>
            </w:r>
            <w:proofErr w:type="spellEnd"/>
            <w:proofErr w:type="gramEnd"/>
            <w:r w:rsidRPr="00597D09">
              <w:rPr>
                <w:b/>
                <w:bCs/>
              </w:rPr>
              <w:t>)</w:t>
            </w:r>
          </w:p>
        </w:tc>
        <w:tc>
          <w:tcPr>
            <w:tcW w:w="1742" w:type="dxa"/>
          </w:tcPr>
          <w:p w14:paraId="08736E3B" w14:textId="402C84DD" w:rsidR="000512C0" w:rsidRPr="00597D09" w:rsidRDefault="000512C0" w:rsidP="00286B10">
            <w:pPr>
              <w:pStyle w:val="NoSpacing"/>
              <w:rPr>
                <w:b/>
                <w:bCs/>
              </w:rPr>
            </w:pPr>
            <w:r w:rsidRPr="00597D09">
              <w:rPr>
                <w:b/>
                <w:bCs/>
              </w:rPr>
              <w:t>X=0</w:t>
            </w:r>
          </w:p>
        </w:tc>
        <w:tc>
          <w:tcPr>
            <w:tcW w:w="1743" w:type="dxa"/>
          </w:tcPr>
          <w:p w14:paraId="4F588A6D" w14:textId="0E5EBF12" w:rsidR="000512C0" w:rsidRPr="00597D09" w:rsidRDefault="000512C0" w:rsidP="00286B10">
            <w:pPr>
              <w:pStyle w:val="NoSpacing"/>
              <w:rPr>
                <w:b/>
                <w:bCs/>
              </w:rPr>
            </w:pPr>
            <w:r w:rsidRPr="00597D09">
              <w:rPr>
                <w:b/>
                <w:bCs/>
              </w:rPr>
              <w:t>X=1</w:t>
            </w:r>
          </w:p>
        </w:tc>
        <w:tc>
          <w:tcPr>
            <w:tcW w:w="1743" w:type="dxa"/>
          </w:tcPr>
          <w:p w14:paraId="12C34BE5" w14:textId="5C8F9D1A" w:rsidR="000512C0" w:rsidRPr="00597D09" w:rsidRDefault="000512C0" w:rsidP="00286B10">
            <w:pPr>
              <w:pStyle w:val="NoSpacing"/>
              <w:rPr>
                <w:b/>
                <w:bCs/>
              </w:rPr>
            </w:pPr>
            <w:r w:rsidRPr="00597D09">
              <w:rPr>
                <w:b/>
                <w:bCs/>
              </w:rPr>
              <w:t>X=2</w:t>
            </w:r>
          </w:p>
        </w:tc>
        <w:tc>
          <w:tcPr>
            <w:tcW w:w="1743" w:type="dxa"/>
          </w:tcPr>
          <w:p w14:paraId="694350ED" w14:textId="687FAF19" w:rsidR="000512C0" w:rsidRPr="00597D09" w:rsidRDefault="000512C0" w:rsidP="00286B10">
            <w:pPr>
              <w:pStyle w:val="NoSpacing"/>
              <w:rPr>
                <w:b/>
                <w:bCs/>
              </w:rPr>
            </w:pPr>
            <w:r w:rsidRPr="00597D09">
              <w:rPr>
                <w:b/>
                <w:bCs/>
              </w:rPr>
              <w:t>X=3</w:t>
            </w:r>
          </w:p>
        </w:tc>
        <w:tc>
          <w:tcPr>
            <w:tcW w:w="1743" w:type="dxa"/>
          </w:tcPr>
          <w:p w14:paraId="568491E7" w14:textId="7861BDE3" w:rsidR="000512C0" w:rsidRPr="00597D09" w:rsidRDefault="000512C0" w:rsidP="00286B10">
            <w:pPr>
              <w:pStyle w:val="NoSpacing"/>
              <w:rPr>
                <w:b/>
                <w:bCs/>
              </w:rPr>
            </w:pPr>
            <w:r w:rsidRPr="00597D09">
              <w:rPr>
                <w:b/>
                <w:bCs/>
              </w:rPr>
              <w:t>X=4</w:t>
            </w:r>
          </w:p>
        </w:tc>
      </w:tr>
      <w:tr w:rsidR="000512C0" w14:paraId="3C98B8BE" w14:textId="77777777" w:rsidTr="000512C0">
        <w:tc>
          <w:tcPr>
            <w:tcW w:w="1742" w:type="dxa"/>
          </w:tcPr>
          <w:p w14:paraId="030F99D5" w14:textId="43E32232" w:rsidR="000512C0" w:rsidRPr="00597D09" w:rsidRDefault="000512C0" w:rsidP="00286B10">
            <w:pPr>
              <w:pStyle w:val="NoSpacing"/>
              <w:rPr>
                <w:b/>
                <w:bCs/>
              </w:rPr>
            </w:pPr>
            <w:r w:rsidRPr="00597D09">
              <w:rPr>
                <w:b/>
                <w:bCs/>
              </w:rPr>
              <w:t>Y=</w:t>
            </w:r>
            <w:r w:rsidR="005B3319" w:rsidRPr="00597D09">
              <w:rPr>
                <w:b/>
                <w:bCs/>
              </w:rPr>
              <w:t>0</w:t>
            </w:r>
          </w:p>
        </w:tc>
        <w:tc>
          <w:tcPr>
            <w:tcW w:w="1742" w:type="dxa"/>
          </w:tcPr>
          <w:p w14:paraId="088D429F" w14:textId="7BC06E50" w:rsidR="000512C0" w:rsidRDefault="005B3319" w:rsidP="00286B10">
            <w:pPr>
              <w:pStyle w:val="NoSpacing"/>
            </w:pPr>
            <w:r>
              <w:t>1</w:t>
            </w:r>
          </w:p>
        </w:tc>
        <w:tc>
          <w:tcPr>
            <w:tcW w:w="1743" w:type="dxa"/>
          </w:tcPr>
          <w:p w14:paraId="2E4170C2" w14:textId="2054F54A" w:rsidR="000512C0" w:rsidRDefault="005B3319" w:rsidP="00286B10">
            <w:pPr>
              <w:pStyle w:val="NoSpacing"/>
            </w:pPr>
            <w:r>
              <w:t>1</w:t>
            </w:r>
          </w:p>
        </w:tc>
        <w:tc>
          <w:tcPr>
            <w:tcW w:w="1743" w:type="dxa"/>
          </w:tcPr>
          <w:p w14:paraId="1F8F8648" w14:textId="7652E608" w:rsidR="000512C0" w:rsidRDefault="005B3319" w:rsidP="00286B10">
            <w:pPr>
              <w:pStyle w:val="NoSpacing"/>
            </w:pPr>
            <w:r>
              <w:t>0</w:t>
            </w:r>
          </w:p>
        </w:tc>
        <w:tc>
          <w:tcPr>
            <w:tcW w:w="1743" w:type="dxa"/>
          </w:tcPr>
          <w:p w14:paraId="601F2B25" w14:textId="654FAC0D" w:rsidR="000512C0" w:rsidRDefault="005B3319" w:rsidP="00286B10">
            <w:pPr>
              <w:pStyle w:val="NoSpacing"/>
            </w:pPr>
            <w:r>
              <w:t>0</w:t>
            </w:r>
          </w:p>
        </w:tc>
        <w:tc>
          <w:tcPr>
            <w:tcW w:w="1743" w:type="dxa"/>
          </w:tcPr>
          <w:p w14:paraId="26C7085E" w14:textId="3C886556" w:rsidR="000512C0" w:rsidRDefault="005B3319" w:rsidP="00286B10">
            <w:pPr>
              <w:pStyle w:val="NoSpacing"/>
            </w:pPr>
            <w:r>
              <w:t>1</w:t>
            </w:r>
          </w:p>
        </w:tc>
      </w:tr>
      <w:tr w:rsidR="000512C0" w14:paraId="18A53603" w14:textId="77777777" w:rsidTr="000512C0">
        <w:tc>
          <w:tcPr>
            <w:tcW w:w="1742" w:type="dxa"/>
          </w:tcPr>
          <w:p w14:paraId="49F42C83" w14:textId="5024B6BA" w:rsidR="000512C0" w:rsidRPr="00597D09" w:rsidRDefault="000512C0" w:rsidP="00286B10">
            <w:pPr>
              <w:pStyle w:val="NoSpacing"/>
              <w:rPr>
                <w:b/>
                <w:bCs/>
              </w:rPr>
            </w:pPr>
            <w:r w:rsidRPr="00597D09">
              <w:rPr>
                <w:b/>
                <w:bCs/>
              </w:rPr>
              <w:t>Y=</w:t>
            </w:r>
            <w:r w:rsidR="005B3319" w:rsidRPr="00597D09">
              <w:rPr>
                <w:b/>
                <w:bCs/>
              </w:rPr>
              <w:t>1</w:t>
            </w:r>
          </w:p>
        </w:tc>
        <w:tc>
          <w:tcPr>
            <w:tcW w:w="1742" w:type="dxa"/>
          </w:tcPr>
          <w:p w14:paraId="375C6F1D" w14:textId="57A45C52" w:rsidR="000512C0" w:rsidRDefault="005B3319" w:rsidP="00286B10">
            <w:pPr>
              <w:pStyle w:val="NoSpacing"/>
            </w:pPr>
            <w:r>
              <w:t>0</w:t>
            </w:r>
          </w:p>
        </w:tc>
        <w:tc>
          <w:tcPr>
            <w:tcW w:w="1743" w:type="dxa"/>
          </w:tcPr>
          <w:p w14:paraId="701F76FC" w14:textId="5776ABF3" w:rsidR="000512C0" w:rsidRDefault="005B3319" w:rsidP="00286B10">
            <w:pPr>
              <w:pStyle w:val="NoSpacing"/>
            </w:pPr>
            <w:r>
              <w:t>0</w:t>
            </w:r>
          </w:p>
        </w:tc>
        <w:tc>
          <w:tcPr>
            <w:tcW w:w="1743" w:type="dxa"/>
          </w:tcPr>
          <w:p w14:paraId="02249E62" w14:textId="78153E76" w:rsidR="000512C0" w:rsidRDefault="005B3319" w:rsidP="00286B10">
            <w:pPr>
              <w:pStyle w:val="NoSpacing"/>
            </w:pPr>
            <w:r>
              <w:t>1</w:t>
            </w:r>
          </w:p>
        </w:tc>
        <w:tc>
          <w:tcPr>
            <w:tcW w:w="1743" w:type="dxa"/>
          </w:tcPr>
          <w:p w14:paraId="51DCBA64" w14:textId="620A397D" w:rsidR="000512C0" w:rsidRDefault="005B3319" w:rsidP="00286B10">
            <w:pPr>
              <w:pStyle w:val="NoSpacing"/>
            </w:pPr>
            <w:r>
              <w:t>0</w:t>
            </w:r>
          </w:p>
        </w:tc>
        <w:tc>
          <w:tcPr>
            <w:tcW w:w="1743" w:type="dxa"/>
          </w:tcPr>
          <w:p w14:paraId="1BE76F4A" w14:textId="3D4C5DBB" w:rsidR="000512C0" w:rsidRDefault="005B3319" w:rsidP="00286B10">
            <w:pPr>
              <w:pStyle w:val="NoSpacing"/>
            </w:pPr>
            <w:r>
              <w:t>0</w:t>
            </w:r>
          </w:p>
        </w:tc>
      </w:tr>
      <w:tr w:rsidR="000512C0" w14:paraId="73213216" w14:textId="77777777" w:rsidTr="000512C0">
        <w:tc>
          <w:tcPr>
            <w:tcW w:w="1742" w:type="dxa"/>
          </w:tcPr>
          <w:p w14:paraId="1515D98C" w14:textId="56971CEB" w:rsidR="000512C0" w:rsidRPr="00597D09" w:rsidRDefault="000512C0" w:rsidP="00286B10">
            <w:pPr>
              <w:pStyle w:val="NoSpacing"/>
              <w:rPr>
                <w:b/>
                <w:bCs/>
              </w:rPr>
            </w:pPr>
            <w:r w:rsidRPr="00597D09">
              <w:rPr>
                <w:b/>
                <w:bCs/>
              </w:rPr>
              <w:t>Y=</w:t>
            </w:r>
            <w:r w:rsidR="005B3319" w:rsidRPr="00597D09">
              <w:rPr>
                <w:b/>
                <w:bCs/>
              </w:rPr>
              <w:t>2</w:t>
            </w:r>
          </w:p>
        </w:tc>
        <w:tc>
          <w:tcPr>
            <w:tcW w:w="1742" w:type="dxa"/>
          </w:tcPr>
          <w:p w14:paraId="02479C24" w14:textId="35B4A94C" w:rsidR="000512C0" w:rsidRDefault="005B3319" w:rsidP="00286B10">
            <w:pPr>
              <w:pStyle w:val="NoSpacing"/>
            </w:pPr>
            <w:r>
              <w:t>0</w:t>
            </w:r>
          </w:p>
        </w:tc>
        <w:tc>
          <w:tcPr>
            <w:tcW w:w="1743" w:type="dxa"/>
          </w:tcPr>
          <w:p w14:paraId="103DC11C" w14:textId="38ED70A8" w:rsidR="000512C0" w:rsidRDefault="005B3319" w:rsidP="00286B10">
            <w:pPr>
              <w:pStyle w:val="NoSpacing"/>
            </w:pPr>
            <w:r>
              <w:t>1</w:t>
            </w:r>
          </w:p>
        </w:tc>
        <w:tc>
          <w:tcPr>
            <w:tcW w:w="1743" w:type="dxa"/>
          </w:tcPr>
          <w:p w14:paraId="2C261336" w14:textId="0807B021" w:rsidR="000512C0" w:rsidRDefault="005B3319" w:rsidP="00286B10">
            <w:pPr>
              <w:pStyle w:val="NoSpacing"/>
            </w:pPr>
            <w:r>
              <w:t>1</w:t>
            </w:r>
          </w:p>
        </w:tc>
        <w:tc>
          <w:tcPr>
            <w:tcW w:w="1743" w:type="dxa"/>
          </w:tcPr>
          <w:p w14:paraId="4BBBC666" w14:textId="29FCA653" w:rsidR="000512C0" w:rsidRDefault="005B3319" w:rsidP="00286B10">
            <w:pPr>
              <w:pStyle w:val="NoSpacing"/>
            </w:pPr>
            <w:r>
              <w:t>0</w:t>
            </w:r>
          </w:p>
        </w:tc>
        <w:tc>
          <w:tcPr>
            <w:tcW w:w="1743" w:type="dxa"/>
          </w:tcPr>
          <w:p w14:paraId="7DB71157" w14:textId="29B88620" w:rsidR="000512C0" w:rsidRDefault="005B3319" w:rsidP="00286B10">
            <w:pPr>
              <w:pStyle w:val="NoSpacing"/>
            </w:pPr>
            <w:r>
              <w:t>0</w:t>
            </w:r>
          </w:p>
        </w:tc>
      </w:tr>
      <w:tr w:rsidR="000512C0" w14:paraId="699E4223" w14:textId="77777777" w:rsidTr="000512C0">
        <w:tc>
          <w:tcPr>
            <w:tcW w:w="1742" w:type="dxa"/>
          </w:tcPr>
          <w:p w14:paraId="5B8B5D04" w14:textId="4E8C69B7" w:rsidR="000512C0" w:rsidRPr="00597D09" w:rsidRDefault="005B3319" w:rsidP="00286B10">
            <w:pPr>
              <w:pStyle w:val="NoSpacing"/>
              <w:rPr>
                <w:b/>
                <w:bCs/>
              </w:rPr>
            </w:pPr>
            <w:r w:rsidRPr="00597D09">
              <w:rPr>
                <w:b/>
                <w:bCs/>
              </w:rPr>
              <w:t>Y=3</w:t>
            </w:r>
          </w:p>
        </w:tc>
        <w:tc>
          <w:tcPr>
            <w:tcW w:w="1742" w:type="dxa"/>
          </w:tcPr>
          <w:p w14:paraId="0C7C595E" w14:textId="00D768E4" w:rsidR="000512C0" w:rsidRDefault="005B3319" w:rsidP="00286B10">
            <w:pPr>
              <w:pStyle w:val="NoSpacing"/>
            </w:pPr>
            <w:r>
              <w:t>1</w:t>
            </w:r>
          </w:p>
        </w:tc>
        <w:tc>
          <w:tcPr>
            <w:tcW w:w="1743" w:type="dxa"/>
          </w:tcPr>
          <w:p w14:paraId="197D28BE" w14:textId="26FE33B2" w:rsidR="000512C0" w:rsidRDefault="005B3319" w:rsidP="00286B10">
            <w:pPr>
              <w:pStyle w:val="NoSpacing"/>
            </w:pPr>
            <w:r>
              <w:t>0</w:t>
            </w:r>
          </w:p>
        </w:tc>
        <w:tc>
          <w:tcPr>
            <w:tcW w:w="1743" w:type="dxa"/>
          </w:tcPr>
          <w:p w14:paraId="7190C056" w14:textId="011204BE" w:rsidR="000512C0" w:rsidRDefault="005B3319" w:rsidP="00286B10">
            <w:pPr>
              <w:pStyle w:val="NoSpacing"/>
            </w:pPr>
            <w:r>
              <w:t>1</w:t>
            </w:r>
          </w:p>
        </w:tc>
        <w:tc>
          <w:tcPr>
            <w:tcW w:w="1743" w:type="dxa"/>
          </w:tcPr>
          <w:p w14:paraId="592F8FBD" w14:textId="2B4C8EAB" w:rsidR="000512C0" w:rsidRDefault="005B3319" w:rsidP="00286B10">
            <w:pPr>
              <w:pStyle w:val="NoSpacing"/>
            </w:pPr>
            <w:r>
              <w:t>0</w:t>
            </w:r>
          </w:p>
        </w:tc>
        <w:tc>
          <w:tcPr>
            <w:tcW w:w="1743" w:type="dxa"/>
          </w:tcPr>
          <w:p w14:paraId="10AA201A" w14:textId="3309FEF4" w:rsidR="000512C0" w:rsidRDefault="005B3319" w:rsidP="00286B10">
            <w:pPr>
              <w:pStyle w:val="NoSpacing"/>
            </w:pPr>
            <w:r>
              <w:t>0</w:t>
            </w:r>
          </w:p>
        </w:tc>
      </w:tr>
      <w:tr w:rsidR="000512C0" w14:paraId="2A03C24F" w14:textId="77777777" w:rsidTr="000512C0">
        <w:tc>
          <w:tcPr>
            <w:tcW w:w="1742" w:type="dxa"/>
          </w:tcPr>
          <w:p w14:paraId="775C177F" w14:textId="312856AF" w:rsidR="000512C0" w:rsidRPr="00597D09" w:rsidRDefault="005B3319" w:rsidP="00286B10">
            <w:pPr>
              <w:pStyle w:val="NoSpacing"/>
              <w:rPr>
                <w:b/>
                <w:bCs/>
              </w:rPr>
            </w:pPr>
            <w:r w:rsidRPr="00597D09">
              <w:rPr>
                <w:b/>
                <w:bCs/>
              </w:rPr>
              <w:t>Y=4</w:t>
            </w:r>
          </w:p>
        </w:tc>
        <w:tc>
          <w:tcPr>
            <w:tcW w:w="1742" w:type="dxa"/>
          </w:tcPr>
          <w:p w14:paraId="22FE5AB9" w14:textId="62DFA5ED" w:rsidR="000512C0" w:rsidRDefault="005B3319" w:rsidP="00286B10">
            <w:pPr>
              <w:pStyle w:val="NoSpacing"/>
            </w:pPr>
            <w:r>
              <w:t>1</w:t>
            </w:r>
          </w:p>
        </w:tc>
        <w:tc>
          <w:tcPr>
            <w:tcW w:w="1743" w:type="dxa"/>
          </w:tcPr>
          <w:p w14:paraId="12EB4127" w14:textId="2186AAE6" w:rsidR="000512C0" w:rsidRDefault="005B3319" w:rsidP="00286B10">
            <w:pPr>
              <w:pStyle w:val="NoSpacing"/>
            </w:pPr>
            <w:r>
              <w:t>0</w:t>
            </w:r>
          </w:p>
        </w:tc>
        <w:tc>
          <w:tcPr>
            <w:tcW w:w="1743" w:type="dxa"/>
          </w:tcPr>
          <w:p w14:paraId="662F35C1" w14:textId="465709FD" w:rsidR="000512C0" w:rsidRDefault="005B3319" w:rsidP="00286B10">
            <w:pPr>
              <w:pStyle w:val="NoSpacing"/>
            </w:pPr>
            <w:r>
              <w:t>0</w:t>
            </w:r>
          </w:p>
        </w:tc>
        <w:tc>
          <w:tcPr>
            <w:tcW w:w="1743" w:type="dxa"/>
          </w:tcPr>
          <w:p w14:paraId="3C2E1CFB" w14:textId="14271B99" w:rsidR="000512C0" w:rsidRDefault="005B3319" w:rsidP="00286B10">
            <w:pPr>
              <w:pStyle w:val="NoSpacing"/>
            </w:pPr>
            <w:r>
              <w:t>1</w:t>
            </w:r>
          </w:p>
        </w:tc>
        <w:tc>
          <w:tcPr>
            <w:tcW w:w="1743" w:type="dxa"/>
          </w:tcPr>
          <w:p w14:paraId="501AAA4A" w14:textId="3B5A6EEF" w:rsidR="000512C0" w:rsidRDefault="005B3319" w:rsidP="00286B10">
            <w:pPr>
              <w:pStyle w:val="NoSpacing"/>
            </w:pPr>
            <w:r>
              <w:t>1</w:t>
            </w:r>
          </w:p>
        </w:tc>
      </w:tr>
    </w:tbl>
    <w:p w14:paraId="43439102" w14:textId="77777777" w:rsidR="0095485C" w:rsidRDefault="0095485C" w:rsidP="00286B10">
      <w:pPr>
        <w:pStyle w:val="NoSpacing"/>
      </w:pPr>
    </w:p>
    <w:p w14:paraId="0997E74E" w14:textId="495C0FD5" w:rsidR="005B3319" w:rsidRDefault="005B3319" w:rsidP="00286B10">
      <w:pPr>
        <w:pStyle w:val="NoSpacing"/>
      </w:pPr>
      <w:r>
        <w:t>We refer to this table.</w:t>
      </w:r>
    </w:p>
    <w:p w14:paraId="6324F4AA" w14:textId="77961F4D" w:rsidR="005B3319" w:rsidRDefault="00B86431" w:rsidP="00286B10">
      <w:pPr>
        <w:pStyle w:val="NoSpacing"/>
      </w:pPr>
      <w:r>
        <w:t>We</w:t>
      </w:r>
      <w:r w:rsidR="001E66EB">
        <w:t xml:space="preserve"> sub values into the formula </w:t>
      </w:r>
      <w:r w:rsidR="001E66EB">
        <w:t xml:space="preserve">[x, y] -&gt; State [y, (2x +3y) mod </w:t>
      </w:r>
      <w:proofErr w:type="gramStart"/>
      <w:r w:rsidR="001E66EB">
        <w:t>5 ]</w:t>
      </w:r>
      <w:proofErr w:type="gramEnd"/>
      <w:r w:rsidR="001E66EB">
        <w:t>.</w:t>
      </w:r>
    </w:p>
    <w:p w14:paraId="6445F826" w14:textId="2A63D984" w:rsidR="001E66EB" w:rsidRDefault="00B86431" w:rsidP="00286B10">
      <w:pPr>
        <w:pStyle w:val="NoSpacing"/>
      </w:pPr>
      <w:r>
        <w:t xml:space="preserve">We look </w:t>
      </w:r>
      <w:r w:rsidR="00F92389">
        <w:t xml:space="preserve">at coordinates (1,2). This has a value of 1. </w:t>
      </w:r>
    </w:p>
    <w:p w14:paraId="300BF8F9" w14:textId="43C849B4" w:rsidR="00D97651" w:rsidRDefault="00F92389" w:rsidP="00286B10">
      <w:pPr>
        <w:pStyle w:val="NoSpacing"/>
      </w:pPr>
      <w:r>
        <w:t>[x, y] -&gt; State [</w:t>
      </w:r>
      <w:r>
        <w:t>2</w:t>
      </w:r>
      <w:r>
        <w:t>, (2</w:t>
      </w:r>
      <w:r>
        <w:t>*1</w:t>
      </w:r>
      <w:r>
        <w:t xml:space="preserve"> +3</w:t>
      </w:r>
      <w:r w:rsidR="00D97651">
        <w:t>*2</w:t>
      </w:r>
      <w:r>
        <w:t xml:space="preserve">) mod </w:t>
      </w:r>
      <w:proofErr w:type="gramStart"/>
      <w:r>
        <w:t>5 ]</w:t>
      </w:r>
      <w:proofErr w:type="gramEnd"/>
      <w:r>
        <w:t>.</w:t>
      </w:r>
    </w:p>
    <w:p w14:paraId="6C67DF3C" w14:textId="707C6D71" w:rsidR="00D97651" w:rsidRDefault="00D97651" w:rsidP="00286B10">
      <w:pPr>
        <w:pStyle w:val="NoSpacing"/>
      </w:pPr>
      <w:r>
        <w:t xml:space="preserve">= </w:t>
      </w:r>
      <w:r w:rsidR="00043A93">
        <w:t>(2, 8 mod 5)</w:t>
      </w:r>
    </w:p>
    <w:p w14:paraId="65A3EDEA" w14:textId="7F9BBDDD" w:rsidR="00043A93" w:rsidRDefault="00043A93" w:rsidP="00286B10">
      <w:pPr>
        <w:pStyle w:val="NoSpacing"/>
      </w:pPr>
      <w:r>
        <w:t>= (2, 3)</w:t>
      </w:r>
    </w:p>
    <w:p w14:paraId="0210B8FE" w14:textId="60C70705" w:rsidR="00043A93" w:rsidRDefault="00043A93" w:rsidP="00286B10">
      <w:pPr>
        <w:pStyle w:val="NoSpacing"/>
      </w:pPr>
      <w:r>
        <w:t>This means that the value at coordinates moves from (1,2) to (2,3)</w:t>
      </w:r>
    </w:p>
    <w:p w14:paraId="455EFF90" w14:textId="77777777" w:rsidR="0095485C" w:rsidRDefault="0095485C" w:rsidP="00286B10">
      <w:pPr>
        <w:pStyle w:val="NoSpacing"/>
      </w:pPr>
    </w:p>
    <w:p w14:paraId="2D3DA2D3" w14:textId="00AF20CB" w:rsidR="005B3319" w:rsidRPr="005B3319" w:rsidRDefault="005B3319" w:rsidP="00286B10">
      <w:pPr>
        <w:pStyle w:val="NoSpacing"/>
        <w:rPr>
          <w:u w:val="single"/>
        </w:rPr>
      </w:pPr>
      <w:r>
        <w:rPr>
          <w:u w:val="single"/>
        </w:rPr>
        <w:t xml:space="preserve">Calculation </w:t>
      </w:r>
    </w:p>
    <w:p w14:paraId="11F26F5F" w14:textId="0B8372C9" w:rsidR="005D689B" w:rsidRDefault="00DC339A" w:rsidP="00286B10">
      <w:pPr>
        <w:pStyle w:val="NoSpacing"/>
      </w:pPr>
      <w:r>
        <w:t>Here is my code I used to re-arrange elements.</w:t>
      </w:r>
      <w:r w:rsidR="00717FDF">
        <w:t xml:space="preserve"> Run as </w:t>
      </w:r>
      <w:r w:rsidR="00717FDF" w:rsidRPr="00BA70B8">
        <w:rPr>
          <w:b/>
          <w:bCs/>
        </w:rPr>
        <w:t>Q1Pie.java</w:t>
      </w:r>
      <w:r w:rsidR="00717FDF">
        <w:t xml:space="preserve">. </w:t>
      </w:r>
    </w:p>
    <w:p w14:paraId="3107AE25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 xml:space="preserve">public class </w:t>
      </w:r>
      <w:r w:rsidRPr="00BA70B8">
        <w:rPr>
          <w:b/>
          <w:bCs/>
          <w:color w:val="4EA72E" w:themeColor="accent6"/>
        </w:rPr>
        <w:t>Q1Pie</w:t>
      </w:r>
      <w:r w:rsidRPr="00BA70B8">
        <w:rPr>
          <w:color w:val="4EA72E" w:themeColor="accent6"/>
        </w:rPr>
        <w:t xml:space="preserve"> {</w:t>
      </w:r>
    </w:p>
    <w:p w14:paraId="0EB09E0F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>    // State matrix after Rho (from your output)</w:t>
      </w:r>
    </w:p>
    <w:p w14:paraId="28AC5D0C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 xml:space="preserve">    private static final </w:t>
      </w:r>
      <w:proofErr w:type="gramStart"/>
      <w:r w:rsidRPr="00BA70B8">
        <w:rPr>
          <w:color w:val="4EA72E" w:themeColor="accent6"/>
        </w:rPr>
        <w:t>String[][</w:t>
      </w:r>
      <w:proofErr w:type="gramEnd"/>
      <w:r w:rsidRPr="00BA70B8">
        <w:rPr>
          <w:color w:val="4EA72E" w:themeColor="accent6"/>
        </w:rPr>
        <w:t xml:space="preserve">] </w:t>
      </w:r>
      <w:proofErr w:type="spellStart"/>
      <w:r w:rsidRPr="00BA70B8">
        <w:rPr>
          <w:color w:val="4EA72E" w:themeColor="accent6"/>
        </w:rPr>
        <w:t>stateMatrix</w:t>
      </w:r>
      <w:proofErr w:type="spellEnd"/>
      <w:r w:rsidRPr="00BA70B8">
        <w:rPr>
          <w:color w:val="4EA72E" w:themeColor="accent6"/>
        </w:rPr>
        <w:t xml:space="preserve"> = {</w:t>
      </w:r>
    </w:p>
    <w:p w14:paraId="777A66A7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 xml:space="preserve">            </w:t>
      </w:r>
      <w:proofErr w:type="gramStart"/>
      <w:r w:rsidRPr="00BA70B8">
        <w:rPr>
          <w:color w:val="4EA72E" w:themeColor="accent6"/>
        </w:rPr>
        <w:t>{ "</w:t>
      </w:r>
      <w:proofErr w:type="gramEnd"/>
      <w:r w:rsidRPr="00BA70B8">
        <w:rPr>
          <w:color w:val="4EA72E" w:themeColor="accent6"/>
        </w:rPr>
        <w:t>4e", "91", "55", "b7", "be</w:t>
      </w:r>
      <w:proofErr w:type="gramStart"/>
      <w:r w:rsidRPr="00BA70B8">
        <w:rPr>
          <w:color w:val="4EA72E" w:themeColor="accent6"/>
        </w:rPr>
        <w:t>" }</w:t>
      </w:r>
      <w:proofErr w:type="gramEnd"/>
      <w:r w:rsidRPr="00BA70B8">
        <w:rPr>
          <w:color w:val="4EA72E" w:themeColor="accent6"/>
        </w:rPr>
        <w:t>, // y=4 (top)</w:t>
      </w:r>
    </w:p>
    <w:p w14:paraId="2DC117F2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 xml:space="preserve">            </w:t>
      </w:r>
      <w:proofErr w:type="gramStart"/>
      <w:r w:rsidRPr="00BA70B8">
        <w:rPr>
          <w:color w:val="4EA72E" w:themeColor="accent6"/>
        </w:rPr>
        <w:t>{ "</w:t>
      </w:r>
      <w:proofErr w:type="gramEnd"/>
      <w:r w:rsidRPr="00BA70B8">
        <w:rPr>
          <w:color w:val="4EA72E" w:themeColor="accent6"/>
        </w:rPr>
        <w:t>9e", "10", "8e", "53", "2a</w:t>
      </w:r>
      <w:proofErr w:type="gramStart"/>
      <w:r w:rsidRPr="00BA70B8">
        <w:rPr>
          <w:color w:val="4EA72E" w:themeColor="accent6"/>
        </w:rPr>
        <w:t>" }</w:t>
      </w:r>
      <w:proofErr w:type="gramEnd"/>
      <w:r w:rsidRPr="00BA70B8">
        <w:rPr>
          <w:color w:val="4EA72E" w:themeColor="accent6"/>
        </w:rPr>
        <w:t>, // y=3</w:t>
      </w:r>
    </w:p>
    <w:p w14:paraId="63C05B61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 xml:space="preserve">            </w:t>
      </w:r>
      <w:proofErr w:type="gramStart"/>
      <w:r w:rsidRPr="00BA70B8">
        <w:rPr>
          <w:color w:val="4EA72E" w:themeColor="accent6"/>
        </w:rPr>
        <w:t>{ "</w:t>
      </w:r>
      <w:proofErr w:type="gramEnd"/>
      <w:r w:rsidRPr="00BA70B8">
        <w:rPr>
          <w:color w:val="4EA72E" w:themeColor="accent6"/>
        </w:rPr>
        <w:t>03", "47", "65", "7a", "d2</w:t>
      </w:r>
      <w:proofErr w:type="gramStart"/>
      <w:r w:rsidRPr="00BA70B8">
        <w:rPr>
          <w:color w:val="4EA72E" w:themeColor="accent6"/>
        </w:rPr>
        <w:t>" }</w:t>
      </w:r>
      <w:proofErr w:type="gramEnd"/>
      <w:r w:rsidRPr="00BA70B8">
        <w:rPr>
          <w:color w:val="4EA72E" w:themeColor="accent6"/>
        </w:rPr>
        <w:t>, // y=2</w:t>
      </w:r>
    </w:p>
    <w:p w14:paraId="657E887B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 xml:space="preserve">            </w:t>
      </w:r>
      <w:proofErr w:type="gramStart"/>
      <w:r w:rsidRPr="00BA70B8">
        <w:rPr>
          <w:color w:val="4EA72E" w:themeColor="accent6"/>
        </w:rPr>
        <w:t>{ "</w:t>
      </w:r>
      <w:proofErr w:type="gramEnd"/>
      <w:r w:rsidRPr="00BA70B8">
        <w:rPr>
          <w:color w:val="4EA72E" w:themeColor="accent6"/>
        </w:rPr>
        <w:t>00", "06", "c5", "7b", "8d</w:t>
      </w:r>
      <w:proofErr w:type="gramStart"/>
      <w:r w:rsidRPr="00BA70B8">
        <w:rPr>
          <w:color w:val="4EA72E" w:themeColor="accent6"/>
        </w:rPr>
        <w:t>" }</w:t>
      </w:r>
      <w:proofErr w:type="gramEnd"/>
      <w:r w:rsidRPr="00BA70B8">
        <w:rPr>
          <w:color w:val="4EA72E" w:themeColor="accent6"/>
        </w:rPr>
        <w:t>, // y=1</w:t>
      </w:r>
    </w:p>
    <w:p w14:paraId="4246B445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 xml:space="preserve">            </w:t>
      </w:r>
      <w:proofErr w:type="gramStart"/>
      <w:r w:rsidRPr="00BA70B8">
        <w:rPr>
          <w:color w:val="4EA72E" w:themeColor="accent6"/>
        </w:rPr>
        <w:t>{ "</w:t>
      </w:r>
      <w:proofErr w:type="gramEnd"/>
      <w:r w:rsidRPr="00BA70B8">
        <w:rPr>
          <w:color w:val="4EA72E" w:themeColor="accent6"/>
        </w:rPr>
        <w:t>9a", "91", "c0", "</w:t>
      </w:r>
      <w:proofErr w:type="spellStart"/>
      <w:r w:rsidRPr="00BA70B8">
        <w:rPr>
          <w:color w:val="4EA72E" w:themeColor="accent6"/>
        </w:rPr>
        <w:t>ce</w:t>
      </w:r>
      <w:proofErr w:type="spellEnd"/>
      <w:r w:rsidRPr="00BA70B8">
        <w:rPr>
          <w:color w:val="4EA72E" w:themeColor="accent6"/>
        </w:rPr>
        <w:t>", "24</w:t>
      </w:r>
      <w:proofErr w:type="gramStart"/>
      <w:r w:rsidRPr="00BA70B8">
        <w:rPr>
          <w:color w:val="4EA72E" w:themeColor="accent6"/>
        </w:rPr>
        <w:t>" }</w:t>
      </w:r>
      <w:proofErr w:type="gramEnd"/>
      <w:r w:rsidRPr="00BA70B8">
        <w:rPr>
          <w:color w:val="4EA72E" w:themeColor="accent6"/>
        </w:rPr>
        <w:t xml:space="preserve"> // y=0 (bottom)</w:t>
      </w:r>
    </w:p>
    <w:p w14:paraId="2D7E8FE3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>    };</w:t>
      </w:r>
    </w:p>
    <w:p w14:paraId="6B62C29E" w14:textId="77777777" w:rsidR="00BA70B8" w:rsidRPr="00BA70B8" w:rsidRDefault="00BA70B8" w:rsidP="00BA70B8">
      <w:pPr>
        <w:pStyle w:val="NoSpacing"/>
        <w:rPr>
          <w:color w:val="4EA72E" w:themeColor="accent6"/>
        </w:rPr>
      </w:pPr>
    </w:p>
    <w:p w14:paraId="46D1085B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>    // Function to apply Pi transformation</w:t>
      </w:r>
    </w:p>
    <w:p w14:paraId="5C3A66B2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 xml:space="preserve">    public static </w:t>
      </w:r>
      <w:proofErr w:type="gramStart"/>
      <w:r w:rsidRPr="00BA70B8">
        <w:rPr>
          <w:color w:val="4EA72E" w:themeColor="accent6"/>
        </w:rPr>
        <w:t>String[][</w:t>
      </w:r>
      <w:proofErr w:type="gramEnd"/>
      <w:r w:rsidRPr="00BA70B8">
        <w:rPr>
          <w:color w:val="4EA72E" w:themeColor="accent6"/>
        </w:rPr>
        <w:t xml:space="preserve">] </w:t>
      </w:r>
      <w:proofErr w:type="spellStart"/>
      <w:proofErr w:type="gramStart"/>
      <w:r w:rsidRPr="00BA70B8">
        <w:rPr>
          <w:color w:val="4EA72E" w:themeColor="accent6"/>
        </w:rPr>
        <w:t>applyPiTransformation</w:t>
      </w:r>
      <w:proofErr w:type="spellEnd"/>
      <w:r w:rsidRPr="00BA70B8">
        <w:rPr>
          <w:color w:val="4EA72E" w:themeColor="accent6"/>
        </w:rPr>
        <w:t>(</w:t>
      </w:r>
      <w:proofErr w:type="gramEnd"/>
      <w:r w:rsidRPr="00BA70B8">
        <w:rPr>
          <w:color w:val="4EA72E" w:themeColor="accent6"/>
        </w:rPr>
        <w:t>) {</w:t>
      </w:r>
    </w:p>
    <w:p w14:paraId="47829A1F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 xml:space="preserve">        </w:t>
      </w:r>
      <w:proofErr w:type="gramStart"/>
      <w:r w:rsidRPr="00BA70B8">
        <w:rPr>
          <w:color w:val="4EA72E" w:themeColor="accent6"/>
        </w:rPr>
        <w:t>String[][</w:t>
      </w:r>
      <w:proofErr w:type="gramEnd"/>
      <w:r w:rsidRPr="00BA70B8">
        <w:rPr>
          <w:color w:val="4EA72E" w:themeColor="accent6"/>
        </w:rPr>
        <w:t xml:space="preserve">] </w:t>
      </w:r>
      <w:proofErr w:type="spellStart"/>
      <w:r w:rsidRPr="00BA70B8">
        <w:rPr>
          <w:color w:val="4EA72E" w:themeColor="accent6"/>
        </w:rPr>
        <w:t>transformedMatrix</w:t>
      </w:r>
      <w:proofErr w:type="spellEnd"/>
      <w:r w:rsidRPr="00BA70B8">
        <w:rPr>
          <w:color w:val="4EA72E" w:themeColor="accent6"/>
        </w:rPr>
        <w:t xml:space="preserve"> = new </w:t>
      </w:r>
      <w:proofErr w:type="gramStart"/>
      <w:r w:rsidRPr="00BA70B8">
        <w:rPr>
          <w:color w:val="4EA72E" w:themeColor="accent6"/>
        </w:rPr>
        <w:t>String[</w:t>
      </w:r>
      <w:proofErr w:type="gramEnd"/>
      <w:r w:rsidRPr="00BA70B8">
        <w:rPr>
          <w:color w:val="4EA72E" w:themeColor="accent6"/>
        </w:rPr>
        <w:t>5][5</w:t>
      </w:r>
      <w:proofErr w:type="gramStart"/>
      <w:r w:rsidRPr="00BA70B8">
        <w:rPr>
          <w:color w:val="4EA72E" w:themeColor="accent6"/>
        </w:rPr>
        <w:t>];</w:t>
      </w:r>
      <w:proofErr w:type="gramEnd"/>
    </w:p>
    <w:p w14:paraId="785F80D5" w14:textId="77777777" w:rsidR="00BA70B8" w:rsidRPr="00BA70B8" w:rsidRDefault="00BA70B8" w:rsidP="00BA70B8">
      <w:pPr>
        <w:pStyle w:val="NoSpacing"/>
        <w:rPr>
          <w:color w:val="4EA72E" w:themeColor="accent6"/>
        </w:rPr>
      </w:pPr>
    </w:p>
    <w:p w14:paraId="02DE68F6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>        for (int x = 0; x &lt; 5; x++) {</w:t>
      </w:r>
    </w:p>
    <w:p w14:paraId="296D6954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>            for (int y = 0; y &lt; 5; y++) {</w:t>
      </w:r>
    </w:p>
    <w:p w14:paraId="656E8BB0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>                // Apply Pi transformation: (x, y) → (y, (2x + 3y) mod 5)</w:t>
      </w:r>
    </w:p>
    <w:p w14:paraId="5CF1DD6A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>                // Note: Our matrix is stored with y=4 at top (index 0) and y=0 at bottom (index</w:t>
      </w:r>
    </w:p>
    <w:p w14:paraId="45C81CB9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>                // 4)</w:t>
      </w:r>
    </w:p>
    <w:p w14:paraId="2902D0A8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 xml:space="preserve">                // </w:t>
      </w:r>
      <w:proofErr w:type="gramStart"/>
      <w:r w:rsidRPr="00BA70B8">
        <w:rPr>
          <w:color w:val="4EA72E" w:themeColor="accent6"/>
        </w:rPr>
        <w:t>So</w:t>
      </w:r>
      <w:proofErr w:type="gramEnd"/>
      <w:r w:rsidRPr="00BA70B8">
        <w:rPr>
          <w:color w:val="4EA72E" w:themeColor="accent6"/>
        </w:rPr>
        <w:t xml:space="preserve"> we need to adjust the y coordinates for the transformation</w:t>
      </w:r>
    </w:p>
    <w:p w14:paraId="6C0B82A3" w14:textId="77777777" w:rsidR="00BA70B8" w:rsidRPr="00BA70B8" w:rsidRDefault="00BA70B8" w:rsidP="00BA70B8">
      <w:pPr>
        <w:pStyle w:val="NoSpacing"/>
        <w:rPr>
          <w:color w:val="4EA72E" w:themeColor="accent6"/>
        </w:rPr>
      </w:pPr>
    </w:p>
    <w:p w14:paraId="109F9D9B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lastRenderedPageBreak/>
        <w:t>                // Current y in standard coordinates (where y=0 is bottom)</w:t>
      </w:r>
    </w:p>
    <w:p w14:paraId="566DF67C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 xml:space="preserve">                int </w:t>
      </w:r>
      <w:proofErr w:type="spellStart"/>
      <w:r w:rsidRPr="00BA70B8">
        <w:rPr>
          <w:color w:val="4EA72E" w:themeColor="accent6"/>
        </w:rPr>
        <w:t>stdY</w:t>
      </w:r>
      <w:proofErr w:type="spellEnd"/>
      <w:r w:rsidRPr="00BA70B8">
        <w:rPr>
          <w:color w:val="4EA72E" w:themeColor="accent6"/>
        </w:rPr>
        <w:t xml:space="preserve"> = 4 - </w:t>
      </w:r>
      <w:proofErr w:type="gramStart"/>
      <w:r w:rsidRPr="00BA70B8">
        <w:rPr>
          <w:color w:val="4EA72E" w:themeColor="accent6"/>
        </w:rPr>
        <w:t>y;</w:t>
      </w:r>
      <w:proofErr w:type="gramEnd"/>
    </w:p>
    <w:p w14:paraId="5395CF35" w14:textId="77777777" w:rsidR="00BA70B8" w:rsidRPr="00BA70B8" w:rsidRDefault="00BA70B8" w:rsidP="00BA70B8">
      <w:pPr>
        <w:pStyle w:val="NoSpacing"/>
        <w:rPr>
          <w:color w:val="4EA72E" w:themeColor="accent6"/>
        </w:rPr>
      </w:pPr>
    </w:p>
    <w:p w14:paraId="353B0E21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>                // Calculate new position</w:t>
      </w:r>
    </w:p>
    <w:p w14:paraId="3599D4B7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 xml:space="preserve">                int </w:t>
      </w:r>
      <w:proofErr w:type="spellStart"/>
      <w:r w:rsidRPr="00BA70B8">
        <w:rPr>
          <w:color w:val="4EA72E" w:themeColor="accent6"/>
        </w:rPr>
        <w:t>newX</w:t>
      </w:r>
      <w:proofErr w:type="spellEnd"/>
      <w:r w:rsidRPr="00BA70B8">
        <w:rPr>
          <w:color w:val="4EA72E" w:themeColor="accent6"/>
        </w:rPr>
        <w:t xml:space="preserve"> = </w:t>
      </w:r>
      <w:proofErr w:type="gramStart"/>
      <w:r w:rsidRPr="00BA70B8">
        <w:rPr>
          <w:color w:val="4EA72E" w:themeColor="accent6"/>
        </w:rPr>
        <w:t>stdY;</w:t>
      </w:r>
      <w:proofErr w:type="gramEnd"/>
    </w:p>
    <w:p w14:paraId="69824A51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 xml:space="preserve">                int </w:t>
      </w:r>
      <w:proofErr w:type="spellStart"/>
      <w:r w:rsidRPr="00BA70B8">
        <w:rPr>
          <w:color w:val="4EA72E" w:themeColor="accent6"/>
        </w:rPr>
        <w:t>newY</w:t>
      </w:r>
      <w:proofErr w:type="spellEnd"/>
      <w:r w:rsidRPr="00BA70B8">
        <w:rPr>
          <w:color w:val="4EA72E" w:themeColor="accent6"/>
        </w:rPr>
        <w:t xml:space="preserve"> = (2 * x + 3 * </w:t>
      </w:r>
      <w:proofErr w:type="spellStart"/>
      <w:r w:rsidRPr="00BA70B8">
        <w:rPr>
          <w:color w:val="4EA72E" w:themeColor="accent6"/>
        </w:rPr>
        <w:t>stdY</w:t>
      </w:r>
      <w:proofErr w:type="spellEnd"/>
      <w:r w:rsidRPr="00BA70B8">
        <w:rPr>
          <w:color w:val="4EA72E" w:themeColor="accent6"/>
        </w:rPr>
        <w:t xml:space="preserve">) % </w:t>
      </w:r>
      <w:proofErr w:type="gramStart"/>
      <w:r w:rsidRPr="00BA70B8">
        <w:rPr>
          <w:color w:val="4EA72E" w:themeColor="accent6"/>
        </w:rPr>
        <w:t>5;</w:t>
      </w:r>
      <w:proofErr w:type="gramEnd"/>
    </w:p>
    <w:p w14:paraId="4669FD76" w14:textId="77777777" w:rsidR="00BA70B8" w:rsidRPr="00BA70B8" w:rsidRDefault="00BA70B8" w:rsidP="00BA70B8">
      <w:pPr>
        <w:pStyle w:val="NoSpacing"/>
        <w:rPr>
          <w:color w:val="4EA72E" w:themeColor="accent6"/>
        </w:rPr>
      </w:pPr>
    </w:p>
    <w:p w14:paraId="6B2D7141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 xml:space="preserve">                // Convert </w:t>
      </w:r>
      <w:proofErr w:type="spellStart"/>
      <w:r w:rsidRPr="00BA70B8">
        <w:rPr>
          <w:color w:val="4EA72E" w:themeColor="accent6"/>
        </w:rPr>
        <w:t>newY</w:t>
      </w:r>
      <w:proofErr w:type="spellEnd"/>
      <w:r w:rsidRPr="00BA70B8">
        <w:rPr>
          <w:color w:val="4EA72E" w:themeColor="accent6"/>
        </w:rPr>
        <w:t xml:space="preserve"> back to our matrix coordinates</w:t>
      </w:r>
    </w:p>
    <w:p w14:paraId="495EBF34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 xml:space="preserve">                int </w:t>
      </w:r>
      <w:proofErr w:type="spellStart"/>
      <w:r w:rsidRPr="00BA70B8">
        <w:rPr>
          <w:color w:val="4EA72E" w:themeColor="accent6"/>
        </w:rPr>
        <w:t>newMatrixY</w:t>
      </w:r>
      <w:proofErr w:type="spellEnd"/>
      <w:r w:rsidRPr="00BA70B8">
        <w:rPr>
          <w:color w:val="4EA72E" w:themeColor="accent6"/>
        </w:rPr>
        <w:t xml:space="preserve"> = 4 - </w:t>
      </w:r>
      <w:proofErr w:type="spellStart"/>
      <w:proofErr w:type="gramStart"/>
      <w:r w:rsidRPr="00BA70B8">
        <w:rPr>
          <w:color w:val="4EA72E" w:themeColor="accent6"/>
        </w:rPr>
        <w:t>newY</w:t>
      </w:r>
      <w:proofErr w:type="spellEnd"/>
      <w:r w:rsidRPr="00BA70B8">
        <w:rPr>
          <w:color w:val="4EA72E" w:themeColor="accent6"/>
        </w:rPr>
        <w:t>;</w:t>
      </w:r>
      <w:proofErr w:type="gramEnd"/>
    </w:p>
    <w:p w14:paraId="52D9F9A4" w14:textId="77777777" w:rsidR="00BA70B8" w:rsidRPr="00BA70B8" w:rsidRDefault="00BA70B8" w:rsidP="00BA70B8">
      <w:pPr>
        <w:pStyle w:val="NoSpacing"/>
        <w:rPr>
          <w:color w:val="4EA72E" w:themeColor="accent6"/>
        </w:rPr>
      </w:pPr>
    </w:p>
    <w:p w14:paraId="0F4AFAEC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 xml:space="preserve">                </w:t>
      </w:r>
      <w:proofErr w:type="spellStart"/>
      <w:r w:rsidRPr="00BA70B8">
        <w:rPr>
          <w:color w:val="4EA72E" w:themeColor="accent6"/>
        </w:rPr>
        <w:t>transformedMatrix</w:t>
      </w:r>
      <w:proofErr w:type="spellEnd"/>
      <w:r w:rsidRPr="00BA70B8">
        <w:rPr>
          <w:color w:val="4EA72E" w:themeColor="accent6"/>
        </w:rPr>
        <w:t>[</w:t>
      </w:r>
      <w:proofErr w:type="spellStart"/>
      <w:r w:rsidRPr="00BA70B8">
        <w:rPr>
          <w:color w:val="4EA72E" w:themeColor="accent6"/>
        </w:rPr>
        <w:t>newMatrixY</w:t>
      </w:r>
      <w:proofErr w:type="spellEnd"/>
      <w:r w:rsidRPr="00BA70B8">
        <w:rPr>
          <w:color w:val="4EA72E" w:themeColor="accent6"/>
        </w:rPr>
        <w:t>][</w:t>
      </w:r>
      <w:proofErr w:type="spellStart"/>
      <w:r w:rsidRPr="00BA70B8">
        <w:rPr>
          <w:color w:val="4EA72E" w:themeColor="accent6"/>
        </w:rPr>
        <w:t>newX</w:t>
      </w:r>
      <w:proofErr w:type="spellEnd"/>
      <w:r w:rsidRPr="00BA70B8">
        <w:rPr>
          <w:color w:val="4EA72E" w:themeColor="accent6"/>
        </w:rPr>
        <w:t xml:space="preserve">] = </w:t>
      </w:r>
      <w:proofErr w:type="spellStart"/>
      <w:r w:rsidRPr="00BA70B8">
        <w:rPr>
          <w:color w:val="4EA72E" w:themeColor="accent6"/>
        </w:rPr>
        <w:t>stateMatrix</w:t>
      </w:r>
      <w:proofErr w:type="spellEnd"/>
      <w:r w:rsidRPr="00BA70B8">
        <w:rPr>
          <w:color w:val="4EA72E" w:themeColor="accent6"/>
        </w:rPr>
        <w:t>[y][x</w:t>
      </w:r>
      <w:proofErr w:type="gramStart"/>
      <w:r w:rsidRPr="00BA70B8">
        <w:rPr>
          <w:color w:val="4EA72E" w:themeColor="accent6"/>
        </w:rPr>
        <w:t>];</w:t>
      </w:r>
      <w:proofErr w:type="gramEnd"/>
    </w:p>
    <w:p w14:paraId="4A88EA41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>            }</w:t>
      </w:r>
    </w:p>
    <w:p w14:paraId="018F9423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>        }</w:t>
      </w:r>
    </w:p>
    <w:p w14:paraId="7C32B1FE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 xml:space="preserve">        return </w:t>
      </w:r>
      <w:proofErr w:type="spellStart"/>
      <w:proofErr w:type="gramStart"/>
      <w:r w:rsidRPr="00BA70B8">
        <w:rPr>
          <w:color w:val="4EA72E" w:themeColor="accent6"/>
        </w:rPr>
        <w:t>transformedMatrix</w:t>
      </w:r>
      <w:proofErr w:type="spellEnd"/>
      <w:r w:rsidRPr="00BA70B8">
        <w:rPr>
          <w:color w:val="4EA72E" w:themeColor="accent6"/>
        </w:rPr>
        <w:t>;</w:t>
      </w:r>
      <w:proofErr w:type="gramEnd"/>
    </w:p>
    <w:p w14:paraId="3FE34EB7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>    }</w:t>
      </w:r>
    </w:p>
    <w:p w14:paraId="0E4FA803" w14:textId="77777777" w:rsidR="00BA70B8" w:rsidRPr="00BA70B8" w:rsidRDefault="00BA70B8" w:rsidP="00BA70B8">
      <w:pPr>
        <w:pStyle w:val="NoSpacing"/>
        <w:rPr>
          <w:color w:val="4EA72E" w:themeColor="accent6"/>
        </w:rPr>
      </w:pPr>
    </w:p>
    <w:p w14:paraId="20ED334A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 xml:space="preserve">    public static void </w:t>
      </w:r>
      <w:proofErr w:type="spellStart"/>
      <w:proofErr w:type="gramStart"/>
      <w:r w:rsidRPr="00BA70B8">
        <w:rPr>
          <w:color w:val="4EA72E" w:themeColor="accent6"/>
        </w:rPr>
        <w:t>printMatrix</w:t>
      </w:r>
      <w:proofErr w:type="spellEnd"/>
      <w:r w:rsidRPr="00BA70B8">
        <w:rPr>
          <w:color w:val="4EA72E" w:themeColor="accent6"/>
        </w:rPr>
        <w:t>(String[][</w:t>
      </w:r>
      <w:proofErr w:type="gramEnd"/>
      <w:r w:rsidRPr="00BA70B8">
        <w:rPr>
          <w:color w:val="4EA72E" w:themeColor="accent6"/>
        </w:rPr>
        <w:t>] matrix) {</w:t>
      </w:r>
    </w:p>
    <w:p w14:paraId="46D55A33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 xml:space="preserve">        </w:t>
      </w:r>
      <w:proofErr w:type="spellStart"/>
      <w:r w:rsidRPr="00BA70B8">
        <w:rPr>
          <w:color w:val="4EA72E" w:themeColor="accent6"/>
        </w:rPr>
        <w:t>System.out.println</w:t>
      </w:r>
      <w:proofErr w:type="spellEnd"/>
      <w:r w:rsidRPr="00BA70B8">
        <w:rPr>
          <w:color w:val="4EA72E" w:themeColor="accent6"/>
        </w:rPr>
        <w:t>("y\\x   x=0    x=1    x=2    x=3    x=4"</w:t>
      </w:r>
      <w:proofErr w:type="gramStart"/>
      <w:r w:rsidRPr="00BA70B8">
        <w:rPr>
          <w:color w:val="4EA72E" w:themeColor="accent6"/>
        </w:rPr>
        <w:t>);</w:t>
      </w:r>
      <w:proofErr w:type="gramEnd"/>
    </w:p>
    <w:p w14:paraId="01F238D6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 xml:space="preserve">        </w:t>
      </w:r>
      <w:proofErr w:type="spellStart"/>
      <w:r w:rsidRPr="00BA70B8">
        <w:rPr>
          <w:color w:val="4EA72E" w:themeColor="accent6"/>
        </w:rPr>
        <w:t>System.out.println</w:t>
      </w:r>
      <w:proofErr w:type="spellEnd"/>
      <w:r w:rsidRPr="00BA70B8">
        <w:rPr>
          <w:color w:val="4EA72E" w:themeColor="accent6"/>
        </w:rPr>
        <w:t>("----------------------------------------"</w:t>
      </w:r>
      <w:proofErr w:type="gramStart"/>
      <w:r w:rsidRPr="00BA70B8">
        <w:rPr>
          <w:color w:val="4EA72E" w:themeColor="accent6"/>
        </w:rPr>
        <w:t>);</w:t>
      </w:r>
      <w:proofErr w:type="gramEnd"/>
    </w:p>
    <w:p w14:paraId="447B2935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>        for (int y = 0; y &lt; 5; y++) {</w:t>
      </w:r>
    </w:p>
    <w:p w14:paraId="43E8AA53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 xml:space="preserve">            </w:t>
      </w:r>
      <w:proofErr w:type="spellStart"/>
      <w:r w:rsidRPr="00BA70B8">
        <w:rPr>
          <w:color w:val="4EA72E" w:themeColor="accent6"/>
        </w:rPr>
        <w:t>System.out.printf</w:t>
      </w:r>
      <w:proofErr w:type="spellEnd"/>
      <w:r w:rsidRPr="00BA70B8">
        <w:rPr>
          <w:color w:val="4EA72E" w:themeColor="accent6"/>
        </w:rPr>
        <w:t>("y=%d | ", 4 - y); // Show y coordinate in standard form (4 at top)</w:t>
      </w:r>
    </w:p>
    <w:p w14:paraId="4FDB1B5A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>            for (int x = 0; x &lt; 5; x++) {</w:t>
      </w:r>
    </w:p>
    <w:p w14:paraId="23B5266F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 xml:space="preserve">                </w:t>
      </w:r>
      <w:proofErr w:type="spellStart"/>
      <w:r w:rsidRPr="00BA70B8">
        <w:rPr>
          <w:color w:val="4EA72E" w:themeColor="accent6"/>
        </w:rPr>
        <w:t>System.out.printf</w:t>
      </w:r>
      <w:proofErr w:type="spellEnd"/>
      <w:r w:rsidRPr="00BA70B8">
        <w:rPr>
          <w:color w:val="4EA72E" w:themeColor="accent6"/>
        </w:rPr>
        <w:t>("%4</w:t>
      </w:r>
      <w:proofErr w:type="gramStart"/>
      <w:r w:rsidRPr="00BA70B8">
        <w:rPr>
          <w:color w:val="4EA72E" w:themeColor="accent6"/>
        </w:rPr>
        <w:t>s  "</w:t>
      </w:r>
      <w:proofErr w:type="gramEnd"/>
      <w:r w:rsidRPr="00BA70B8">
        <w:rPr>
          <w:color w:val="4EA72E" w:themeColor="accent6"/>
        </w:rPr>
        <w:t>, matrix[y][x]</w:t>
      </w:r>
      <w:proofErr w:type="gramStart"/>
      <w:r w:rsidRPr="00BA70B8">
        <w:rPr>
          <w:color w:val="4EA72E" w:themeColor="accent6"/>
        </w:rPr>
        <w:t>);</w:t>
      </w:r>
      <w:proofErr w:type="gramEnd"/>
    </w:p>
    <w:p w14:paraId="779048E3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>            }</w:t>
      </w:r>
    </w:p>
    <w:p w14:paraId="75492120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 xml:space="preserve">            </w:t>
      </w:r>
      <w:proofErr w:type="spellStart"/>
      <w:r w:rsidRPr="00BA70B8">
        <w:rPr>
          <w:color w:val="4EA72E" w:themeColor="accent6"/>
        </w:rPr>
        <w:t>System.out.println</w:t>
      </w:r>
      <w:proofErr w:type="spellEnd"/>
      <w:r w:rsidRPr="00BA70B8">
        <w:rPr>
          <w:color w:val="4EA72E" w:themeColor="accent6"/>
        </w:rPr>
        <w:t>(</w:t>
      </w:r>
      <w:proofErr w:type="gramStart"/>
      <w:r w:rsidRPr="00BA70B8">
        <w:rPr>
          <w:color w:val="4EA72E" w:themeColor="accent6"/>
        </w:rPr>
        <w:t>);</w:t>
      </w:r>
      <w:proofErr w:type="gramEnd"/>
    </w:p>
    <w:p w14:paraId="1188C1CA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>        }</w:t>
      </w:r>
    </w:p>
    <w:p w14:paraId="467F0AEB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>    }</w:t>
      </w:r>
    </w:p>
    <w:p w14:paraId="12D2BD7A" w14:textId="77777777" w:rsidR="00BA70B8" w:rsidRPr="00BA70B8" w:rsidRDefault="00BA70B8" w:rsidP="00BA70B8">
      <w:pPr>
        <w:pStyle w:val="NoSpacing"/>
        <w:rPr>
          <w:color w:val="4EA72E" w:themeColor="accent6"/>
        </w:rPr>
      </w:pPr>
    </w:p>
    <w:p w14:paraId="39BBBE92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 xml:space="preserve">    public static void </w:t>
      </w:r>
      <w:proofErr w:type="gramStart"/>
      <w:r w:rsidRPr="00BA70B8">
        <w:rPr>
          <w:color w:val="4EA72E" w:themeColor="accent6"/>
        </w:rPr>
        <w:t>main(String[</w:t>
      </w:r>
      <w:proofErr w:type="gramEnd"/>
      <w:r w:rsidRPr="00BA70B8">
        <w:rPr>
          <w:color w:val="4EA72E" w:themeColor="accent6"/>
        </w:rPr>
        <w:t xml:space="preserve">] </w:t>
      </w:r>
      <w:proofErr w:type="spellStart"/>
      <w:r w:rsidRPr="00BA70B8">
        <w:rPr>
          <w:color w:val="4EA72E" w:themeColor="accent6"/>
        </w:rPr>
        <w:t>args</w:t>
      </w:r>
      <w:proofErr w:type="spellEnd"/>
      <w:r w:rsidRPr="00BA70B8">
        <w:rPr>
          <w:color w:val="4EA72E" w:themeColor="accent6"/>
        </w:rPr>
        <w:t>) {</w:t>
      </w:r>
    </w:p>
    <w:p w14:paraId="728ACB4A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 xml:space="preserve">        </w:t>
      </w:r>
      <w:proofErr w:type="spellStart"/>
      <w:r w:rsidRPr="00BA70B8">
        <w:rPr>
          <w:color w:val="4EA72E" w:themeColor="accent6"/>
        </w:rPr>
        <w:t>System.out.println</w:t>
      </w:r>
      <w:proofErr w:type="spellEnd"/>
      <w:r w:rsidRPr="00BA70B8">
        <w:rPr>
          <w:color w:val="4EA72E" w:themeColor="accent6"/>
        </w:rPr>
        <w:t>("State Matrix (After Rho):"</w:t>
      </w:r>
      <w:proofErr w:type="gramStart"/>
      <w:r w:rsidRPr="00BA70B8">
        <w:rPr>
          <w:color w:val="4EA72E" w:themeColor="accent6"/>
        </w:rPr>
        <w:t>);</w:t>
      </w:r>
      <w:proofErr w:type="gramEnd"/>
    </w:p>
    <w:p w14:paraId="51A5D76F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 xml:space="preserve">        </w:t>
      </w:r>
      <w:proofErr w:type="spellStart"/>
      <w:r w:rsidRPr="00BA70B8">
        <w:rPr>
          <w:color w:val="4EA72E" w:themeColor="accent6"/>
        </w:rPr>
        <w:t>printMatrix</w:t>
      </w:r>
      <w:proofErr w:type="spellEnd"/>
      <w:r w:rsidRPr="00BA70B8">
        <w:rPr>
          <w:color w:val="4EA72E" w:themeColor="accent6"/>
        </w:rPr>
        <w:t>(</w:t>
      </w:r>
      <w:proofErr w:type="spellStart"/>
      <w:r w:rsidRPr="00BA70B8">
        <w:rPr>
          <w:color w:val="4EA72E" w:themeColor="accent6"/>
        </w:rPr>
        <w:t>stateMatrix</w:t>
      </w:r>
      <w:proofErr w:type="spellEnd"/>
      <w:proofErr w:type="gramStart"/>
      <w:r w:rsidRPr="00BA70B8">
        <w:rPr>
          <w:color w:val="4EA72E" w:themeColor="accent6"/>
        </w:rPr>
        <w:t>);</w:t>
      </w:r>
      <w:proofErr w:type="gramEnd"/>
    </w:p>
    <w:p w14:paraId="62469969" w14:textId="77777777" w:rsidR="00BA70B8" w:rsidRPr="00BA70B8" w:rsidRDefault="00BA70B8" w:rsidP="00BA70B8">
      <w:pPr>
        <w:pStyle w:val="NoSpacing"/>
        <w:rPr>
          <w:color w:val="4EA72E" w:themeColor="accent6"/>
        </w:rPr>
      </w:pPr>
    </w:p>
    <w:p w14:paraId="4978340D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 xml:space="preserve">        </w:t>
      </w:r>
      <w:proofErr w:type="spellStart"/>
      <w:r w:rsidRPr="00BA70B8">
        <w:rPr>
          <w:color w:val="4EA72E" w:themeColor="accent6"/>
        </w:rPr>
        <w:t>System.out.println</w:t>
      </w:r>
      <w:proofErr w:type="spellEnd"/>
      <w:r w:rsidRPr="00BA70B8">
        <w:rPr>
          <w:color w:val="4EA72E" w:themeColor="accent6"/>
        </w:rPr>
        <w:t>("\</w:t>
      </w:r>
      <w:proofErr w:type="spellStart"/>
      <w:r w:rsidRPr="00BA70B8">
        <w:rPr>
          <w:color w:val="4EA72E" w:themeColor="accent6"/>
        </w:rPr>
        <w:t>nAfter</w:t>
      </w:r>
      <w:proofErr w:type="spellEnd"/>
      <w:r w:rsidRPr="00BA70B8">
        <w:rPr>
          <w:color w:val="4EA72E" w:themeColor="accent6"/>
        </w:rPr>
        <w:t xml:space="preserve"> Pi:"</w:t>
      </w:r>
      <w:proofErr w:type="gramStart"/>
      <w:r w:rsidRPr="00BA70B8">
        <w:rPr>
          <w:color w:val="4EA72E" w:themeColor="accent6"/>
        </w:rPr>
        <w:t>);</w:t>
      </w:r>
      <w:proofErr w:type="gramEnd"/>
    </w:p>
    <w:p w14:paraId="2371A793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 xml:space="preserve">        </w:t>
      </w:r>
      <w:proofErr w:type="spellStart"/>
      <w:r w:rsidRPr="00BA70B8">
        <w:rPr>
          <w:color w:val="4EA72E" w:themeColor="accent6"/>
        </w:rPr>
        <w:t>printMatrix</w:t>
      </w:r>
      <w:proofErr w:type="spellEnd"/>
      <w:r w:rsidRPr="00BA70B8">
        <w:rPr>
          <w:color w:val="4EA72E" w:themeColor="accent6"/>
        </w:rPr>
        <w:t>(</w:t>
      </w:r>
      <w:proofErr w:type="spellStart"/>
      <w:proofErr w:type="gramStart"/>
      <w:r w:rsidRPr="00BA70B8">
        <w:rPr>
          <w:color w:val="4EA72E" w:themeColor="accent6"/>
        </w:rPr>
        <w:t>applyPiTransformation</w:t>
      </w:r>
      <w:proofErr w:type="spellEnd"/>
      <w:r w:rsidRPr="00BA70B8">
        <w:rPr>
          <w:color w:val="4EA72E" w:themeColor="accent6"/>
        </w:rPr>
        <w:t>(</w:t>
      </w:r>
      <w:proofErr w:type="gramEnd"/>
      <w:r w:rsidRPr="00BA70B8">
        <w:rPr>
          <w:color w:val="4EA72E" w:themeColor="accent6"/>
        </w:rPr>
        <w:t>)</w:t>
      </w:r>
      <w:proofErr w:type="gramStart"/>
      <w:r w:rsidRPr="00BA70B8">
        <w:rPr>
          <w:color w:val="4EA72E" w:themeColor="accent6"/>
        </w:rPr>
        <w:t>);</w:t>
      </w:r>
      <w:proofErr w:type="gramEnd"/>
    </w:p>
    <w:p w14:paraId="5A366581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>    }</w:t>
      </w:r>
    </w:p>
    <w:p w14:paraId="73E0DB0E" w14:textId="77777777" w:rsidR="00BA70B8" w:rsidRPr="00BA70B8" w:rsidRDefault="00BA70B8" w:rsidP="00BA70B8">
      <w:pPr>
        <w:pStyle w:val="NoSpacing"/>
        <w:rPr>
          <w:color w:val="4EA72E" w:themeColor="accent6"/>
        </w:rPr>
      </w:pPr>
      <w:r w:rsidRPr="00BA70B8">
        <w:rPr>
          <w:color w:val="4EA72E" w:themeColor="accent6"/>
        </w:rPr>
        <w:t>}</w:t>
      </w:r>
    </w:p>
    <w:p w14:paraId="2B540EB8" w14:textId="3D90AEF3" w:rsidR="00DC339A" w:rsidRDefault="00BA70B8" w:rsidP="00DC339A">
      <w:pPr>
        <w:pStyle w:val="NoSpacing"/>
      </w:pPr>
      <w:r>
        <w:t xml:space="preserve"> </w:t>
      </w:r>
    </w:p>
    <w:p w14:paraId="4992EAB4" w14:textId="77777777" w:rsidR="00A54141" w:rsidRDefault="00A54141" w:rsidP="00DC339A">
      <w:pPr>
        <w:pStyle w:val="NoSpacing"/>
      </w:pPr>
    </w:p>
    <w:p w14:paraId="07EBD366" w14:textId="7A7058F1" w:rsidR="007D0932" w:rsidRPr="007D0932" w:rsidRDefault="007D0932" w:rsidP="00DC339A">
      <w:pPr>
        <w:pStyle w:val="NoSpacing"/>
        <w:rPr>
          <w:b/>
          <w:bCs/>
        </w:rPr>
      </w:pPr>
      <w:r>
        <w:rPr>
          <w:b/>
          <w:bCs/>
        </w:rPr>
        <w:t xml:space="preserve">Results from running code. </w:t>
      </w:r>
    </w:p>
    <w:p w14:paraId="14148A8E" w14:textId="77777777" w:rsidR="00A120DC" w:rsidRDefault="00A120DC" w:rsidP="00A120DC">
      <w:pPr>
        <w:pStyle w:val="NoSpacing"/>
      </w:pPr>
      <w:r>
        <w:t>State Matrix (After Rho):</w:t>
      </w:r>
    </w:p>
    <w:p w14:paraId="73143868" w14:textId="77777777" w:rsidR="00A120DC" w:rsidRDefault="00A120DC" w:rsidP="00A120DC">
      <w:pPr>
        <w:pStyle w:val="NoSpacing"/>
      </w:pPr>
      <w:r>
        <w:t>y\x   x=0    x=1    x=2    x=3    x=4</w:t>
      </w:r>
    </w:p>
    <w:p w14:paraId="69C4F147" w14:textId="77777777" w:rsidR="00A120DC" w:rsidRDefault="00A120DC" w:rsidP="00A120DC">
      <w:pPr>
        <w:pStyle w:val="NoSpacing"/>
      </w:pPr>
      <w:r>
        <w:t>----------------------------------------</w:t>
      </w:r>
    </w:p>
    <w:p w14:paraId="4369289A" w14:textId="77777777" w:rsidR="00A120DC" w:rsidRDefault="00A120DC" w:rsidP="00A120DC">
      <w:pPr>
        <w:pStyle w:val="NoSpacing"/>
      </w:pPr>
      <w:r>
        <w:t xml:space="preserve">y=4 |   </w:t>
      </w:r>
      <w:r w:rsidRPr="00971268">
        <w:rPr>
          <w:highlight w:val="cyan"/>
        </w:rPr>
        <w:t>4e</w:t>
      </w:r>
      <w:r>
        <w:t xml:space="preserve">    91   </w:t>
      </w:r>
      <w:r w:rsidRPr="00971268">
        <w:rPr>
          <w:b/>
          <w:bCs/>
        </w:rPr>
        <w:t xml:space="preserve"> 55</w:t>
      </w:r>
      <w:r>
        <w:t xml:space="preserve">    b7    be  </w:t>
      </w:r>
    </w:p>
    <w:p w14:paraId="344786CB" w14:textId="77777777" w:rsidR="00A120DC" w:rsidRDefault="00A120DC" w:rsidP="00A120DC">
      <w:pPr>
        <w:pStyle w:val="NoSpacing"/>
      </w:pPr>
      <w:r>
        <w:t>y=3 |   9e    10    8e    53    2a</w:t>
      </w:r>
    </w:p>
    <w:p w14:paraId="370AF456" w14:textId="77777777" w:rsidR="00A120DC" w:rsidRDefault="00A120DC" w:rsidP="00A120DC">
      <w:pPr>
        <w:pStyle w:val="NoSpacing"/>
      </w:pPr>
      <w:r>
        <w:t>y=2 |   03    47    65    7a    d2</w:t>
      </w:r>
    </w:p>
    <w:p w14:paraId="3A4C51DF" w14:textId="77777777" w:rsidR="00A120DC" w:rsidRDefault="00A120DC" w:rsidP="00A120DC">
      <w:pPr>
        <w:pStyle w:val="NoSpacing"/>
      </w:pPr>
      <w:r>
        <w:t>y=1 |   00    06    c5    7b    8d</w:t>
      </w:r>
    </w:p>
    <w:p w14:paraId="1CEDAE8E" w14:textId="77777777" w:rsidR="00A120DC" w:rsidRDefault="00A120DC" w:rsidP="00A120DC">
      <w:pPr>
        <w:pStyle w:val="NoSpacing"/>
      </w:pPr>
      <w:r>
        <w:t xml:space="preserve">y=0 |   9a    91    c0    </w:t>
      </w:r>
      <w:proofErr w:type="spellStart"/>
      <w:r>
        <w:t>ce</w:t>
      </w:r>
      <w:proofErr w:type="spellEnd"/>
      <w:r>
        <w:t xml:space="preserve">    24</w:t>
      </w:r>
    </w:p>
    <w:p w14:paraId="654E4F8E" w14:textId="77777777" w:rsidR="00A120DC" w:rsidRDefault="00A120DC" w:rsidP="00A120DC">
      <w:pPr>
        <w:pStyle w:val="NoSpacing"/>
      </w:pPr>
    </w:p>
    <w:p w14:paraId="084EEFDA" w14:textId="77777777" w:rsidR="00A120DC" w:rsidRDefault="00A120DC" w:rsidP="00A120DC">
      <w:pPr>
        <w:pStyle w:val="NoSpacing"/>
      </w:pPr>
      <w:r>
        <w:t>After Pi:</w:t>
      </w:r>
    </w:p>
    <w:p w14:paraId="57543BEF" w14:textId="77777777" w:rsidR="00A120DC" w:rsidRDefault="00A120DC" w:rsidP="00A120DC">
      <w:pPr>
        <w:pStyle w:val="NoSpacing"/>
      </w:pPr>
      <w:r>
        <w:t>y\x   x=0    x=1    x=2    x=3    x=4</w:t>
      </w:r>
    </w:p>
    <w:p w14:paraId="558C3370" w14:textId="77777777" w:rsidR="00A120DC" w:rsidRDefault="00A120DC" w:rsidP="00A120DC">
      <w:pPr>
        <w:pStyle w:val="NoSpacing"/>
      </w:pPr>
      <w:r>
        <w:t>----------------------------------------</w:t>
      </w:r>
    </w:p>
    <w:p w14:paraId="7E9E33F0" w14:textId="77777777" w:rsidR="00A120DC" w:rsidRDefault="00A120DC" w:rsidP="00A120DC">
      <w:pPr>
        <w:pStyle w:val="NoSpacing"/>
      </w:pPr>
      <w:r>
        <w:t>y=4 |   c0    7b    d2    9e    91</w:t>
      </w:r>
    </w:p>
    <w:p w14:paraId="163B7FBE" w14:textId="77777777" w:rsidR="00A120DC" w:rsidRDefault="00A120DC" w:rsidP="00A120DC">
      <w:pPr>
        <w:pStyle w:val="NoSpacing"/>
      </w:pPr>
      <w:r>
        <w:t>y=3 |   24    00    47    8e    b7</w:t>
      </w:r>
    </w:p>
    <w:p w14:paraId="03A051C0" w14:textId="77777777" w:rsidR="00A120DC" w:rsidRDefault="00A120DC" w:rsidP="00A120DC">
      <w:pPr>
        <w:pStyle w:val="NoSpacing"/>
      </w:pPr>
      <w:r>
        <w:t xml:space="preserve">y=2 |   91    c5    7a    2a    </w:t>
      </w:r>
      <w:r w:rsidRPr="00971268">
        <w:rPr>
          <w:highlight w:val="cyan"/>
        </w:rPr>
        <w:t>4e</w:t>
      </w:r>
    </w:p>
    <w:p w14:paraId="386CEF4B" w14:textId="77777777" w:rsidR="00A120DC" w:rsidRDefault="00A120DC" w:rsidP="00A120DC">
      <w:pPr>
        <w:pStyle w:val="NoSpacing"/>
      </w:pPr>
      <w:r>
        <w:t xml:space="preserve">y=1 |   </w:t>
      </w:r>
      <w:proofErr w:type="spellStart"/>
      <w:r>
        <w:t>ce</w:t>
      </w:r>
      <w:proofErr w:type="spellEnd"/>
      <w:r>
        <w:t xml:space="preserve">    8d    03    10   </w:t>
      </w:r>
      <w:r w:rsidRPr="00971268">
        <w:rPr>
          <w:b/>
          <w:bCs/>
        </w:rPr>
        <w:t xml:space="preserve"> 55</w:t>
      </w:r>
      <w:r>
        <w:t xml:space="preserve">  </w:t>
      </w:r>
    </w:p>
    <w:p w14:paraId="47973EAB" w14:textId="1E147A5B" w:rsidR="00A54141" w:rsidRDefault="00A120DC" w:rsidP="00A120DC">
      <w:pPr>
        <w:pStyle w:val="NoSpacing"/>
      </w:pPr>
      <w:r>
        <w:t xml:space="preserve">y=0 |   9a    06    65    53    be </w:t>
      </w:r>
    </w:p>
    <w:p w14:paraId="3DE428A5" w14:textId="45DA22E5" w:rsidR="00777614" w:rsidRDefault="00F10C24" w:rsidP="002B3627">
      <w:pPr>
        <w:pStyle w:val="Heading2"/>
        <w:rPr>
          <w:sz w:val="18"/>
          <w:szCs w:val="18"/>
        </w:rPr>
      </w:pPr>
      <w:r w:rsidRPr="00F13F09">
        <w:rPr>
          <w:b/>
          <w:bCs/>
          <w:sz w:val="18"/>
          <w:szCs w:val="18"/>
        </w:rPr>
        <w:lastRenderedPageBreak/>
        <w:t>1.4)</w:t>
      </w:r>
      <w:r w:rsidR="00500A65" w:rsidRPr="00F13F09">
        <w:rPr>
          <w:b/>
          <w:bCs/>
          <w:sz w:val="18"/>
          <w:szCs w:val="18"/>
        </w:rPr>
        <w:t xml:space="preserve"> </w:t>
      </w:r>
      <w:r w:rsidRPr="00F13F09">
        <w:rPr>
          <w:b/>
          <w:bCs/>
          <w:sz w:val="18"/>
          <w:szCs w:val="18"/>
        </w:rPr>
        <w:t xml:space="preserve">What is the output of </w:t>
      </w:r>
      <m:oMath>
        <m:r>
          <m:rPr>
            <m:sty m:val="bi"/>
          </m:rPr>
          <w:rPr>
            <w:rFonts w:ascii="Cambria Math" w:hAnsi="Cambria Math"/>
            <w:sz w:val="18"/>
            <w:szCs w:val="18"/>
          </w:rPr>
          <m:t>χ (Chi)</m:t>
        </m:r>
      </m:oMath>
      <w:r w:rsidRPr="00F13F09">
        <w:rPr>
          <w:b/>
          <w:bCs/>
          <w:sz w:val="18"/>
          <w:szCs w:val="18"/>
        </w:rPr>
        <w:t xml:space="preserve"> mapping in the first round?</w:t>
      </w:r>
      <w:r w:rsidRPr="00F13F09">
        <w:rPr>
          <w:sz w:val="18"/>
          <w:szCs w:val="18"/>
        </w:rPr>
        <w:t xml:space="preserve"> </w:t>
      </w:r>
    </w:p>
    <w:p w14:paraId="19CB09B1" w14:textId="7BCB8678" w:rsidR="00334207" w:rsidRDefault="00E7739A" w:rsidP="00D55E14">
      <w:r>
        <w:t>This is the 4</w:t>
      </w:r>
      <w:r w:rsidRPr="00E7739A">
        <w:rPr>
          <w:vertAlign w:val="superscript"/>
        </w:rPr>
        <w:t>th</w:t>
      </w:r>
      <w:r>
        <w:t xml:space="preserve"> step in Keccak</w:t>
      </w:r>
      <w:r w:rsidR="00B76043">
        <w:t xml:space="preserve"> SHA-3. </w:t>
      </w:r>
      <w:r w:rsidR="009A33F4">
        <w:t>Th</w:t>
      </w:r>
      <w:r w:rsidR="00F5055E">
        <w:t xml:space="preserve">is further ensures that the values in the state matrix </w:t>
      </w:r>
      <w:r w:rsidR="00506D53">
        <w:t>are</w:t>
      </w:r>
      <w:r w:rsidR="00F5055E">
        <w:t xml:space="preserve"> unpredictable for an </w:t>
      </w:r>
      <w:r w:rsidR="00325BFA">
        <w:t>attacker</w:t>
      </w:r>
      <w:r w:rsidR="00FA21D5">
        <w:t xml:space="preserve"> to re-assemble. </w:t>
      </w:r>
      <w:r w:rsidR="00325BFA">
        <w:t xml:space="preserve">Chi aims to do this </w:t>
      </w:r>
      <w:r w:rsidR="00F12BC6">
        <w:t xml:space="preserve">by </w:t>
      </w:r>
      <w:r w:rsidR="000659A4">
        <w:t>editing the rows of the 5*5 matrix. This is by using AND as well as XOR operations to mix bi</w:t>
      </w:r>
      <w:r w:rsidR="00334207">
        <w:t>ts.</w:t>
      </w:r>
    </w:p>
    <w:p w14:paraId="28D55F9F" w14:textId="7F5773C7" w:rsidR="00334207" w:rsidRDefault="00334207" w:rsidP="0012021D">
      <w:pPr>
        <w:pStyle w:val="NoSpacing"/>
      </w:pPr>
      <w:r>
        <w:t>The formula that we use is:</w:t>
      </w:r>
    </w:p>
    <w:p w14:paraId="5A99AC4D" w14:textId="77777777" w:rsidR="006F7E09" w:rsidRDefault="00CC385F" w:rsidP="00813078">
      <w:pPr>
        <w:pStyle w:val="NoSpacing"/>
        <w:tabs>
          <w:tab w:val="left" w:pos="7396"/>
        </w:tabs>
      </w:pPr>
      <w:r>
        <w:t xml:space="preserve">A [x, y] = B [x, </w:t>
      </w:r>
      <w:proofErr w:type="gramStart"/>
      <w:r>
        <w:t>y ]</w:t>
      </w:r>
      <w:proofErr w:type="gramEnd"/>
      <w:r>
        <w:t xml:space="preserve"> XOR ((</w:t>
      </w:r>
      <w:r w:rsidR="00CA7B4E">
        <w:rPr>
          <w:b/>
          <w:bCs/>
        </w:rPr>
        <w:t xml:space="preserve">B` </w:t>
      </w:r>
      <w:r w:rsidR="00CA7B4E">
        <w:t xml:space="preserve">[ x + </w:t>
      </w:r>
      <w:r w:rsidR="00CF3A92">
        <w:t xml:space="preserve">1, </w:t>
      </w:r>
      <w:proofErr w:type="gramStart"/>
      <w:r w:rsidR="00CF3A92">
        <w:t>y</w:t>
      </w:r>
      <w:r w:rsidR="00CA7B4E">
        <w:t xml:space="preserve"> ]</w:t>
      </w:r>
      <w:proofErr w:type="gramEnd"/>
      <w:r w:rsidR="00CA7B4E">
        <w:t xml:space="preserve">, </w:t>
      </w:r>
      <w:r w:rsidR="00CF3A92">
        <w:t xml:space="preserve">) </w:t>
      </w:r>
      <w:r w:rsidR="00091585" w:rsidRPr="006F7E09">
        <w:rPr>
          <w:rFonts w:ascii="Cambria Math" w:hAnsi="Cambria Math" w:cs="Cambria Math"/>
          <w:highlight w:val="cyan"/>
        </w:rPr>
        <w:t>∧</w:t>
      </w:r>
      <w:r w:rsidR="00CF3A92">
        <w:t xml:space="preserve"> B [</w:t>
      </w:r>
      <w:proofErr w:type="gramStart"/>
      <w:r w:rsidR="00CF3A92">
        <w:t>x  +</w:t>
      </w:r>
      <w:proofErr w:type="gramEnd"/>
      <w:r w:rsidR="00CF3A92">
        <w:t xml:space="preserve"> 2, y</w:t>
      </w:r>
      <w:proofErr w:type="gramStart"/>
      <w:r w:rsidR="00CF3A92">
        <w:t>] )</w:t>
      </w:r>
      <w:proofErr w:type="gramEnd"/>
      <w:r w:rsidR="0012021D">
        <w:t xml:space="preserve"> , x, y = 0,1,2,3,4</w:t>
      </w:r>
      <w:r w:rsidR="00CF3A92">
        <w:t xml:space="preserve"> </w:t>
      </w:r>
      <w:r w:rsidR="00CA7B4E">
        <w:t xml:space="preserve">  </w:t>
      </w:r>
    </w:p>
    <w:p w14:paraId="3E847556" w14:textId="0EC9EE9F" w:rsidR="006F7E09" w:rsidRDefault="006F7E09" w:rsidP="00813078">
      <w:pPr>
        <w:pStyle w:val="NoSpacing"/>
        <w:tabs>
          <w:tab w:val="left" w:pos="7396"/>
        </w:tabs>
      </w:pPr>
      <w:r>
        <w:t>Or</w:t>
      </w:r>
    </w:p>
    <w:p w14:paraId="2F27FAEA" w14:textId="1CD172F0" w:rsidR="00334207" w:rsidRDefault="006F7E09" w:rsidP="00813078">
      <w:pPr>
        <w:pStyle w:val="NoSpacing"/>
        <w:tabs>
          <w:tab w:val="left" w:pos="7396"/>
        </w:tabs>
      </w:pPr>
      <w:r w:rsidRPr="006F7E09">
        <w:t>A[</w:t>
      </w:r>
      <w:proofErr w:type="spellStart"/>
      <w:proofErr w:type="gramStart"/>
      <w:r w:rsidRPr="006F7E09">
        <w:t>x,y</w:t>
      </w:r>
      <w:proofErr w:type="spellEnd"/>
      <w:proofErr w:type="gramEnd"/>
      <w:r w:rsidRPr="006F7E09">
        <w:t>] = B[</w:t>
      </w:r>
      <w:proofErr w:type="spellStart"/>
      <w:proofErr w:type="gramStart"/>
      <w:r w:rsidRPr="006F7E09">
        <w:t>x,y</w:t>
      </w:r>
      <w:proofErr w:type="spellEnd"/>
      <w:proofErr w:type="gramEnd"/>
      <w:r w:rsidRPr="006F7E09">
        <w:t xml:space="preserve">] XOR </w:t>
      </w:r>
      <w:proofErr w:type="gramStart"/>
      <w:r w:rsidRPr="006F7E09">
        <w:t>( (</w:t>
      </w:r>
      <w:proofErr w:type="gramEnd"/>
      <w:r w:rsidRPr="006F7E09">
        <w:rPr>
          <w:b/>
          <w:bCs/>
        </w:rPr>
        <w:t>NOT B</w:t>
      </w:r>
      <w:r w:rsidRPr="006F7E09">
        <w:t>[x+</w:t>
      </w:r>
      <w:proofErr w:type="gramStart"/>
      <w:r w:rsidRPr="006F7E09">
        <w:t>1,y</w:t>
      </w:r>
      <w:proofErr w:type="gramEnd"/>
      <w:r w:rsidRPr="006F7E09">
        <w:t xml:space="preserve">]) </w:t>
      </w:r>
      <w:r w:rsidRPr="006F7E09">
        <w:rPr>
          <w:highlight w:val="cyan"/>
        </w:rPr>
        <w:t>AND</w:t>
      </w:r>
      <w:r w:rsidRPr="006F7E09">
        <w:t xml:space="preserve"> B[x+</w:t>
      </w:r>
      <w:proofErr w:type="gramStart"/>
      <w:r w:rsidRPr="006F7E09">
        <w:t>2,y] )</w:t>
      </w:r>
      <w:proofErr w:type="gramEnd"/>
      <w:r w:rsidR="00813078">
        <w:tab/>
      </w:r>
    </w:p>
    <w:p w14:paraId="6CFC78DB" w14:textId="77777777" w:rsidR="00813078" w:rsidRDefault="00813078" w:rsidP="00813078">
      <w:pPr>
        <w:pStyle w:val="NoSpacing"/>
        <w:tabs>
          <w:tab w:val="left" w:pos="7396"/>
        </w:tabs>
      </w:pPr>
    </w:p>
    <w:p w14:paraId="449087A4" w14:textId="404E2ADC" w:rsidR="00813078" w:rsidRDefault="00813078" w:rsidP="00813078">
      <w:pPr>
        <w:pStyle w:val="NoSpacing"/>
        <w:tabs>
          <w:tab w:val="left" w:pos="7396"/>
        </w:tabs>
      </w:pPr>
      <w:r>
        <w:t xml:space="preserve">B = Input State </w:t>
      </w:r>
    </w:p>
    <w:p w14:paraId="4D8CB029" w14:textId="2CC80421" w:rsidR="00813078" w:rsidRDefault="00813078" w:rsidP="00813078">
      <w:pPr>
        <w:pStyle w:val="NoSpacing"/>
        <w:tabs>
          <w:tab w:val="left" w:pos="7396"/>
        </w:tabs>
      </w:pPr>
      <w:r>
        <w:t>A = Out</w:t>
      </w:r>
      <w:r w:rsidR="00BB33EF">
        <w:t xml:space="preserve">put state after Chi </w:t>
      </w:r>
    </w:p>
    <w:p w14:paraId="616060BE" w14:textId="2BB893DD" w:rsidR="00BB33EF" w:rsidRDefault="00BB33EF" w:rsidP="00813078">
      <w:pPr>
        <w:pStyle w:val="NoSpacing"/>
        <w:tabs>
          <w:tab w:val="left" w:pos="7396"/>
        </w:tabs>
      </w:pPr>
      <w:proofErr w:type="spellStart"/>
      <w:proofErr w:type="gramStart"/>
      <w:r>
        <w:t>X,y</w:t>
      </w:r>
      <w:proofErr w:type="spellEnd"/>
      <w:proofErr w:type="gramEnd"/>
      <w:r>
        <w:t xml:space="preserve"> = refers to values that </w:t>
      </w:r>
      <w:r w:rsidR="0023012E">
        <w:t xml:space="preserve">wrap around modulo 5. </w:t>
      </w:r>
    </w:p>
    <w:p w14:paraId="5C6606C1" w14:textId="77777777" w:rsidR="0023012E" w:rsidRDefault="0023012E" w:rsidP="00813078">
      <w:pPr>
        <w:pStyle w:val="NoSpacing"/>
        <w:tabs>
          <w:tab w:val="left" w:pos="7396"/>
        </w:tabs>
      </w:pPr>
      <w:r w:rsidRPr="00091585">
        <w:rPr>
          <w:rFonts w:ascii="Cambria Math" w:hAnsi="Cambria Math" w:cs="Cambria Math"/>
        </w:rPr>
        <w:t>∧</w:t>
      </w:r>
      <w:r>
        <w:t xml:space="preserve"> = AND </w:t>
      </w:r>
    </w:p>
    <w:p w14:paraId="4BF6DCDA" w14:textId="77777777" w:rsidR="00AC24AB" w:rsidRDefault="00704A6C" w:rsidP="00813078">
      <w:pPr>
        <w:pStyle w:val="NoSpacing"/>
        <w:tabs>
          <w:tab w:val="left" w:pos="7396"/>
        </w:tabs>
      </w:pPr>
      <w:r>
        <w:t>B` = NOT</w:t>
      </w:r>
    </w:p>
    <w:p w14:paraId="5E01FDF9" w14:textId="179CDA25" w:rsidR="00AC24AB" w:rsidRDefault="00AC24AB" w:rsidP="00813078">
      <w:pPr>
        <w:pStyle w:val="NoSpacing"/>
        <w:tabs>
          <w:tab w:val="left" w:pos="7396"/>
        </w:tabs>
        <w:rPr>
          <w:i/>
          <w:iCs/>
        </w:rPr>
      </w:pPr>
      <w:r>
        <w:rPr>
          <w:i/>
          <w:iCs/>
        </w:rPr>
        <w:t xml:space="preserve">We refer to Truth Tables. </w:t>
      </w:r>
    </w:p>
    <w:p w14:paraId="7CD728AB" w14:textId="77777777" w:rsidR="00D90408" w:rsidRPr="00AC24AB" w:rsidRDefault="00D90408" w:rsidP="00813078">
      <w:pPr>
        <w:pStyle w:val="NoSpacing"/>
        <w:tabs>
          <w:tab w:val="left" w:pos="7396"/>
        </w:tabs>
        <w:rPr>
          <w:i/>
          <w:iCs/>
        </w:rPr>
      </w:pPr>
    </w:p>
    <w:p w14:paraId="730094C5" w14:textId="11207633" w:rsidR="0023012E" w:rsidRDefault="00040878" w:rsidP="00813078">
      <w:pPr>
        <w:pStyle w:val="NoSpacing"/>
        <w:tabs>
          <w:tab w:val="left" w:pos="7396"/>
        </w:tabs>
      </w:pPr>
      <w:r w:rsidRPr="00040878">
        <w:rPr>
          <w:noProof/>
        </w:rPr>
        <w:drawing>
          <wp:inline distT="0" distB="0" distL="0" distR="0" wp14:anchorId="256341D8" wp14:editId="594BB6AB">
            <wp:extent cx="4328556" cy="3021221"/>
            <wp:effectExtent l="0" t="0" r="0" b="8255"/>
            <wp:docPr id="1965892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921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5034" cy="302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12E">
        <w:t xml:space="preserve"> </w:t>
      </w:r>
    </w:p>
    <w:p w14:paraId="12018C12" w14:textId="60D1AA49" w:rsidR="0023012E" w:rsidRDefault="00040878" w:rsidP="00813078">
      <w:pPr>
        <w:pStyle w:val="NoSpacing"/>
        <w:tabs>
          <w:tab w:val="left" w:pos="7396"/>
        </w:tabs>
      </w:pPr>
      <w:r>
        <w:t>Truth Table (Truth</w:t>
      </w:r>
      <w:r w:rsidR="00815996">
        <w:t xml:space="preserve"> </w:t>
      </w:r>
      <w:r>
        <w:t>Tabl</w:t>
      </w:r>
      <w:r w:rsidR="00815996">
        <w:t>e Generator, 2025)</w:t>
      </w:r>
    </w:p>
    <w:p w14:paraId="3325C977" w14:textId="77777777" w:rsidR="0012021D" w:rsidRDefault="0012021D" w:rsidP="0012021D">
      <w:pPr>
        <w:pStyle w:val="NoSpacing"/>
      </w:pPr>
    </w:p>
    <w:p w14:paraId="7F53251F" w14:textId="13A3688D" w:rsidR="00E94B4C" w:rsidRDefault="00E94B4C" w:rsidP="0012021D">
      <w:pPr>
        <w:pStyle w:val="NoSpacing"/>
        <w:rPr>
          <w:i/>
          <w:iCs/>
        </w:rPr>
      </w:pPr>
      <w:r>
        <w:rPr>
          <w:i/>
          <w:iCs/>
        </w:rPr>
        <w:t>How Phi works</w:t>
      </w:r>
    </w:p>
    <w:p w14:paraId="24CD1BE1" w14:textId="326A0334" w:rsidR="00E94B4C" w:rsidRDefault="00E94B4C" w:rsidP="00F90F01">
      <w:pPr>
        <w:pStyle w:val="NoSpacing"/>
        <w:numPr>
          <w:ilvl w:val="0"/>
          <w:numId w:val="30"/>
        </w:numPr>
      </w:pPr>
      <w:r>
        <w:t>Look at a value in the 5*5 State Matrix (x, y)</w:t>
      </w:r>
    </w:p>
    <w:p w14:paraId="182A862C" w14:textId="74CF604C" w:rsidR="00E94B4C" w:rsidRDefault="000940BE" w:rsidP="00F90F01">
      <w:pPr>
        <w:pStyle w:val="NoSpacing"/>
        <w:numPr>
          <w:ilvl w:val="0"/>
          <w:numId w:val="30"/>
        </w:numPr>
      </w:pPr>
      <w:r>
        <w:t xml:space="preserve">Compute the NOT value of </w:t>
      </w:r>
      <w:r>
        <w:rPr>
          <w:b/>
          <w:bCs/>
        </w:rPr>
        <w:t xml:space="preserve">B` </w:t>
      </w:r>
      <w:r>
        <w:t xml:space="preserve">[ x + 1, </w:t>
      </w:r>
      <w:proofErr w:type="gramStart"/>
      <w:r>
        <w:t>y ]</w:t>
      </w:r>
      <w:proofErr w:type="gramEnd"/>
      <w:r>
        <w:t>. This moves the bit value to the right.</w:t>
      </w:r>
    </w:p>
    <w:p w14:paraId="7FF9B080" w14:textId="23908C76" w:rsidR="000940BE" w:rsidRDefault="000940BE" w:rsidP="00F90F01">
      <w:pPr>
        <w:pStyle w:val="NoSpacing"/>
        <w:numPr>
          <w:ilvl w:val="0"/>
          <w:numId w:val="30"/>
        </w:numPr>
      </w:pPr>
      <w:r>
        <w:t xml:space="preserve">Perform AND operation </w:t>
      </w:r>
      <w:r w:rsidR="000D04CA">
        <w:t xml:space="preserve">with </w:t>
      </w:r>
      <w:r w:rsidR="000D04CA">
        <w:rPr>
          <w:b/>
          <w:bCs/>
        </w:rPr>
        <w:t>B</w:t>
      </w:r>
      <w:proofErr w:type="gramStart"/>
      <w:r w:rsidR="000D04CA">
        <w:rPr>
          <w:b/>
          <w:bCs/>
        </w:rPr>
        <w:t>`</w:t>
      </w:r>
      <w:r w:rsidR="000D04CA">
        <w:t>[x  +</w:t>
      </w:r>
      <w:proofErr w:type="gramEnd"/>
      <w:r w:rsidR="000D04CA">
        <w:t xml:space="preserve"> 2, y</w:t>
      </w:r>
      <w:proofErr w:type="gramStart"/>
      <w:r w:rsidR="000D04CA">
        <w:t>] )</w:t>
      </w:r>
      <w:proofErr w:type="gramEnd"/>
      <w:r w:rsidR="005333DD">
        <w:t xml:space="preserve">. This then moves the bit 2 positions to the right. </w:t>
      </w:r>
    </w:p>
    <w:p w14:paraId="0FA6465A" w14:textId="2378AC70" w:rsidR="005333DD" w:rsidRDefault="00FD4E56" w:rsidP="00F90F01">
      <w:pPr>
        <w:pStyle w:val="NoSpacing"/>
        <w:numPr>
          <w:ilvl w:val="0"/>
          <w:numId w:val="30"/>
        </w:numPr>
      </w:pPr>
      <w:r>
        <w:t xml:space="preserve">Perform the XOR operation with the </w:t>
      </w:r>
      <w:r w:rsidR="00BE323C">
        <w:t xml:space="preserve">original bit value, </w:t>
      </w:r>
      <w:proofErr w:type="gramStart"/>
      <w:r w:rsidR="00BE323C">
        <w:t>B[</w:t>
      </w:r>
      <w:proofErr w:type="gramEnd"/>
      <w:r w:rsidR="00BE323C">
        <w:t>x, y].</w:t>
      </w:r>
    </w:p>
    <w:p w14:paraId="329E0662" w14:textId="47A066E5" w:rsidR="005333DD" w:rsidRDefault="005333DD" w:rsidP="00F90F01">
      <w:pPr>
        <w:pStyle w:val="NoSpacing"/>
        <w:numPr>
          <w:ilvl w:val="0"/>
          <w:numId w:val="30"/>
        </w:numPr>
      </w:pPr>
      <w:r>
        <w:t>Repeat until all bits are moved.</w:t>
      </w:r>
    </w:p>
    <w:p w14:paraId="5C4EF1BD" w14:textId="77777777" w:rsidR="00901443" w:rsidRDefault="00901443" w:rsidP="00901443">
      <w:pPr>
        <w:pStyle w:val="NoSpacing"/>
      </w:pPr>
    </w:p>
    <w:p w14:paraId="42A1F9A8" w14:textId="48BF953E" w:rsidR="002B2D01" w:rsidRDefault="002B2D01" w:rsidP="00901443">
      <w:pPr>
        <w:pStyle w:val="NoSpacing"/>
        <w:rPr>
          <w:u w:val="single"/>
        </w:rPr>
      </w:pPr>
      <w:r>
        <w:rPr>
          <w:u w:val="single"/>
        </w:rPr>
        <w:t>Example</w:t>
      </w:r>
    </w:p>
    <w:p w14:paraId="74B1808D" w14:textId="4397C5F9" w:rsidR="002B2D01" w:rsidRDefault="002B2D01" w:rsidP="002B2D01">
      <w:pPr>
        <w:pStyle w:val="NoSpacing"/>
      </w:pPr>
      <w:r>
        <w:t xml:space="preserve">State Matrix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6"/>
        <w:gridCol w:w="1696"/>
        <w:gridCol w:w="1722"/>
        <w:gridCol w:w="1747"/>
        <w:gridCol w:w="1772"/>
        <w:gridCol w:w="1773"/>
      </w:tblGrid>
      <w:tr w:rsidR="003F4093" w14:paraId="1E2BDF2E" w14:textId="77777777" w:rsidTr="003F4093">
        <w:tc>
          <w:tcPr>
            <w:tcW w:w="1746" w:type="dxa"/>
          </w:tcPr>
          <w:p w14:paraId="2DEDF5E6" w14:textId="77777777" w:rsidR="003F4093" w:rsidRDefault="003F4093" w:rsidP="002B2D01">
            <w:pPr>
              <w:pStyle w:val="NoSpacing"/>
            </w:pPr>
          </w:p>
        </w:tc>
        <w:tc>
          <w:tcPr>
            <w:tcW w:w="1696" w:type="dxa"/>
          </w:tcPr>
          <w:p w14:paraId="6DD9A769" w14:textId="1F66A7E7" w:rsidR="003F4093" w:rsidRPr="00C64ECA" w:rsidRDefault="003F4093" w:rsidP="002B2D01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X =0</w:t>
            </w:r>
          </w:p>
        </w:tc>
        <w:tc>
          <w:tcPr>
            <w:tcW w:w="1722" w:type="dxa"/>
          </w:tcPr>
          <w:p w14:paraId="1CFF32ED" w14:textId="278D2BE5" w:rsidR="003F4093" w:rsidRPr="00C64ECA" w:rsidRDefault="003F4093" w:rsidP="002B2D01">
            <w:pPr>
              <w:pStyle w:val="NoSpacing"/>
              <w:rPr>
                <w:b/>
                <w:bCs/>
              </w:rPr>
            </w:pPr>
            <w:r w:rsidRPr="00C64ECA">
              <w:rPr>
                <w:b/>
                <w:bCs/>
              </w:rPr>
              <w:t>X = 1</w:t>
            </w:r>
          </w:p>
        </w:tc>
        <w:tc>
          <w:tcPr>
            <w:tcW w:w="1747" w:type="dxa"/>
          </w:tcPr>
          <w:p w14:paraId="055174AF" w14:textId="2522581D" w:rsidR="003F4093" w:rsidRPr="00C64ECA" w:rsidRDefault="003F4093" w:rsidP="002B2D01">
            <w:pPr>
              <w:pStyle w:val="NoSpacing"/>
              <w:rPr>
                <w:b/>
                <w:bCs/>
              </w:rPr>
            </w:pPr>
            <w:r w:rsidRPr="00C64ECA">
              <w:rPr>
                <w:b/>
                <w:bCs/>
              </w:rPr>
              <w:t>X= 2</w:t>
            </w:r>
          </w:p>
        </w:tc>
        <w:tc>
          <w:tcPr>
            <w:tcW w:w="1772" w:type="dxa"/>
          </w:tcPr>
          <w:p w14:paraId="20F61519" w14:textId="14AB7167" w:rsidR="003F4093" w:rsidRPr="00C64ECA" w:rsidRDefault="003F4093" w:rsidP="002B2D01">
            <w:pPr>
              <w:pStyle w:val="NoSpacing"/>
              <w:rPr>
                <w:b/>
                <w:bCs/>
              </w:rPr>
            </w:pPr>
            <w:r w:rsidRPr="00C64ECA">
              <w:rPr>
                <w:b/>
                <w:bCs/>
              </w:rPr>
              <w:t>X=3</w:t>
            </w:r>
          </w:p>
        </w:tc>
        <w:tc>
          <w:tcPr>
            <w:tcW w:w="1773" w:type="dxa"/>
          </w:tcPr>
          <w:p w14:paraId="1B942A6A" w14:textId="48A4B4A1" w:rsidR="003F4093" w:rsidRPr="00C64ECA" w:rsidRDefault="003F4093" w:rsidP="002B2D01">
            <w:pPr>
              <w:pStyle w:val="NoSpacing"/>
              <w:rPr>
                <w:b/>
                <w:bCs/>
              </w:rPr>
            </w:pPr>
            <w:r w:rsidRPr="00C64ECA">
              <w:rPr>
                <w:b/>
                <w:bCs/>
              </w:rPr>
              <w:t>X=4</w:t>
            </w:r>
          </w:p>
        </w:tc>
      </w:tr>
      <w:tr w:rsidR="003F4093" w14:paraId="6B4BEED5" w14:textId="77777777" w:rsidTr="003F4093">
        <w:tc>
          <w:tcPr>
            <w:tcW w:w="1746" w:type="dxa"/>
          </w:tcPr>
          <w:p w14:paraId="141DA3CE" w14:textId="1A106504" w:rsidR="003F4093" w:rsidRPr="00C64ECA" w:rsidRDefault="003F4093" w:rsidP="002B2D01">
            <w:pPr>
              <w:pStyle w:val="NoSpacing"/>
              <w:rPr>
                <w:b/>
                <w:bCs/>
              </w:rPr>
            </w:pPr>
            <w:r w:rsidRPr="00C64ECA">
              <w:rPr>
                <w:b/>
                <w:bCs/>
              </w:rPr>
              <w:t>Y= 0</w:t>
            </w:r>
          </w:p>
        </w:tc>
        <w:tc>
          <w:tcPr>
            <w:tcW w:w="1696" w:type="dxa"/>
          </w:tcPr>
          <w:p w14:paraId="7E26CAC0" w14:textId="4043FEDE" w:rsidR="003F4093" w:rsidRDefault="003F4093" w:rsidP="002B2D01">
            <w:pPr>
              <w:pStyle w:val="NoSpacing"/>
            </w:pPr>
            <w:r>
              <w:t>1</w:t>
            </w:r>
          </w:p>
        </w:tc>
        <w:tc>
          <w:tcPr>
            <w:tcW w:w="1722" w:type="dxa"/>
          </w:tcPr>
          <w:p w14:paraId="5021E33C" w14:textId="17F4ED19" w:rsidR="003F4093" w:rsidRDefault="003F4093" w:rsidP="002B2D01">
            <w:pPr>
              <w:pStyle w:val="NoSpacing"/>
            </w:pPr>
            <w:r>
              <w:t>0</w:t>
            </w:r>
          </w:p>
        </w:tc>
        <w:tc>
          <w:tcPr>
            <w:tcW w:w="1747" w:type="dxa"/>
          </w:tcPr>
          <w:p w14:paraId="3F1766FD" w14:textId="08040FF0" w:rsidR="003F4093" w:rsidRDefault="003F4093" w:rsidP="002B2D01">
            <w:pPr>
              <w:pStyle w:val="NoSpacing"/>
            </w:pPr>
            <w:r>
              <w:t>1</w:t>
            </w:r>
          </w:p>
        </w:tc>
        <w:tc>
          <w:tcPr>
            <w:tcW w:w="1772" w:type="dxa"/>
          </w:tcPr>
          <w:p w14:paraId="7FD6CADA" w14:textId="1FEBF8C9" w:rsidR="003F4093" w:rsidRDefault="003F4093" w:rsidP="002B2D01">
            <w:pPr>
              <w:pStyle w:val="NoSpacing"/>
            </w:pPr>
            <w:r>
              <w:t>0</w:t>
            </w:r>
          </w:p>
        </w:tc>
        <w:tc>
          <w:tcPr>
            <w:tcW w:w="1773" w:type="dxa"/>
          </w:tcPr>
          <w:p w14:paraId="6E311051" w14:textId="17CC5898" w:rsidR="003F4093" w:rsidRDefault="003F4093" w:rsidP="002B2D01">
            <w:pPr>
              <w:pStyle w:val="NoSpacing"/>
            </w:pPr>
            <w:r>
              <w:t>1</w:t>
            </w:r>
          </w:p>
        </w:tc>
      </w:tr>
      <w:tr w:rsidR="003F4093" w14:paraId="2139874B" w14:textId="77777777" w:rsidTr="003F4093">
        <w:tc>
          <w:tcPr>
            <w:tcW w:w="1746" w:type="dxa"/>
          </w:tcPr>
          <w:p w14:paraId="5B164183" w14:textId="198A9708" w:rsidR="003F4093" w:rsidRPr="00C64ECA" w:rsidRDefault="003F4093" w:rsidP="002B2D01">
            <w:pPr>
              <w:pStyle w:val="NoSpacing"/>
              <w:rPr>
                <w:b/>
                <w:bCs/>
              </w:rPr>
            </w:pPr>
            <w:r w:rsidRPr="00C64ECA">
              <w:rPr>
                <w:b/>
                <w:bCs/>
              </w:rPr>
              <w:t>Y= 1</w:t>
            </w:r>
          </w:p>
        </w:tc>
        <w:tc>
          <w:tcPr>
            <w:tcW w:w="1696" w:type="dxa"/>
          </w:tcPr>
          <w:p w14:paraId="039ADCDD" w14:textId="0B955C19" w:rsidR="003F4093" w:rsidRDefault="003F4093" w:rsidP="002B2D01">
            <w:pPr>
              <w:pStyle w:val="NoSpacing"/>
            </w:pPr>
            <w:r>
              <w:t>0</w:t>
            </w:r>
          </w:p>
        </w:tc>
        <w:tc>
          <w:tcPr>
            <w:tcW w:w="1722" w:type="dxa"/>
          </w:tcPr>
          <w:p w14:paraId="7FDC1A39" w14:textId="5A792EA4" w:rsidR="003F4093" w:rsidRDefault="003F4093" w:rsidP="002B2D01">
            <w:pPr>
              <w:pStyle w:val="NoSpacing"/>
            </w:pPr>
            <w:r>
              <w:t>1</w:t>
            </w:r>
          </w:p>
        </w:tc>
        <w:tc>
          <w:tcPr>
            <w:tcW w:w="1747" w:type="dxa"/>
          </w:tcPr>
          <w:p w14:paraId="39E70288" w14:textId="2E338CE0" w:rsidR="003F4093" w:rsidRDefault="003F4093" w:rsidP="002B2D01">
            <w:pPr>
              <w:pStyle w:val="NoSpacing"/>
            </w:pPr>
            <w:r>
              <w:t>0</w:t>
            </w:r>
          </w:p>
        </w:tc>
        <w:tc>
          <w:tcPr>
            <w:tcW w:w="1772" w:type="dxa"/>
          </w:tcPr>
          <w:p w14:paraId="6E58DEC4" w14:textId="26E0F1A6" w:rsidR="003F4093" w:rsidRDefault="003F4093" w:rsidP="002B2D01">
            <w:pPr>
              <w:pStyle w:val="NoSpacing"/>
            </w:pPr>
            <w:r>
              <w:t>1</w:t>
            </w:r>
          </w:p>
        </w:tc>
        <w:tc>
          <w:tcPr>
            <w:tcW w:w="1773" w:type="dxa"/>
          </w:tcPr>
          <w:p w14:paraId="6266EA5B" w14:textId="7AC50249" w:rsidR="003F4093" w:rsidRDefault="003F4093" w:rsidP="002B2D01">
            <w:pPr>
              <w:pStyle w:val="NoSpacing"/>
            </w:pPr>
            <w:r>
              <w:t>0</w:t>
            </w:r>
          </w:p>
        </w:tc>
      </w:tr>
      <w:tr w:rsidR="003F4093" w14:paraId="301D5E02" w14:textId="77777777" w:rsidTr="003F4093">
        <w:tc>
          <w:tcPr>
            <w:tcW w:w="1746" w:type="dxa"/>
          </w:tcPr>
          <w:p w14:paraId="370800BE" w14:textId="13433361" w:rsidR="003F4093" w:rsidRPr="00C64ECA" w:rsidRDefault="003F4093" w:rsidP="002B2D01">
            <w:pPr>
              <w:pStyle w:val="NoSpacing"/>
              <w:rPr>
                <w:b/>
                <w:bCs/>
              </w:rPr>
            </w:pPr>
            <w:r w:rsidRPr="00C64ECA">
              <w:rPr>
                <w:b/>
                <w:bCs/>
              </w:rPr>
              <w:t>Y = 2</w:t>
            </w:r>
          </w:p>
        </w:tc>
        <w:tc>
          <w:tcPr>
            <w:tcW w:w="1696" w:type="dxa"/>
          </w:tcPr>
          <w:p w14:paraId="457CC5F5" w14:textId="7BFAEF90" w:rsidR="003F4093" w:rsidRDefault="003F4093" w:rsidP="002B2D01">
            <w:pPr>
              <w:pStyle w:val="NoSpacing"/>
            </w:pPr>
            <w:r>
              <w:t>1</w:t>
            </w:r>
          </w:p>
        </w:tc>
        <w:tc>
          <w:tcPr>
            <w:tcW w:w="1722" w:type="dxa"/>
          </w:tcPr>
          <w:p w14:paraId="49115137" w14:textId="58C4E89E" w:rsidR="003F4093" w:rsidRDefault="003F4093" w:rsidP="002B2D01">
            <w:pPr>
              <w:pStyle w:val="NoSpacing"/>
            </w:pPr>
            <w:r>
              <w:t>0</w:t>
            </w:r>
          </w:p>
        </w:tc>
        <w:tc>
          <w:tcPr>
            <w:tcW w:w="1747" w:type="dxa"/>
          </w:tcPr>
          <w:p w14:paraId="38657CCE" w14:textId="2395699A" w:rsidR="003F4093" w:rsidRDefault="003F4093" w:rsidP="002B2D01">
            <w:pPr>
              <w:pStyle w:val="NoSpacing"/>
            </w:pPr>
            <w:r>
              <w:t>1</w:t>
            </w:r>
          </w:p>
        </w:tc>
        <w:tc>
          <w:tcPr>
            <w:tcW w:w="1772" w:type="dxa"/>
          </w:tcPr>
          <w:p w14:paraId="2871ABCD" w14:textId="78BF2A2E" w:rsidR="003F4093" w:rsidRDefault="003F4093" w:rsidP="002B2D01">
            <w:pPr>
              <w:pStyle w:val="NoSpacing"/>
            </w:pPr>
            <w:r>
              <w:t>0</w:t>
            </w:r>
          </w:p>
        </w:tc>
        <w:tc>
          <w:tcPr>
            <w:tcW w:w="1773" w:type="dxa"/>
          </w:tcPr>
          <w:p w14:paraId="2BD89D75" w14:textId="0A344E35" w:rsidR="003F4093" w:rsidRDefault="003F4093" w:rsidP="002B2D01">
            <w:pPr>
              <w:pStyle w:val="NoSpacing"/>
            </w:pPr>
            <w:r>
              <w:t>1</w:t>
            </w:r>
          </w:p>
        </w:tc>
      </w:tr>
      <w:tr w:rsidR="003F4093" w14:paraId="07C72298" w14:textId="77777777" w:rsidTr="003F4093">
        <w:tc>
          <w:tcPr>
            <w:tcW w:w="1746" w:type="dxa"/>
          </w:tcPr>
          <w:p w14:paraId="71AC37A8" w14:textId="323820B4" w:rsidR="003F4093" w:rsidRPr="00C64ECA" w:rsidRDefault="003F4093" w:rsidP="002B2D01">
            <w:pPr>
              <w:pStyle w:val="NoSpacing"/>
              <w:rPr>
                <w:b/>
                <w:bCs/>
              </w:rPr>
            </w:pPr>
            <w:r w:rsidRPr="00C64ECA">
              <w:rPr>
                <w:b/>
                <w:bCs/>
              </w:rPr>
              <w:t>Y = 3</w:t>
            </w:r>
          </w:p>
        </w:tc>
        <w:tc>
          <w:tcPr>
            <w:tcW w:w="1696" w:type="dxa"/>
          </w:tcPr>
          <w:p w14:paraId="13ABC3AE" w14:textId="64C56843" w:rsidR="003F4093" w:rsidRDefault="003F4093" w:rsidP="002B2D01">
            <w:pPr>
              <w:pStyle w:val="NoSpacing"/>
            </w:pPr>
            <w:r>
              <w:t>0</w:t>
            </w:r>
          </w:p>
        </w:tc>
        <w:tc>
          <w:tcPr>
            <w:tcW w:w="1722" w:type="dxa"/>
          </w:tcPr>
          <w:p w14:paraId="76E02C6D" w14:textId="109A028E" w:rsidR="003F4093" w:rsidRDefault="003F4093" w:rsidP="002B2D01">
            <w:pPr>
              <w:pStyle w:val="NoSpacing"/>
            </w:pPr>
            <w:r>
              <w:t>1</w:t>
            </w:r>
          </w:p>
        </w:tc>
        <w:tc>
          <w:tcPr>
            <w:tcW w:w="1747" w:type="dxa"/>
          </w:tcPr>
          <w:p w14:paraId="1115504E" w14:textId="5C60DE12" w:rsidR="003F4093" w:rsidRDefault="003F4093" w:rsidP="002B2D01">
            <w:pPr>
              <w:pStyle w:val="NoSpacing"/>
            </w:pPr>
            <w:r>
              <w:t>0</w:t>
            </w:r>
          </w:p>
        </w:tc>
        <w:tc>
          <w:tcPr>
            <w:tcW w:w="1772" w:type="dxa"/>
          </w:tcPr>
          <w:p w14:paraId="79B679CE" w14:textId="29AC8428" w:rsidR="003F4093" w:rsidRDefault="003F4093" w:rsidP="002B2D01">
            <w:pPr>
              <w:pStyle w:val="NoSpacing"/>
            </w:pPr>
            <w:r>
              <w:t>1</w:t>
            </w:r>
          </w:p>
        </w:tc>
        <w:tc>
          <w:tcPr>
            <w:tcW w:w="1773" w:type="dxa"/>
          </w:tcPr>
          <w:p w14:paraId="686BB9E3" w14:textId="13A8FE8E" w:rsidR="003F4093" w:rsidRDefault="003F4093" w:rsidP="002B2D01">
            <w:pPr>
              <w:pStyle w:val="NoSpacing"/>
            </w:pPr>
            <w:r>
              <w:t>0</w:t>
            </w:r>
          </w:p>
        </w:tc>
      </w:tr>
      <w:tr w:rsidR="003F4093" w14:paraId="754EBA92" w14:textId="77777777" w:rsidTr="003F4093">
        <w:tc>
          <w:tcPr>
            <w:tcW w:w="1746" w:type="dxa"/>
          </w:tcPr>
          <w:p w14:paraId="7D86CE9F" w14:textId="69200C85" w:rsidR="003F4093" w:rsidRPr="00C64ECA" w:rsidRDefault="003F4093" w:rsidP="002B2D01">
            <w:pPr>
              <w:pStyle w:val="NoSpacing"/>
              <w:rPr>
                <w:b/>
                <w:bCs/>
              </w:rPr>
            </w:pPr>
            <w:r w:rsidRPr="00C64ECA">
              <w:rPr>
                <w:b/>
                <w:bCs/>
              </w:rPr>
              <w:t>Y = 4</w:t>
            </w:r>
          </w:p>
        </w:tc>
        <w:tc>
          <w:tcPr>
            <w:tcW w:w="1696" w:type="dxa"/>
          </w:tcPr>
          <w:p w14:paraId="1FA665F5" w14:textId="043DC369" w:rsidR="003F4093" w:rsidRDefault="003F4093" w:rsidP="002B2D01">
            <w:pPr>
              <w:pStyle w:val="NoSpacing"/>
            </w:pPr>
            <w:r>
              <w:t>1</w:t>
            </w:r>
          </w:p>
        </w:tc>
        <w:tc>
          <w:tcPr>
            <w:tcW w:w="1722" w:type="dxa"/>
          </w:tcPr>
          <w:p w14:paraId="37B1ACD0" w14:textId="3D28ABD0" w:rsidR="003F4093" w:rsidRDefault="003F4093" w:rsidP="002B2D01">
            <w:pPr>
              <w:pStyle w:val="NoSpacing"/>
            </w:pPr>
            <w:r>
              <w:t>0</w:t>
            </w:r>
          </w:p>
        </w:tc>
        <w:tc>
          <w:tcPr>
            <w:tcW w:w="1747" w:type="dxa"/>
          </w:tcPr>
          <w:p w14:paraId="363F7590" w14:textId="6C3B67E2" w:rsidR="003F4093" w:rsidRDefault="003F4093" w:rsidP="002B2D01">
            <w:pPr>
              <w:pStyle w:val="NoSpacing"/>
            </w:pPr>
            <w:r>
              <w:t>1</w:t>
            </w:r>
          </w:p>
        </w:tc>
        <w:tc>
          <w:tcPr>
            <w:tcW w:w="1772" w:type="dxa"/>
          </w:tcPr>
          <w:p w14:paraId="3B8DF286" w14:textId="4ACC39A5" w:rsidR="003F4093" w:rsidRDefault="003F4093" w:rsidP="002B2D01">
            <w:pPr>
              <w:pStyle w:val="NoSpacing"/>
            </w:pPr>
            <w:r>
              <w:t>0</w:t>
            </w:r>
          </w:p>
        </w:tc>
        <w:tc>
          <w:tcPr>
            <w:tcW w:w="1773" w:type="dxa"/>
          </w:tcPr>
          <w:p w14:paraId="4F9DD705" w14:textId="553A4302" w:rsidR="003F4093" w:rsidRDefault="003F4093" w:rsidP="002B2D01">
            <w:pPr>
              <w:pStyle w:val="NoSpacing"/>
            </w:pPr>
            <w:r>
              <w:t>1</w:t>
            </w:r>
          </w:p>
        </w:tc>
      </w:tr>
    </w:tbl>
    <w:p w14:paraId="09CBD167" w14:textId="77777777" w:rsidR="002B2D01" w:rsidRPr="002B2D01" w:rsidRDefault="002B2D01" w:rsidP="002B2D01">
      <w:pPr>
        <w:pStyle w:val="NoSpacing"/>
      </w:pPr>
    </w:p>
    <w:p w14:paraId="0D8AA30F" w14:textId="1031F47B" w:rsidR="00EF7E61" w:rsidRDefault="00B140A4" w:rsidP="00EF7E61">
      <w:pPr>
        <w:pStyle w:val="NoSpacing"/>
      </w:pPr>
      <w:r>
        <w:t xml:space="preserve">1.Look at formula </w:t>
      </w:r>
    </w:p>
    <w:p w14:paraId="0E33808C" w14:textId="77777777" w:rsidR="00B140A4" w:rsidRDefault="00B140A4" w:rsidP="00B140A4">
      <w:pPr>
        <w:pStyle w:val="NoSpacing"/>
        <w:tabs>
          <w:tab w:val="left" w:pos="7396"/>
        </w:tabs>
      </w:pPr>
      <w:r w:rsidRPr="006F7E09">
        <w:t>A[</w:t>
      </w:r>
      <w:proofErr w:type="spellStart"/>
      <w:proofErr w:type="gramStart"/>
      <w:r w:rsidRPr="006F7E09">
        <w:t>x,y</w:t>
      </w:r>
      <w:proofErr w:type="spellEnd"/>
      <w:proofErr w:type="gramEnd"/>
      <w:r w:rsidRPr="006F7E09">
        <w:t xml:space="preserve">] = </w:t>
      </w:r>
      <w:r w:rsidRPr="0088508D">
        <w:rPr>
          <w:highlight w:val="magenta"/>
        </w:rPr>
        <w:t>B[</w:t>
      </w:r>
      <w:proofErr w:type="spellStart"/>
      <w:proofErr w:type="gramStart"/>
      <w:r w:rsidRPr="0088508D">
        <w:rPr>
          <w:highlight w:val="magenta"/>
        </w:rPr>
        <w:t>x,y</w:t>
      </w:r>
      <w:proofErr w:type="spellEnd"/>
      <w:proofErr w:type="gramEnd"/>
      <w:r w:rsidRPr="0088508D">
        <w:rPr>
          <w:highlight w:val="magenta"/>
        </w:rPr>
        <w:t>]</w:t>
      </w:r>
      <w:r w:rsidRPr="006F7E09">
        <w:t xml:space="preserve"> </w:t>
      </w:r>
      <w:r w:rsidRPr="0088508D">
        <w:rPr>
          <w:b/>
          <w:bCs/>
        </w:rPr>
        <w:t>XOR</w:t>
      </w:r>
      <w:r w:rsidRPr="006F7E09">
        <w:t xml:space="preserve"> </w:t>
      </w:r>
      <w:proofErr w:type="gramStart"/>
      <w:r w:rsidRPr="0088508D">
        <w:rPr>
          <w:highlight w:val="cyan"/>
        </w:rPr>
        <w:t>( (</w:t>
      </w:r>
      <w:proofErr w:type="gramEnd"/>
      <w:r w:rsidRPr="0088508D">
        <w:rPr>
          <w:b/>
          <w:bCs/>
          <w:highlight w:val="cyan"/>
        </w:rPr>
        <w:t>NOT B</w:t>
      </w:r>
      <w:r w:rsidRPr="0088508D">
        <w:rPr>
          <w:highlight w:val="cyan"/>
        </w:rPr>
        <w:t>[x+</w:t>
      </w:r>
      <w:proofErr w:type="gramStart"/>
      <w:r w:rsidRPr="0088508D">
        <w:rPr>
          <w:highlight w:val="cyan"/>
        </w:rPr>
        <w:t>1,y</w:t>
      </w:r>
      <w:proofErr w:type="gramEnd"/>
      <w:r w:rsidRPr="0088508D">
        <w:rPr>
          <w:highlight w:val="cyan"/>
        </w:rPr>
        <w:t xml:space="preserve">]) </w:t>
      </w:r>
      <w:r w:rsidRPr="0088508D">
        <w:rPr>
          <w:b/>
          <w:bCs/>
          <w:highlight w:val="cyan"/>
        </w:rPr>
        <w:t>AND</w:t>
      </w:r>
      <w:r w:rsidRPr="0088508D">
        <w:rPr>
          <w:highlight w:val="cyan"/>
        </w:rPr>
        <w:t xml:space="preserve"> B[x+</w:t>
      </w:r>
      <w:proofErr w:type="gramStart"/>
      <w:r w:rsidRPr="0088508D">
        <w:rPr>
          <w:highlight w:val="cyan"/>
        </w:rPr>
        <w:t>2,y] )</w:t>
      </w:r>
      <w:proofErr w:type="gramEnd"/>
      <w:r>
        <w:tab/>
      </w:r>
    </w:p>
    <w:p w14:paraId="1AC159C7" w14:textId="12E75AC8" w:rsidR="00B140A4" w:rsidRDefault="00B140A4" w:rsidP="00EF7E61">
      <w:pPr>
        <w:pStyle w:val="NoSpacing"/>
      </w:pPr>
      <w:r>
        <w:t xml:space="preserve">X+1 and x+2 wrap around modulo 5. </w:t>
      </w:r>
    </w:p>
    <w:p w14:paraId="27253E1E" w14:textId="77777777" w:rsidR="00A547C6" w:rsidRDefault="00A547C6" w:rsidP="00EF7E61">
      <w:pPr>
        <w:pStyle w:val="NoSpacing"/>
      </w:pPr>
    </w:p>
    <w:p w14:paraId="7EA6E00E" w14:textId="2D0C0E4E" w:rsidR="00A547C6" w:rsidRDefault="00A547C6" w:rsidP="00EF7E61">
      <w:pPr>
        <w:pStyle w:val="NoSpacing"/>
      </w:pPr>
      <w:r>
        <w:lastRenderedPageBreak/>
        <w:t>2. Calculate each row</w:t>
      </w:r>
    </w:p>
    <w:p w14:paraId="2DDC07A1" w14:textId="4881157A" w:rsidR="000B18FD" w:rsidRPr="000B18FD" w:rsidRDefault="000B18FD" w:rsidP="00EF7E61">
      <w:pPr>
        <w:pStyle w:val="NoSpacing"/>
        <w:rPr>
          <w:b/>
          <w:bCs/>
        </w:rPr>
      </w:pPr>
      <w:r>
        <w:rPr>
          <w:b/>
          <w:bCs/>
        </w:rPr>
        <w:t xml:space="preserve">Y = 0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1"/>
        <w:gridCol w:w="1161"/>
        <w:gridCol w:w="1162"/>
        <w:gridCol w:w="1162"/>
        <w:gridCol w:w="1162"/>
        <w:gridCol w:w="1162"/>
        <w:gridCol w:w="1162"/>
        <w:gridCol w:w="1162"/>
        <w:gridCol w:w="1162"/>
      </w:tblGrid>
      <w:tr w:rsidR="000B18FD" w14:paraId="642B9CFB" w14:textId="61F2E3EC" w:rsidTr="0088508D">
        <w:tc>
          <w:tcPr>
            <w:tcW w:w="1161" w:type="dxa"/>
            <w:shd w:val="clear" w:color="auto" w:fill="F2CEED" w:themeFill="accent5" w:themeFillTint="33"/>
          </w:tcPr>
          <w:p w14:paraId="2BE67F28" w14:textId="0913F954" w:rsidR="000B18FD" w:rsidRPr="00E05A9B" w:rsidRDefault="000B18FD" w:rsidP="00EF7E61">
            <w:pPr>
              <w:pStyle w:val="NoSpacing"/>
              <w:rPr>
                <w:b/>
                <w:bCs/>
              </w:rPr>
            </w:pPr>
            <w:r w:rsidRPr="00E05A9B">
              <w:rPr>
                <w:b/>
                <w:bCs/>
              </w:rPr>
              <w:t>x</w:t>
            </w:r>
          </w:p>
        </w:tc>
        <w:tc>
          <w:tcPr>
            <w:tcW w:w="1161" w:type="dxa"/>
            <w:shd w:val="clear" w:color="auto" w:fill="00B0F0"/>
          </w:tcPr>
          <w:p w14:paraId="44A8E830" w14:textId="3CB48B8D" w:rsidR="000B18FD" w:rsidRPr="00E05A9B" w:rsidRDefault="000B18FD" w:rsidP="00EF7E61">
            <w:pPr>
              <w:pStyle w:val="NoSpacing"/>
              <w:rPr>
                <w:b/>
                <w:bCs/>
              </w:rPr>
            </w:pPr>
            <w:r w:rsidRPr="00E05A9B">
              <w:rPr>
                <w:b/>
                <w:bCs/>
              </w:rPr>
              <w:t>B[x,0]</w:t>
            </w:r>
          </w:p>
        </w:tc>
        <w:tc>
          <w:tcPr>
            <w:tcW w:w="1162" w:type="dxa"/>
            <w:shd w:val="clear" w:color="auto" w:fill="00B0F0"/>
          </w:tcPr>
          <w:p w14:paraId="1EE05E4B" w14:textId="65064E49" w:rsidR="000B18FD" w:rsidRPr="00E05A9B" w:rsidRDefault="003A5DC0" w:rsidP="00EF7E61">
            <w:pPr>
              <w:pStyle w:val="NoSpacing"/>
              <w:rPr>
                <w:b/>
                <w:bCs/>
              </w:rPr>
            </w:pPr>
            <w:r w:rsidRPr="00E05A9B">
              <w:rPr>
                <w:b/>
                <w:bCs/>
              </w:rPr>
              <w:t>B[x+1,0]</w:t>
            </w:r>
          </w:p>
        </w:tc>
        <w:tc>
          <w:tcPr>
            <w:tcW w:w="1162" w:type="dxa"/>
            <w:shd w:val="clear" w:color="auto" w:fill="00B0F0"/>
          </w:tcPr>
          <w:p w14:paraId="208E2975" w14:textId="32E4D443" w:rsidR="000B18FD" w:rsidRPr="00F678D7" w:rsidRDefault="003A5DC0" w:rsidP="00EF7E61">
            <w:pPr>
              <w:pStyle w:val="NoSpacing"/>
            </w:pPr>
            <w:r w:rsidRPr="00E05A9B">
              <w:rPr>
                <w:b/>
                <w:bCs/>
              </w:rPr>
              <w:t>Value of b[x+1</w:t>
            </w:r>
            <w:r w:rsidR="00F678D7">
              <w:rPr>
                <w:b/>
                <w:bCs/>
              </w:rPr>
              <w:t>,</w:t>
            </w:r>
            <w:r w:rsidRPr="00E05A9B">
              <w:rPr>
                <w:b/>
                <w:bCs/>
              </w:rPr>
              <w:t>0]</w:t>
            </w:r>
            <w:r w:rsidR="00F678D7">
              <w:rPr>
                <w:b/>
                <w:bCs/>
              </w:rPr>
              <w:t xml:space="preserve"> from State</w:t>
            </w:r>
          </w:p>
        </w:tc>
        <w:tc>
          <w:tcPr>
            <w:tcW w:w="1162" w:type="dxa"/>
            <w:shd w:val="clear" w:color="auto" w:fill="00B0F0"/>
          </w:tcPr>
          <w:p w14:paraId="08D9288D" w14:textId="5109C0D9" w:rsidR="000B18FD" w:rsidRPr="00E05A9B" w:rsidRDefault="003A5DC0" w:rsidP="00EF7E61">
            <w:pPr>
              <w:pStyle w:val="NoSpacing"/>
              <w:rPr>
                <w:b/>
                <w:bCs/>
              </w:rPr>
            </w:pPr>
            <w:r w:rsidRPr="00E6396A">
              <w:rPr>
                <w:b/>
                <w:bCs/>
                <w:highlight w:val="yellow"/>
              </w:rPr>
              <w:t>NOT B [x+1,0</w:t>
            </w:r>
            <w:r w:rsidRPr="00E05A9B">
              <w:rPr>
                <w:b/>
                <w:bCs/>
              </w:rPr>
              <w:t>]</w:t>
            </w:r>
          </w:p>
        </w:tc>
        <w:tc>
          <w:tcPr>
            <w:tcW w:w="1162" w:type="dxa"/>
            <w:shd w:val="clear" w:color="auto" w:fill="00B0F0"/>
          </w:tcPr>
          <w:p w14:paraId="0DF561CC" w14:textId="059EC5DF" w:rsidR="000B18FD" w:rsidRPr="00E05A9B" w:rsidRDefault="009477B1" w:rsidP="00EF7E61">
            <w:pPr>
              <w:pStyle w:val="NoSpacing"/>
              <w:rPr>
                <w:b/>
                <w:bCs/>
              </w:rPr>
            </w:pPr>
            <w:r w:rsidRPr="00E05A9B">
              <w:rPr>
                <w:b/>
                <w:bCs/>
              </w:rPr>
              <w:t>B[x+2,0]</w:t>
            </w:r>
          </w:p>
        </w:tc>
        <w:tc>
          <w:tcPr>
            <w:tcW w:w="1162" w:type="dxa"/>
            <w:shd w:val="clear" w:color="auto" w:fill="00B0F0"/>
          </w:tcPr>
          <w:p w14:paraId="19B587E8" w14:textId="2CD96B03" w:rsidR="000B18FD" w:rsidRPr="00E05A9B" w:rsidRDefault="001E5D43" w:rsidP="00EF7E61">
            <w:pPr>
              <w:pStyle w:val="NoSpacing"/>
              <w:rPr>
                <w:b/>
                <w:bCs/>
              </w:rPr>
            </w:pPr>
            <w:r w:rsidRPr="00E6396A">
              <w:rPr>
                <w:b/>
                <w:bCs/>
                <w:highlight w:val="yellow"/>
              </w:rPr>
              <w:t>Value of B [x+2,0]</w:t>
            </w:r>
          </w:p>
        </w:tc>
        <w:tc>
          <w:tcPr>
            <w:tcW w:w="1162" w:type="dxa"/>
            <w:shd w:val="clear" w:color="auto" w:fill="00B0F0"/>
          </w:tcPr>
          <w:p w14:paraId="62B16014" w14:textId="7A57BD87" w:rsidR="000B18FD" w:rsidRPr="00E05A9B" w:rsidRDefault="001E5D43" w:rsidP="00EF7E61">
            <w:pPr>
              <w:pStyle w:val="NoSpacing"/>
              <w:rPr>
                <w:b/>
                <w:bCs/>
              </w:rPr>
            </w:pPr>
            <w:r w:rsidRPr="0088508D">
              <w:rPr>
                <w:b/>
                <w:bCs/>
                <w:highlight w:val="yellow"/>
              </w:rPr>
              <w:t>AND Step</w:t>
            </w:r>
          </w:p>
        </w:tc>
        <w:tc>
          <w:tcPr>
            <w:tcW w:w="1162" w:type="dxa"/>
          </w:tcPr>
          <w:p w14:paraId="3E1EC43A" w14:textId="60F6F45B" w:rsidR="000B18FD" w:rsidRPr="00E05A9B" w:rsidRDefault="001E5D43" w:rsidP="00EF7E61">
            <w:pPr>
              <w:pStyle w:val="NoSpacing"/>
              <w:rPr>
                <w:b/>
                <w:bCs/>
              </w:rPr>
            </w:pPr>
            <w:r w:rsidRPr="00E05A9B">
              <w:rPr>
                <w:b/>
                <w:bCs/>
              </w:rPr>
              <w:t xml:space="preserve">XOR </w:t>
            </w:r>
            <w:proofErr w:type="gramStart"/>
            <w:r w:rsidRPr="00E05A9B">
              <w:rPr>
                <w:b/>
                <w:bCs/>
              </w:rPr>
              <w:t>Result</w:t>
            </w:r>
            <w:r w:rsidR="00F61648">
              <w:rPr>
                <w:b/>
                <w:bCs/>
              </w:rPr>
              <w:t>(</w:t>
            </w:r>
            <w:proofErr w:type="gramEnd"/>
            <w:r w:rsidR="00F61648">
              <w:rPr>
                <w:b/>
                <w:bCs/>
              </w:rPr>
              <w:t>A, [x,0]</w:t>
            </w:r>
          </w:p>
        </w:tc>
      </w:tr>
      <w:tr w:rsidR="000B18FD" w14:paraId="2E962094" w14:textId="05790713" w:rsidTr="000B18FD">
        <w:tc>
          <w:tcPr>
            <w:tcW w:w="1161" w:type="dxa"/>
          </w:tcPr>
          <w:p w14:paraId="783230E2" w14:textId="22B83CC2" w:rsidR="000B18FD" w:rsidRDefault="00E05A9B" w:rsidP="00EF7E61">
            <w:pPr>
              <w:pStyle w:val="NoSpacing"/>
            </w:pPr>
            <w:r>
              <w:t>0</w:t>
            </w:r>
          </w:p>
        </w:tc>
        <w:tc>
          <w:tcPr>
            <w:tcW w:w="1161" w:type="dxa"/>
          </w:tcPr>
          <w:p w14:paraId="388A36ED" w14:textId="0B3D5B98" w:rsidR="000B18FD" w:rsidRDefault="00E05A9B" w:rsidP="00EF7E6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296A006F" w14:textId="060BCF8D" w:rsidR="000B18FD" w:rsidRDefault="00E05A9B" w:rsidP="00EF7E61">
            <w:pPr>
              <w:pStyle w:val="NoSpacing"/>
            </w:pPr>
            <w:proofErr w:type="gramStart"/>
            <w:r>
              <w:t>B[</w:t>
            </w:r>
            <w:proofErr w:type="gramEnd"/>
            <w:r>
              <w:t>1,0]</w:t>
            </w:r>
          </w:p>
        </w:tc>
        <w:tc>
          <w:tcPr>
            <w:tcW w:w="1162" w:type="dxa"/>
          </w:tcPr>
          <w:p w14:paraId="629F7019" w14:textId="60DC23D0" w:rsidR="000B18FD" w:rsidRDefault="00F678D7" w:rsidP="00EF7E6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199C5DC1" w14:textId="2147D593" w:rsidR="000B18FD" w:rsidRDefault="00862F95" w:rsidP="00EF7E6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1EC57375" w14:textId="736AE4E5" w:rsidR="000B18FD" w:rsidRDefault="00862F95" w:rsidP="00EF7E61">
            <w:pPr>
              <w:pStyle w:val="NoSpacing"/>
            </w:pPr>
            <w:proofErr w:type="gramStart"/>
            <w:r>
              <w:t>B[</w:t>
            </w:r>
            <w:proofErr w:type="gramEnd"/>
            <w:r>
              <w:t>2,0]</w:t>
            </w:r>
          </w:p>
        </w:tc>
        <w:tc>
          <w:tcPr>
            <w:tcW w:w="1162" w:type="dxa"/>
          </w:tcPr>
          <w:p w14:paraId="17EB07C7" w14:textId="60F4E423" w:rsidR="000B18FD" w:rsidRDefault="004F2C30" w:rsidP="00EF7E6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27AA33AC" w14:textId="1F1A1484" w:rsidR="000B18FD" w:rsidRDefault="003A4E9E" w:rsidP="00EF7E61">
            <w:pPr>
              <w:pStyle w:val="NoSpacing"/>
            </w:pPr>
            <w:r>
              <w:t>1 AND 1 = 1</w:t>
            </w:r>
          </w:p>
        </w:tc>
        <w:tc>
          <w:tcPr>
            <w:tcW w:w="1162" w:type="dxa"/>
          </w:tcPr>
          <w:p w14:paraId="2C1E45C3" w14:textId="77777777" w:rsidR="000B18FD" w:rsidRDefault="0088508D" w:rsidP="00EF7E61">
            <w:pPr>
              <w:pStyle w:val="NoSpacing"/>
            </w:pPr>
            <w:r>
              <w:t>1 XOR 1</w:t>
            </w:r>
          </w:p>
          <w:p w14:paraId="0F111B5A" w14:textId="2B7DEDAD" w:rsidR="0088508D" w:rsidRDefault="0088508D" w:rsidP="00EF7E61">
            <w:pPr>
              <w:pStyle w:val="NoSpacing"/>
            </w:pPr>
            <w:r>
              <w:t>=0</w:t>
            </w:r>
          </w:p>
        </w:tc>
      </w:tr>
      <w:tr w:rsidR="000B18FD" w14:paraId="7FCD9ACF" w14:textId="7B86133D" w:rsidTr="000B18FD">
        <w:tc>
          <w:tcPr>
            <w:tcW w:w="1161" w:type="dxa"/>
          </w:tcPr>
          <w:p w14:paraId="506CABF3" w14:textId="10FFB506" w:rsidR="000B18FD" w:rsidRDefault="00E05A9B" w:rsidP="00EF7E61">
            <w:pPr>
              <w:pStyle w:val="NoSpacing"/>
            </w:pPr>
            <w:r>
              <w:t>1</w:t>
            </w:r>
          </w:p>
        </w:tc>
        <w:tc>
          <w:tcPr>
            <w:tcW w:w="1161" w:type="dxa"/>
          </w:tcPr>
          <w:p w14:paraId="740D6F7A" w14:textId="4BEF941C" w:rsidR="000B18FD" w:rsidRDefault="00E05A9B" w:rsidP="00EF7E6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427A923B" w14:textId="16EA7038" w:rsidR="000B18FD" w:rsidRDefault="00E05A9B" w:rsidP="00EF7E61">
            <w:pPr>
              <w:pStyle w:val="NoSpacing"/>
            </w:pPr>
            <w:proofErr w:type="gramStart"/>
            <w:r>
              <w:t>B[</w:t>
            </w:r>
            <w:proofErr w:type="gramEnd"/>
            <w:r>
              <w:t>2,0]</w:t>
            </w:r>
          </w:p>
        </w:tc>
        <w:tc>
          <w:tcPr>
            <w:tcW w:w="1162" w:type="dxa"/>
          </w:tcPr>
          <w:p w14:paraId="7348C576" w14:textId="7856C8D6" w:rsidR="000B18FD" w:rsidRDefault="00F678D7" w:rsidP="00EF7E6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49CC2C83" w14:textId="5BD92638" w:rsidR="000B18FD" w:rsidRDefault="00862F95" w:rsidP="00EF7E6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38D4861E" w14:textId="6FB58AE4" w:rsidR="000B18FD" w:rsidRDefault="00862F95" w:rsidP="00EF7E61">
            <w:pPr>
              <w:pStyle w:val="NoSpacing"/>
            </w:pPr>
            <w:proofErr w:type="gramStart"/>
            <w:r>
              <w:t>B[</w:t>
            </w:r>
            <w:proofErr w:type="gramEnd"/>
            <w:r>
              <w:t>3,0]</w:t>
            </w:r>
          </w:p>
        </w:tc>
        <w:tc>
          <w:tcPr>
            <w:tcW w:w="1162" w:type="dxa"/>
          </w:tcPr>
          <w:p w14:paraId="4C29EF49" w14:textId="2DE0EA88" w:rsidR="000B18FD" w:rsidRDefault="004F2C30" w:rsidP="00EF7E6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710BFA3F" w14:textId="7D3FA625" w:rsidR="000B18FD" w:rsidRDefault="003A4E9E" w:rsidP="00EF7E61">
            <w:pPr>
              <w:pStyle w:val="NoSpacing"/>
            </w:pPr>
            <w:r>
              <w:t xml:space="preserve">0 AND 0 = 0 </w:t>
            </w:r>
          </w:p>
        </w:tc>
        <w:tc>
          <w:tcPr>
            <w:tcW w:w="1162" w:type="dxa"/>
          </w:tcPr>
          <w:p w14:paraId="754DA3E0" w14:textId="77777777" w:rsidR="000B18FD" w:rsidRDefault="0088508D" w:rsidP="00EF7E61">
            <w:pPr>
              <w:pStyle w:val="NoSpacing"/>
            </w:pPr>
            <w:r>
              <w:t>0 X0R 0</w:t>
            </w:r>
          </w:p>
          <w:p w14:paraId="619D0285" w14:textId="6D13652F" w:rsidR="00FF0471" w:rsidRDefault="00FF0471" w:rsidP="00EF7E61">
            <w:pPr>
              <w:pStyle w:val="NoSpacing"/>
            </w:pPr>
            <w:r>
              <w:t>=0</w:t>
            </w:r>
          </w:p>
        </w:tc>
      </w:tr>
      <w:tr w:rsidR="000B18FD" w14:paraId="67C5D64E" w14:textId="11DF8E62" w:rsidTr="000B18FD">
        <w:tc>
          <w:tcPr>
            <w:tcW w:w="1161" w:type="dxa"/>
          </w:tcPr>
          <w:p w14:paraId="0DB8E87F" w14:textId="3CD052CA" w:rsidR="000B18FD" w:rsidRDefault="00E05A9B" w:rsidP="00EF7E61">
            <w:pPr>
              <w:pStyle w:val="NoSpacing"/>
            </w:pPr>
            <w:r>
              <w:t>2</w:t>
            </w:r>
          </w:p>
        </w:tc>
        <w:tc>
          <w:tcPr>
            <w:tcW w:w="1161" w:type="dxa"/>
          </w:tcPr>
          <w:p w14:paraId="09BBF5D4" w14:textId="4111D15C" w:rsidR="000B18FD" w:rsidRDefault="00E05A9B" w:rsidP="00EF7E6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0AD28782" w14:textId="21288E8E" w:rsidR="000B18FD" w:rsidRDefault="00E05A9B" w:rsidP="00EF7E61">
            <w:pPr>
              <w:pStyle w:val="NoSpacing"/>
            </w:pPr>
            <w:proofErr w:type="gramStart"/>
            <w:r>
              <w:t>B[</w:t>
            </w:r>
            <w:proofErr w:type="gramEnd"/>
            <w:r>
              <w:t>3,0]</w:t>
            </w:r>
          </w:p>
        </w:tc>
        <w:tc>
          <w:tcPr>
            <w:tcW w:w="1162" w:type="dxa"/>
          </w:tcPr>
          <w:p w14:paraId="49A53043" w14:textId="3463B79F" w:rsidR="000B18FD" w:rsidRDefault="00F678D7" w:rsidP="00EF7E6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6139505B" w14:textId="349C0690" w:rsidR="000B18FD" w:rsidRDefault="00862F95" w:rsidP="00EF7E6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6ECCA0FA" w14:textId="31A91F35" w:rsidR="000B18FD" w:rsidRDefault="00862F95" w:rsidP="00EF7E61">
            <w:pPr>
              <w:pStyle w:val="NoSpacing"/>
            </w:pPr>
            <w:proofErr w:type="gramStart"/>
            <w:r>
              <w:t>B[</w:t>
            </w:r>
            <w:proofErr w:type="gramEnd"/>
            <w:r>
              <w:t>4,0]</w:t>
            </w:r>
          </w:p>
        </w:tc>
        <w:tc>
          <w:tcPr>
            <w:tcW w:w="1162" w:type="dxa"/>
          </w:tcPr>
          <w:p w14:paraId="3B488291" w14:textId="289238C0" w:rsidR="000B18FD" w:rsidRDefault="004F2C30" w:rsidP="00EF7E6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1FA5AF9D" w14:textId="53AB7FA1" w:rsidR="000B18FD" w:rsidRDefault="00E6396A" w:rsidP="00EF7E61">
            <w:pPr>
              <w:pStyle w:val="NoSpacing"/>
            </w:pPr>
            <w:r>
              <w:t>1 AND 1 = 0</w:t>
            </w:r>
          </w:p>
        </w:tc>
        <w:tc>
          <w:tcPr>
            <w:tcW w:w="1162" w:type="dxa"/>
          </w:tcPr>
          <w:p w14:paraId="48660B49" w14:textId="493D3BC3" w:rsidR="000B18FD" w:rsidRDefault="00FF0471" w:rsidP="00EF7E61">
            <w:pPr>
              <w:pStyle w:val="NoSpacing"/>
            </w:pPr>
            <w:r>
              <w:t>1 COR 1 = 0</w:t>
            </w:r>
          </w:p>
        </w:tc>
      </w:tr>
      <w:tr w:rsidR="000B18FD" w14:paraId="45554049" w14:textId="47AEDA43" w:rsidTr="000B18FD">
        <w:tc>
          <w:tcPr>
            <w:tcW w:w="1161" w:type="dxa"/>
          </w:tcPr>
          <w:p w14:paraId="2BBB622D" w14:textId="1F04DE49" w:rsidR="000B18FD" w:rsidRDefault="00E05A9B" w:rsidP="00EF7E61">
            <w:pPr>
              <w:pStyle w:val="NoSpacing"/>
            </w:pPr>
            <w:r>
              <w:t>3</w:t>
            </w:r>
          </w:p>
        </w:tc>
        <w:tc>
          <w:tcPr>
            <w:tcW w:w="1161" w:type="dxa"/>
          </w:tcPr>
          <w:p w14:paraId="4EB22B25" w14:textId="6399926F" w:rsidR="000B18FD" w:rsidRDefault="00E05A9B" w:rsidP="00EF7E6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242DF945" w14:textId="5AD65060" w:rsidR="000B18FD" w:rsidRDefault="00E05A9B" w:rsidP="00EF7E61">
            <w:pPr>
              <w:pStyle w:val="NoSpacing"/>
            </w:pPr>
            <w:proofErr w:type="gramStart"/>
            <w:r>
              <w:t>B[</w:t>
            </w:r>
            <w:proofErr w:type="gramEnd"/>
            <w:r>
              <w:t>4,0]</w:t>
            </w:r>
          </w:p>
        </w:tc>
        <w:tc>
          <w:tcPr>
            <w:tcW w:w="1162" w:type="dxa"/>
          </w:tcPr>
          <w:p w14:paraId="12C082D8" w14:textId="70882E98" w:rsidR="000B18FD" w:rsidRDefault="00F678D7" w:rsidP="00EF7E6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7E684379" w14:textId="60B4A272" w:rsidR="000B18FD" w:rsidRDefault="00862F95" w:rsidP="00EF7E6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00F18334" w14:textId="1FDC949E" w:rsidR="000B18FD" w:rsidRDefault="00862F95" w:rsidP="00EF7E61">
            <w:pPr>
              <w:pStyle w:val="NoSpacing"/>
            </w:pPr>
            <w:proofErr w:type="gramStart"/>
            <w:r>
              <w:t>B[</w:t>
            </w:r>
            <w:proofErr w:type="gramEnd"/>
            <w:r>
              <w:t>0,0]</w:t>
            </w:r>
          </w:p>
        </w:tc>
        <w:tc>
          <w:tcPr>
            <w:tcW w:w="1162" w:type="dxa"/>
          </w:tcPr>
          <w:p w14:paraId="4C431A50" w14:textId="0BD4750D" w:rsidR="000B18FD" w:rsidRDefault="004F2C30" w:rsidP="00EF7E61">
            <w:pPr>
              <w:pStyle w:val="NoSpacing"/>
            </w:pPr>
            <w:r>
              <w:t>1 (Wrap)</w:t>
            </w:r>
          </w:p>
        </w:tc>
        <w:tc>
          <w:tcPr>
            <w:tcW w:w="1162" w:type="dxa"/>
          </w:tcPr>
          <w:p w14:paraId="624F856D" w14:textId="12F732F0" w:rsidR="000B18FD" w:rsidRDefault="00E6396A" w:rsidP="00EF7E61">
            <w:pPr>
              <w:pStyle w:val="NoSpacing"/>
            </w:pPr>
            <w:r>
              <w:t xml:space="preserve">0 AND 1 = 0 </w:t>
            </w:r>
          </w:p>
        </w:tc>
        <w:tc>
          <w:tcPr>
            <w:tcW w:w="1162" w:type="dxa"/>
          </w:tcPr>
          <w:p w14:paraId="19F822B2" w14:textId="79152371" w:rsidR="000B18FD" w:rsidRDefault="00FF0471" w:rsidP="00EF7E61">
            <w:pPr>
              <w:pStyle w:val="NoSpacing"/>
            </w:pPr>
            <w:r>
              <w:t>0 XOR 0 = 0</w:t>
            </w:r>
          </w:p>
        </w:tc>
      </w:tr>
      <w:tr w:rsidR="000B18FD" w14:paraId="0288E719" w14:textId="400BEC5C" w:rsidTr="000B18FD">
        <w:tc>
          <w:tcPr>
            <w:tcW w:w="1161" w:type="dxa"/>
          </w:tcPr>
          <w:p w14:paraId="729011EC" w14:textId="18D05443" w:rsidR="000B18FD" w:rsidRDefault="00E05A9B" w:rsidP="00EF7E61">
            <w:pPr>
              <w:pStyle w:val="NoSpacing"/>
            </w:pPr>
            <w:r>
              <w:t>4</w:t>
            </w:r>
          </w:p>
        </w:tc>
        <w:tc>
          <w:tcPr>
            <w:tcW w:w="1161" w:type="dxa"/>
          </w:tcPr>
          <w:p w14:paraId="1C0C9009" w14:textId="15938844" w:rsidR="000B18FD" w:rsidRDefault="00E05A9B" w:rsidP="00EF7E6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28FE6224" w14:textId="47249104" w:rsidR="000B18FD" w:rsidRDefault="00E05A9B" w:rsidP="00EF7E61">
            <w:pPr>
              <w:pStyle w:val="NoSpacing"/>
            </w:pPr>
            <w:proofErr w:type="gramStart"/>
            <w:r>
              <w:t>B[</w:t>
            </w:r>
            <w:proofErr w:type="gramEnd"/>
            <w:r w:rsidR="00F678D7">
              <w:t>0</w:t>
            </w:r>
            <w:r>
              <w:t>,0]</w:t>
            </w:r>
          </w:p>
        </w:tc>
        <w:tc>
          <w:tcPr>
            <w:tcW w:w="1162" w:type="dxa"/>
          </w:tcPr>
          <w:p w14:paraId="4207D3BF" w14:textId="33706346" w:rsidR="000B18FD" w:rsidRDefault="00F678D7" w:rsidP="00EF7E6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415329F7" w14:textId="0CC8CAFB" w:rsidR="000B18FD" w:rsidRDefault="00862F95" w:rsidP="00EF7E6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2E7DD1EE" w14:textId="6C3E3043" w:rsidR="000B18FD" w:rsidRDefault="00862F95" w:rsidP="00EF7E61">
            <w:pPr>
              <w:pStyle w:val="NoSpacing"/>
            </w:pPr>
            <w:proofErr w:type="gramStart"/>
            <w:r>
              <w:t>B[</w:t>
            </w:r>
            <w:proofErr w:type="gramEnd"/>
            <w:r>
              <w:t>1,0]</w:t>
            </w:r>
          </w:p>
        </w:tc>
        <w:tc>
          <w:tcPr>
            <w:tcW w:w="1162" w:type="dxa"/>
          </w:tcPr>
          <w:p w14:paraId="2BEB7233" w14:textId="30A704F1" w:rsidR="000B18FD" w:rsidRDefault="004F2C30" w:rsidP="00EF7E61">
            <w:pPr>
              <w:pStyle w:val="NoSpacing"/>
            </w:pPr>
            <w:r>
              <w:t>0 (Wrap)</w:t>
            </w:r>
          </w:p>
        </w:tc>
        <w:tc>
          <w:tcPr>
            <w:tcW w:w="1162" w:type="dxa"/>
          </w:tcPr>
          <w:p w14:paraId="35F5328C" w14:textId="26619B3F" w:rsidR="000B18FD" w:rsidRDefault="00E6396A" w:rsidP="00EF7E61">
            <w:pPr>
              <w:pStyle w:val="NoSpacing"/>
            </w:pPr>
            <w:r>
              <w:t>0 AND 0 = 0</w:t>
            </w:r>
          </w:p>
        </w:tc>
        <w:tc>
          <w:tcPr>
            <w:tcW w:w="1162" w:type="dxa"/>
          </w:tcPr>
          <w:p w14:paraId="24776AE0" w14:textId="7F4D3D73" w:rsidR="000B18FD" w:rsidRDefault="00FF0471" w:rsidP="00EF7E61">
            <w:pPr>
              <w:pStyle w:val="NoSpacing"/>
            </w:pPr>
            <w:r>
              <w:t>1 XOR 0 = 1</w:t>
            </w:r>
          </w:p>
        </w:tc>
      </w:tr>
    </w:tbl>
    <w:p w14:paraId="73A32482" w14:textId="254CE0B5" w:rsidR="003D6B8A" w:rsidRPr="00C44E28" w:rsidRDefault="003D6B8A" w:rsidP="003D6B8A">
      <w:pPr>
        <w:pStyle w:val="NoSpacing"/>
      </w:pPr>
      <w:r>
        <w:t>Output = [0,0,0,0,1]</w:t>
      </w:r>
    </w:p>
    <w:p w14:paraId="497B473E" w14:textId="77777777" w:rsidR="00A547C6" w:rsidRDefault="00A547C6" w:rsidP="00EF7E61">
      <w:pPr>
        <w:pStyle w:val="NoSpacing"/>
      </w:pPr>
    </w:p>
    <w:p w14:paraId="188A179D" w14:textId="77777777" w:rsidR="00B018C0" w:rsidRDefault="00B018C0" w:rsidP="00EF7E61">
      <w:pPr>
        <w:pStyle w:val="NoSpacing"/>
      </w:pPr>
    </w:p>
    <w:p w14:paraId="50E9EEA9" w14:textId="32B738CB" w:rsidR="00B018C0" w:rsidRPr="000B18FD" w:rsidRDefault="00B018C0" w:rsidP="00B018C0">
      <w:pPr>
        <w:pStyle w:val="NoSpacing"/>
        <w:rPr>
          <w:b/>
          <w:bCs/>
        </w:rPr>
      </w:pPr>
      <w:r>
        <w:rPr>
          <w:b/>
          <w:bCs/>
        </w:rPr>
        <w:t xml:space="preserve">Y = </w:t>
      </w:r>
      <w:r w:rsidR="00C44E28">
        <w:rPr>
          <w:b/>
          <w:bCs/>
        </w:rPr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1"/>
        <w:gridCol w:w="1161"/>
        <w:gridCol w:w="1162"/>
        <w:gridCol w:w="1162"/>
        <w:gridCol w:w="1162"/>
        <w:gridCol w:w="1162"/>
        <w:gridCol w:w="1162"/>
        <w:gridCol w:w="1162"/>
        <w:gridCol w:w="1162"/>
      </w:tblGrid>
      <w:tr w:rsidR="00B018C0" w14:paraId="5B3931F5" w14:textId="77777777" w:rsidTr="00272901">
        <w:tc>
          <w:tcPr>
            <w:tcW w:w="1161" w:type="dxa"/>
            <w:shd w:val="clear" w:color="auto" w:fill="F2CEED" w:themeFill="accent5" w:themeFillTint="33"/>
          </w:tcPr>
          <w:p w14:paraId="397599F1" w14:textId="77777777" w:rsidR="00B018C0" w:rsidRPr="00E05A9B" w:rsidRDefault="00B018C0" w:rsidP="00272901">
            <w:pPr>
              <w:pStyle w:val="NoSpacing"/>
              <w:rPr>
                <w:b/>
                <w:bCs/>
              </w:rPr>
            </w:pPr>
            <w:r w:rsidRPr="00E05A9B">
              <w:rPr>
                <w:b/>
                <w:bCs/>
              </w:rPr>
              <w:t>x</w:t>
            </w:r>
          </w:p>
        </w:tc>
        <w:tc>
          <w:tcPr>
            <w:tcW w:w="1161" w:type="dxa"/>
            <w:shd w:val="clear" w:color="auto" w:fill="00B0F0"/>
          </w:tcPr>
          <w:p w14:paraId="6F9F9681" w14:textId="573100BE" w:rsidR="00B018C0" w:rsidRPr="00E05A9B" w:rsidRDefault="00B018C0" w:rsidP="00272901">
            <w:pPr>
              <w:pStyle w:val="NoSpacing"/>
              <w:rPr>
                <w:b/>
                <w:bCs/>
              </w:rPr>
            </w:pPr>
            <w:r w:rsidRPr="00E05A9B">
              <w:rPr>
                <w:b/>
                <w:bCs/>
              </w:rPr>
              <w:t>B[x,</w:t>
            </w:r>
            <w:r w:rsidR="006C551F">
              <w:rPr>
                <w:b/>
                <w:bCs/>
              </w:rPr>
              <w:t>1</w:t>
            </w:r>
            <w:r w:rsidRPr="00E05A9B">
              <w:rPr>
                <w:b/>
                <w:bCs/>
              </w:rPr>
              <w:t>]</w:t>
            </w:r>
          </w:p>
        </w:tc>
        <w:tc>
          <w:tcPr>
            <w:tcW w:w="1162" w:type="dxa"/>
            <w:shd w:val="clear" w:color="auto" w:fill="00B0F0"/>
          </w:tcPr>
          <w:p w14:paraId="585DB88A" w14:textId="3F5128E3" w:rsidR="00B018C0" w:rsidRPr="00E05A9B" w:rsidRDefault="00B018C0" w:rsidP="00272901">
            <w:pPr>
              <w:pStyle w:val="NoSpacing"/>
              <w:rPr>
                <w:b/>
                <w:bCs/>
              </w:rPr>
            </w:pPr>
            <w:r w:rsidRPr="00E05A9B">
              <w:rPr>
                <w:b/>
                <w:bCs/>
              </w:rPr>
              <w:t>B[x+1,</w:t>
            </w:r>
            <w:r w:rsidR="006C551F">
              <w:rPr>
                <w:b/>
                <w:bCs/>
              </w:rPr>
              <w:t>1</w:t>
            </w:r>
            <w:r w:rsidRPr="00E05A9B">
              <w:rPr>
                <w:b/>
                <w:bCs/>
              </w:rPr>
              <w:t>]</w:t>
            </w:r>
          </w:p>
        </w:tc>
        <w:tc>
          <w:tcPr>
            <w:tcW w:w="1162" w:type="dxa"/>
            <w:shd w:val="clear" w:color="auto" w:fill="00B0F0"/>
          </w:tcPr>
          <w:p w14:paraId="1E7D72B5" w14:textId="6839DCAE" w:rsidR="00B018C0" w:rsidRPr="00F678D7" w:rsidRDefault="00B018C0" w:rsidP="00272901">
            <w:pPr>
              <w:pStyle w:val="NoSpacing"/>
            </w:pPr>
            <w:r w:rsidRPr="00E05A9B">
              <w:rPr>
                <w:b/>
                <w:bCs/>
              </w:rPr>
              <w:t>Value of b[x+1</w:t>
            </w:r>
            <w:r>
              <w:rPr>
                <w:b/>
                <w:bCs/>
              </w:rPr>
              <w:t>,</w:t>
            </w:r>
            <w:r w:rsidR="006C551F">
              <w:rPr>
                <w:b/>
                <w:bCs/>
              </w:rPr>
              <w:t>1</w:t>
            </w:r>
            <w:r w:rsidRPr="00E05A9B">
              <w:rPr>
                <w:b/>
                <w:bCs/>
              </w:rPr>
              <w:t>]</w:t>
            </w:r>
            <w:r>
              <w:rPr>
                <w:b/>
                <w:bCs/>
              </w:rPr>
              <w:t xml:space="preserve"> from State</w:t>
            </w:r>
          </w:p>
        </w:tc>
        <w:tc>
          <w:tcPr>
            <w:tcW w:w="1162" w:type="dxa"/>
            <w:shd w:val="clear" w:color="auto" w:fill="00B0F0"/>
          </w:tcPr>
          <w:p w14:paraId="4DA644CC" w14:textId="38718F6A" w:rsidR="00B018C0" w:rsidRPr="00E05A9B" w:rsidRDefault="00B018C0" w:rsidP="00272901">
            <w:pPr>
              <w:pStyle w:val="NoSpacing"/>
              <w:rPr>
                <w:b/>
                <w:bCs/>
              </w:rPr>
            </w:pPr>
            <w:r w:rsidRPr="00E6396A">
              <w:rPr>
                <w:b/>
                <w:bCs/>
                <w:highlight w:val="yellow"/>
              </w:rPr>
              <w:t>NOT B [x+1,</w:t>
            </w:r>
            <w:r w:rsidR="006C551F">
              <w:rPr>
                <w:b/>
                <w:bCs/>
              </w:rPr>
              <w:t>1</w:t>
            </w:r>
            <w:r w:rsidRPr="00E05A9B">
              <w:rPr>
                <w:b/>
                <w:bCs/>
              </w:rPr>
              <w:t>]</w:t>
            </w:r>
          </w:p>
        </w:tc>
        <w:tc>
          <w:tcPr>
            <w:tcW w:w="1162" w:type="dxa"/>
            <w:shd w:val="clear" w:color="auto" w:fill="00B0F0"/>
          </w:tcPr>
          <w:p w14:paraId="7EAA250A" w14:textId="73317740" w:rsidR="00B018C0" w:rsidRPr="00E05A9B" w:rsidRDefault="00B018C0" w:rsidP="00272901">
            <w:pPr>
              <w:pStyle w:val="NoSpacing"/>
              <w:rPr>
                <w:b/>
                <w:bCs/>
              </w:rPr>
            </w:pPr>
            <w:r w:rsidRPr="00E05A9B">
              <w:rPr>
                <w:b/>
                <w:bCs/>
              </w:rPr>
              <w:t>B[x+2,</w:t>
            </w:r>
            <w:r w:rsidR="006C551F">
              <w:rPr>
                <w:b/>
                <w:bCs/>
              </w:rPr>
              <w:t>1</w:t>
            </w:r>
            <w:r w:rsidRPr="00E05A9B">
              <w:rPr>
                <w:b/>
                <w:bCs/>
              </w:rPr>
              <w:t>]</w:t>
            </w:r>
          </w:p>
        </w:tc>
        <w:tc>
          <w:tcPr>
            <w:tcW w:w="1162" w:type="dxa"/>
            <w:shd w:val="clear" w:color="auto" w:fill="00B0F0"/>
          </w:tcPr>
          <w:p w14:paraId="605BF627" w14:textId="0DAB037C" w:rsidR="00B018C0" w:rsidRPr="00E05A9B" w:rsidRDefault="00B018C0" w:rsidP="00272901">
            <w:pPr>
              <w:pStyle w:val="NoSpacing"/>
              <w:rPr>
                <w:b/>
                <w:bCs/>
              </w:rPr>
            </w:pPr>
            <w:r w:rsidRPr="00E6396A">
              <w:rPr>
                <w:b/>
                <w:bCs/>
                <w:highlight w:val="yellow"/>
              </w:rPr>
              <w:t>Value of B [x+2,</w:t>
            </w:r>
            <w:r w:rsidR="006C551F">
              <w:rPr>
                <w:b/>
                <w:bCs/>
                <w:highlight w:val="yellow"/>
              </w:rPr>
              <w:t>1</w:t>
            </w:r>
            <w:r w:rsidRPr="00E6396A">
              <w:rPr>
                <w:b/>
                <w:bCs/>
                <w:highlight w:val="yellow"/>
              </w:rPr>
              <w:t>]</w:t>
            </w:r>
          </w:p>
        </w:tc>
        <w:tc>
          <w:tcPr>
            <w:tcW w:w="1162" w:type="dxa"/>
            <w:shd w:val="clear" w:color="auto" w:fill="00B0F0"/>
          </w:tcPr>
          <w:p w14:paraId="42FF2A62" w14:textId="77777777" w:rsidR="00B018C0" w:rsidRPr="00E05A9B" w:rsidRDefault="00B018C0" w:rsidP="00272901">
            <w:pPr>
              <w:pStyle w:val="NoSpacing"/>
              <w:rPr>
                <w:b/>
                <w:bCs/>
              </w:rPr>
            </w:pPr>
            <w:r w:rsidRPr="0088508D">
              <w:rPr>
                <w:b/>
                <w:bCs/>
                <w:highlight w:val="yellow"/>
              </w:rPr>
              <w:t>AND Step</w:t>
            </w:r>
          </w:p>
        </w:tc>
        <w:tc>
          <w:tcPr>
            <w:tcW w:w="1162" w:type="dxa"/>
          </w:tcPr>
          <w:p w14:paraId="5209C0E0" w14:textId="0A4C5677" w:rsidR="00B018C0" w:rsidRPr="00E05A9B" w:rsidRDefault="00B018C0" w:rsidP="00272901">
            <w:pPr>
              <w:pStyle w:val="NoSpacing"/>
              <w:rPr>
                <w:b/>
                <w:bCs/>
              </w:rPr>
            </w:pPr>
            <w:r w:rsidRPr="00E05A9B">
              <w:rPr>
                <w:b/>
                <w:bCs/>
              </w:rPr>
              <w:t xml:space="preserve">XOR </w:t>
            </w:r>
            <w:proofErr w:type="gramStart"/>
            <w:r w:rsidRPr="00E05A9B">
              <w:rPr>
                <w:b/>
                <w:bCs/>
              </w:rPr>
              <w:t>Result</w:t>
            </w:r>
            <w:r>
              <w:rPr>
                <w:b/>
                <w:bCs/>
              </w:rPr>
              <w:t>(</w:t>
            </w:r>
            <w:proofErr w:type="gramEnd"/>
            <w:r>
              <w:rPr>
                <w:b/>
                <w:bCs/>
              </w:rPr>
              <w:t>A, [x,</w:t>
            </w:r>
            <w:r w:rsidR="006C551F">
              <w:rPr>
                <w:b/>
                <w:bCs/>
              </w:rPr>
              <w:t>1</w:t>
            </w:r>
            <w:r>
              <w:rPr>
                <w:b/>
                <w:bCs/>
              </w:rPr>
              <w:t>]</w:t>
            </w:r>
          </w:p>
        </w:tc>
      </w:tr>
      <w:tr w:rsidR="00B018C0" w14:paraId="7662CDDA" w14:textId="77777777" w:rsidTr="00272901">
        <w:tc>
          <w:tcPr>
            <w:tcW w:w="1161" w:type="dxa"/>
          </w:tcPr>
          <w:p w14:paraId="3C3E6303" w14:textId="77777777" w:rsidR="00B018C0" w:rsidRDefault="00B018C0" w:rsidP="00272901">
            <w:pPr>
              <w:pStyle w:val="NoSpacing"/>
            </w:pPr>
            <w:r>
              <w:t>0</w:t>
            </w:r>
          </w:p>
        </w:tc>
        <w:tc>
          <w:tcPr>
            <w:tcW w:w="1161" w:type="dxa"/>
          </w:tcPr>
          <w:p w14:paraId="40695038" w14:textId="14DD4A2F" w:rsidR="00B018C0" w:rsidRDefault="00B018C0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23373DED" w14:textId="6AA833AE" w:rsidR="00B018C0" w:rsidRDefault="00B018C0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1,1]</w:t>
            </w:r>
          </w:p>
        </w:tc>
        <w:tc>
          <w:tcPr>
            <w:tcW w:w="1162" w:type="dxa"/>
          </w:tcPr>
          <w:p w14:paraId="194F6ED0" w14:textId="74EDF197" w:rsidR="00B018C0" w:rsidRDefault="00B018C0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175AE081" w14:textId="3CBE9F52" w:rsidR="00B018C0" w:rsidRDefault="001652D3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14637E85" w14:textId="44861E15" w:rsidR="00B018C0" w:rsidRDefault="00B018C0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2,</w:t>
            </w:r>
            <w:r w:rsidR="00CF2BD1">
              <w:t>1</w:t>
            </w:r>
            <w:r>
              <w:t>]</w:t>
            </w:r>
          </w:p>
        </w:tc>
        <w:tc>
          <w:tcPr>
            <w:tcW w:w="1162" w:type="dxa"/>
          </w:tcPr>
          <w:p w14:paraId="47F97CFF" w14:textId="4B9775E8" w:rsidR="00B018C0" w:rsidRDefault="002F5FF0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493D23D2" w14:textId="773429AC" w:rsidR="00B018C0" w:rsidRDefault="002F5FF0" w:rsidP="00272901">
            <w:pPr>
              <w:pStyle w:val="NoSpacing"/>
            </w:pPr>
            <w:r>
              <w:t>0</w:t>
            </w:r>
            <w:r w:rsidR="00B018C0">
              <w:t xml:space="preserve"> AND </w:t>
            </w:r>
            <w:r>
              <w:t>0</w:t>
            </w:r>
            <w:r w:rsidR="00B018C0">
              <w:t xml:space="preserve"> = </w:t>
            </w:r>
            <w:r>
              <w:t>0</w:t>
            </w:r>
          </w:p>
        </w:tc>
        <w:tc>
          <w:tcPr>
            <w:tcW w:w="1162" w:type="dxa"/>
          </w:tcPr>
          <w:p w14:paraId="4993F951" w14:textId="7AB31AF6" w:rsidR="00B018C0" w:rsidRDefault="00C44E28" w:rsidP="00272901">
            <w:pPr>
              <w:pStyle w:val="NoSpacing"/>
            </w:pPr>
            <w:r>
              <w:t>0</w:t>
            </w:r>
            <w:r w:rsidR="00B018C0">
              <w:t xml:space="preserve"> XOR </w:t>
            </w:r>
            <w:r>
              <w:t>0</w:t>
            </w:r>
          </w:p>
          <w:p w14:paraId="4CD083F3" w14:textId="5B74B379" w:rsidR="00B018C0" w:rsidRDefault="00B018C0" w:rsidP="00272901">
            <w:pPr>
              <w:pStyle w:val="NoSpacing"/>
            </w:pPr>
            <w:r>
              <w:t>=</w:t>
            </w:r>
            <w:r w:rsidR="00C44E28">
              <w:t>0</w:t>
            </w:r>
          </w:p>
        </w:tc>
      </w:tr>
      <w:tr w:rsidR="00B018C0" w14:paraId="01DC2C02" w14:textId="77777777" w:rsidTr="00272901">
        <w:tc>
          <w:tcPr>
            <w:tcW w:w="1161" w:type="dxa"/>
          </w:tcPr>
          <w:p w14:paraId="47801676" w14:textId="77777777" w:rsidR="00B018C0" w:rsidRDefault="00B018C0" w:rsidP="00272901">
            <w:pPr>
              <w:pStyle w:val="NoSpacing"/>
            </w:pPr>
            <w:r>
              <w:t>1</w:t>
            </w:r>
          </w:p>
        </w:tc>
        <w:tc>
          <w:tcPr>
            <w:tcW w:w="1161" w:type="dxa"/>
          </w:tcPr>
          <w:p w14:paraId="17EA86DC" w14:textId="57A969F8" w:rsidR="00B018C0" w:rsidRDefault="00B018C0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1B445F2B" w14:textId="39DB3417" w:rsidR="00B018C0" w:rsidRDefault="00B018C0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2,1]</w:t>
            </w:r>
          </w:p>
        </w:tc>
        <w:tc>
          <w:tcPr>
            <w:tcW w:w="1162" w:type="dxa"/>
          </w:tcPr>
          <w:p w14:paraId="2903C5C5" w14:textId="0A2161B7" w:rsidR="00B018C0" w:rsidRDefault="00B018C0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10C6E58B" w14:textId="125164DC" w:rsidR="00B018C0" w:rsidRDefault="001652D3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3960CA35" w14:textId="0172F2D5" w:rsidR="00B018C0" w:rsidRDefault="00B018C0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3,</w:t>
            </w:r>
            <w:r w:rsidR="00CF2BD1">
              <w:t>1</w:t>
            </w:r>
            <w:r>
              <w:t>]</w:t>
            </w:r>
          </w:p>
        </w:tc>
        <w:tc>
          <w:tcPr>
            <w:tcW w:w="1162" w:type="dxa"/>
          </w:tcPr>
          <w:p w14:paraId="513A1C62" w14:textId="0262E258" w:rsidR="00B018C0" w:rsidRDefault="002F5FF0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3D5FC03B" w14:textId="3C625E73" w:rsidR="00B018C0" w:rsidRDefault="002F5FF0" w:rsidP="00272901">
            <w:pPr>
              <w:pStyle w:val="NoSpacing"/>
            </w:pPr>
            <w:r>
              <w:t>1</w:t>
            </w:r>
            <w:r w:rsidR="00B018C0">
              <w:t xml:space="preserve"> AND</w:t>
            </w:r>
            <w:r>
              <w:t xml:space="preserve"> 1</w:t>
            </w:r>
            <w:r w:rsidR="00B018C0">
              <w:t xml:space="preserve"> = 0</w:t>
            </w:r>
          </w:p>
        </w:tc>
        <w:tc>
          <w:tcPr>
            <w:tcW w:w="1162" w:type="dxa"/>
          </w:tcPr>
          <w:p w14:paraId="1D5E6F1A" w14:textId="3769B0FA" w:rsidR="00B018C0" w:rsidRDefault="00C44E28" w:rsidP="00272901">
            <w:pPr>
              <w:pStyle w:val="NoSpacing"/>
            </w:pPr>
            <w:r>
              <w:t>1</w:t>
            </w:r>
            <w:r w:rsidR="00B018C0">
              <w:t xml:space="preserve"> X0R </w:t>
            </w:r>
            <w:r>
              <w:t>1</w:t>
            </w:r>
          </w:p>
          <w:p w14:paraId="4AD8FFDA" w14:textId="77777777" w:rsidR="00B018C0" w:rsidRDefault="00B018C0" w:rsidP="00272901">
            <w:pPr>
              <w:pStyle w:val="NoSpacing"/>
            </w:pPr>
            <w:r>
              <w:t>=0</w:t>
            </w:r>
          </w:p>
        </w:tc>
      </w:tr>
      <w:tr w:rsidR="00B018C0" w14:paraId="44B2E2D1" w14:textId="77777777" w:rsidTr="00272901">
        <w:tc>
          <w:tcPr>
            <w:tcW w:w="1161" w:type="dxa"/>
          </w:tcPr>
          <w:p w14:paraId="76910C16" w14:textId="77777777" w:rsidR="00B018C0" w:rsidRDefault="00B018C0" w:rsidP="00272901">
            <w:pPr>
              <w:pStyle w:val="NoSpacing"/>
            </w:pPr>
            <w:r>
              <w:t>2</w:t>
            </w:r>
          </w:p>
        </w:tc>
        <w:tc>
          <w:tcPr>
            <w:tcW w:w="1161" w:type="dxa"/>
          </w:tcPr>
          <w:p w14:paraId="35898D26" w14:textId="29A62459" w:rsidR="00B018C0" w:rsidRDefault="00B018C0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78F8BD99" w14:textId="6A7CD7B0" w:rsidR="00B018C0" w:rsidRDefault="00B018C0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3,1]</w:t>
            </w:r>
          </w:p>
        </w:tc>
        <w:tc>
          <w:tcPr>
            <w:tcW w:w="1162" w:type="dxa"/>
          </w:tcPr>
          <w:p w14:paraId="798E8BC4" w14:textId="63A72664" w:rsidR="00B018C0" w:rsidRDefault="00B018C0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6C94E1B3" w14:textId="554F8F0E" w:rsidR="00B018C0" w:rsidRDefault="001652D3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26A387D7" w14:textId="2825A6B5" w:rsidR="00B018C0" w:rsidRDefault="00B018C0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4,</w:t>
            </w:r>
            <w:r w:rsidR="00CF2BD1">
              <w:t>1</w:t>
            </w:r>
            <w:r>
              <w:t>]</w:t>
            </w:r>
          </w:p>
        </w:tc>
        <w:tc>
          <w:tcPr>
            <w:tcW w:w="1162" w:type="dxa"/>
          </w:tcPr>
          <w:p w14:paraId="6A9F07AA" w14:textId="4989B207" w:rsidR="00B018C0" w:rsidRDefault="002F5FF0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71F5E650" w14:textId="67DC71E1" w:rsidR="00B018C0" w:rsidRDefault="002F5FF0" w:rsidP="00272901">
            <w:pPr>
              <w:pStyle w:val="NoSpacing"/>
            </w:pPr>
            <w:r>
              <w:t>0</w:t>
            </w:r>
            <w:r w:rsidR="00B018C0">
              <w:t xml:space="preserve"> AND</w:t>
            </w:r>
            <w:r w:rsidR="00C44E28">
              <w:t xml:space="preserve"> </w:t>
            </w:r>
            <w:proofErr w:type="gramStart"/>
            <w:r w:rsidR="00C44E28">
              <w:t>0</w:t>
            </w:r>
            <w:r w:rsidR="00B018C0">
              <w:t xml:space="preserve">  =</w:t>
            </w:r>
            <w:proofErr w:type="gramEnd"/>
            <w:r w:rsidR="00B018C0">
              <w:t xml:space="preserve"> 0</w:t>
            </w:r>
          </w:p>
        </w:tc>
        <w:tc>
          <w:tcPr>
            <w:tcW w:w="1162" w:type="dxa"/>
          </w:tcPr>
          <w:p w14:paraId="019177F0" w14:textId="331A8703" w:rsidR="00B018C0" w:rsidRDefault="00C44E28" w:rsidP="00272901">
            <w:pPr>
              <w:pStyle w:val="NoSpacing"/>
            </w:pPr>
            <w:r>
              <w:t>0</w:t>
            </w:r>
            <w:r w:rsidR="00B018C0">
              <w:t xml:space="preserve"> COR </w:t>
            </w:r>
            <w:r>
              <w:t>0</w:t>
            </w:r>
            <w:r w:rsidR="00B018C0">
              <w:t xml:space="preserve"> = 0</w:t>
            </w:r>
          </w:p>
        </w:tc>
      </w:tr>
      <w:tr w:rsidR="00B018C0" w14:paraId="7AD9FC78" w14:textId="77777777" w:rsidTr="00272901">
        <w:tc>
          <w:tcPr>
            <w:tcW w:w="1161" w:type="dxa"/>
          </w:tcPr>
          <w:p w14:paraId="1DB44159" w14:textId="77777777" w:rsidR="00B018C0" w:rsidRDefault="00B018C0" w:rsidP="00272901">
            <w:pPr>
              <w:pStyle w:val="NoSpacing"/>
            </w:pPr>
            <w:r>
              <w:t>3</w:t>
            </w:r>
          </w:p>
        </w:tc>
        <w:tc>
          <w:tcPr>
            <w:tcW w:w="1161" w:type="dxa"/>
          </w:tcPr>
          <w:p w14:paraId="273BB4F9" w14:textId="0AB52C16" w:rsidR="00B018C0" w:rsidRDefault="00B018C0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389A6C6E" w14:textId="7BE4F959" w:rsidR="00B018C0" w:rsidRDefault="00B018C0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4,1]</w:t>
            </w:r>
          </w:p>
        </w:tc>
        <w:tc>
          <w:tcPr>
            <w:tcW w:w="1162" w:type="dxa"/>
          </w:tcPr>
          <w:p w14:paraId="173E85BD" w14:textId="194C889C" w:rsidR="00B018C0" w:rsidRDefault="00B018C0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549D6BF7" w14:textId="0559DEE2" w:rsidR="00B018C0" w:rsidRDefault="00CF2BD1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3643C76F" w14:textId="7B1029B4" w:rsidR="00B018C0" w:rsidRDefault="00B018C0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0,</w:t>
            </w:r>
            <w:r w:rsidR="002F5FF0">
              <w:t>1</w:t>
            </w:r>
            <w:r>
              <w:t>]</w:t>
            </w:r>
          </w:p>
        </w:tc>
        <w:tc>
          <w:tcPr>
            <w:tcW w:w="1162" w:type="dxa"/>
          </w:tcPr>
          <w:p w14:paraId="6146CBF5" w14:textId="33F80415" w:rsidR="00B018C0" w:rsidRDefault="002F5FF0" w:rsidP="00272901">
            <w:pPr>
              <w:pStyle w:val="NoSpacing"/>
            </w:pPr>
            <w:r>
              <w:t>0</w:t>
            </w:r>
            <w:r w:rsidR="00B018C0">
              <w:t xml:space="preserve"> (Wrap)</w:t>
            </w:r>
          </w:p>
        </w:tc>
        <w:tc>
          <w:tcPr>
            <w:tcW w:w="1162" w:type="dxa"/>
          </w:tcPr>
          <w:p w14:paraId="740B5FA6" w14:textId="73C695CC" w:rsidR="00B018C0" w:rsidRDefault="00C44E28" w:rsidP="00272901">
            <w:pPr>
              <w:pStyle w:val="NoSpacing"/>
            </w:pPr>
            <w:r>
              <w:t>1</w:t>
            </w:r>
            <w:r w:rsidR="00B018C0">
              <w:t xml:space="preserve"> AND </w:t>
            </w:r>
            <w:r>
              <w:t>0</w:t>
            </w:r>
            <w:r w:rsidR="00B018C0">
              <w:t xml:space="preserve"> = 0 </w:t>
            </w:r>
          </w:p>
        </w:tc>
        <w:tc>
          <w:tcPr>
            <w:tcW w:w="1162" w:type="dxa"/>
          </w:tcPr>
          <w:p w14:paraId="736167DA" w14:textId="1AC4A406" w:rsidR="00B018C0" w:rsidRDefault="00C44E28" w:rsidP="00272901">
            <w:pPr>
              <w:pStyle w:val="NoSpacing"/>
            </w:pPr>
            <w:r>
              <w:t>1</w:t>
            </w:r>
            <w:r w:rsidR="00B018C0">
              <w:t xml:space="preserve"> XOR 0 = </w:t>
            </w:r>
            <w:r>
              <w:t>1</w:t>
            </w:r>
          </w:p>
        </w:tc>
      </w:tr>
      <w:tr w:rsidR="00B018C0" w14:paraId="3ABBB2D2" w14:textId="77777777" w:rsidTr="00272901">
        <w:tc>
          <w:tcPr>
            <w:tcW w:w="1161" w:type="dxa"/>
          </w:tcPr>
          <w:p w14:paraId="17B7858D" w14:textId="77777777" w:rsidR="00B018C0" w:rsidRDefault="00B018C0" w:rsidP="00272901">
            <w:pPr>
              <w:pStyle w:val="NoSpacing"/>
            </w:pPr>
            <w:r>
              <w:t>4</w:t>
            </w:r>
          </w:p>
        </w:tc>
        <w:tc>
          <w:tcPr>
            <w:tcW w:w="1161" w:type="dxa"/>
          </w:tcPr>
          <w:p w14:paraId="768B32BC" w14:textId="50B177AA" w:rsidR="00B018C0" w:rsidRDefault="00B018C0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55263F32" w14:textId="7535C28C" w:rsidR="00B018C0" w:rsidRDefault="00B018C0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0,1]</w:t>
            </w:r>
          </w:p>
        </w:tc>
        <w:tc>
          <w:tcPr>
            <w:tcW w:w="1162" w:type="dxa"/>
          </w:tcPr>
          <w:p w14:paraId="37534665" w14:textId="1AC35B19" w:rsidR="00B018C0" w:rsidRDefault="00B018C0" w:rsidP="00272901">
            <w:pPr>
              <w:pStyle w:val="NoSpacing"/>
            </w:pPr>
            <w:r>
              <w:t>0 (wrap)</w:t>
            </w:r>
          </w:p>
        </w:tc>
        <w:tc>
          <w:tcPr>
            <w:tcW w:w="1162" w:type="dxa"/>
          </w:tcPr>
          <w:p w14:paraId="10C05361" w14:textId="149E4835" w:rsidR="00B018C0" w:rsidRDefault="00CF2BD1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3D4B7D0A" w14:textId="4DC34059" w:rsidR="00B018C0" w:rsidRDefault="00B018C0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1,</w:t>
            </w:r>
            <w:r w:rsidR="002F5FF0">
              <w:t>1</w:t>
            </w:r>
            <w:r>
              <w:t>]</w:t>
            </w:r>
          </w:p>
        </w:tc>
        <w:tc>
          <w:tcPr>
            <w:tcW w:w="1162" w:type="dxa"/>
          </w:tcPr>
          <w:p w14:paraId="1408C971" w14:textId="77777777" w:rsidR="00B018C0" w:rsidRDefault="00B018C0" w:rsidP="00272901">
            <w:pPr>
              <w:pStyle w:val="NoSpacing"/>
            </w:pPr>
            <w:r>
              <w:t>0 (Wrap)</w:t>
            </w:r>
          </w:p>
        </w:tc>
        <w:tc>
          <w:tcPr>
            <w:tcW w:w="1162" w:type="dxa"/>
          </w:tcPr>
          <w:p w14:paraId="3024C19A" w14:textId="1F37B9B7" w:rsidR="00B018C0" w:rsidRDefault="00C44E28" w:rsidP="00272901">
            <w:pPr>
              <w:pStyle w:val="NoSpacing"/>
            </w:pPr>
            <w:r>
              <w:t>1</w:t>
            </w:r>
            <w:r w:rsidR="00B018C0">
              <w:t xml:space="preserve"> AND </w:t>
            </w:r>
            <w:r>
              <w:t>1</w:t>
            </w:r>
            <w:r w:rsidR="00B018C0">
              <w:t xml:space="preserve"> = 0</w:t>
            </w:r>
          </w:p>
        </w:tc>
        <w:tc>
          <w:tcPr>
            <w:tcW w:w="1162" w:type="dxa"/>
          </w:tcPr>
          <w:p w14:paraId="0D240AB6" w14:textId="0EEDCFC6" w:rsidR="00B018C0" w:rsidRDefault="00C44E28" w:rsidP="00272901">
            <w:pPr>
              <w:pStyle w:val="NoSpacing"/>
            </w:pPr>
            <w:r>
              <w:t>0</w:t>
            </w:r>
            <w:r w:rsidR="00B018C0">
              <w:t xml:space="preserve"> XOR </w:t>
            </w:r>
            <w:r>
              <w:t>1</w:t>
            </w:r>
            <w:r w:rsidR="00B018C0">
              <w:t xml:space="preserve"> = 1</w:t>
            </w:r>
          </w:p>
        </w:tc>
      </w:tr>
    </w:tbl>
    <w:p w14:paraId="3AAB18F9" w14:textId="69EF613B" w:rsidR="00B018C0" w:rsidRPr="00C44E28" w:rsidRDefault="00C44E28" w:rsidP="00EF7E61">
      <w:pPr>
        <w:pStyle w:val="NoSpacing"/>
      </w:pPr>
      <w:r>
        <w:t>Output = [0,0,0,1,1</w:t>
      </w:r>
      <w:r w:rsidR="003D6B8A">
        <w:t>]</w:t>
      </w:r>
    </w:p>
    <w:p w14:paraId="42EAC512" w14:textId="77777777" w:rsidR="00C44E28" w:rsidRDefault="00C44E28" w:rsidP="00C44E28">
      <w:pPr>
        <w:pStyle w:val="NoSpacing"/>
        <w:rPr>
          <w:b/>
          <w:bCs/>
        </w:rPr>
      </w:pPr>
    </w:p>
    <w:p w14:paraId="1876F698" w14:textId="77777777" w:rsidR="00C44E28" w:rsidRDefault="00C44E28" w:rsidP="00C44E28">
      <w:pPr>
        <w:pStyle w:val="NoSpacing"/>
        <w:rPr>
          <w:b/>
          <w:bCs/>
        </w:rPr>
      </w:pPr>
    </w:p>
    <w:p w14:paraId="695FC36F" w14:textId="3A0A945F" w:rsidR="00C44E28" w:rsidRPr="000B18FD" w:rsidRDefault="00C44E28" w:rsidP="00C44E28">
      <w:pPr>
        <w:pStyle w:val="NoSpacing"/>
        <w:rPr>
          <w:b/>
          <w:bCs/>
        </w:rPr>
      </w:pPr>
      <w:r>
        <w:rPr>
          <w:b/>
          <w:bCs/>
        </w:rPr>
        <w:t>Y =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1"/>
        <w:gridCol w:w="1161"/>
        <w:gridCol w:w="1162"/>
        <w:gridCol w:w="1162"/>
        <w:gridCol w:w="1162"/>
        <w:gridCol w:w="1162"/>
        <w:gridCol w:w="1162"/>
        <w:gridCol w:w="1162"/>
        <w:gridCol w:w="1162"/>
      </w:tblGrid>
      <w:tr w:rsidR="00C44E28" w14:paraId="20C299EA" w14:textId="77777777" w:rsidTr="00272901">
        <w:tc>
          <w:tcPr>
            <w:tcW w:w="1161" w:type="dxa"/>
            <w:shd w:val="clear" w:color="auto" w:fill="F2CEED" w:themeFill="accent5" w:themeFillTint="33"/>
          </w:tcPr>
          <w:p w14:paraId="19D96898" w14:textId="77777777" w:rsidR="00C44E28" w:rsidRPr="00E05A9B" w:rsidRDefault="00C44E28" w:rsidP="00272901">
            <w:pPr>
              <w:pStyle w:val="NoSpacing"/>
              <w:rPr>
                <w:b/>
                <w:bCs/>
              </w:rPr>
            </w:pPr>
            <w:r w:rsidRPr="00E05A9B">
              <w:rPr>
                <w:b/>
                <w:bCs/>
              </w:rPr>
              <w:t>x</w:t>
            </w:r>
          </w:p>
        </w:tc>
        <w:tc>
          <w:tcPr>
            <w:tcW w:w="1161" w:type="dxa"/>
            <w:shd w:val="clear" w:color="auto" w:fill="00B0F0"/>
          </w:tcPr>
          <w:p w14:paraId="448E5EF1" w14:textId="73B98AD8" w:rsidR="00C44E28" w:rsidRPr="00E05A9B" w:rsidRDefault="00C44E28" w:rsidP="00272901">
            <w:pPr>
              <w:pStyle w:val="NoSpacing"/>
              <w:rPr>
                <w:b/>
                <w:bCs/>
              </w:rPr>
            </w:pPr>
            <w:r w:rsidRPr="00E05A9B">
              <w:rPr>
                <w:b/>
                <w:bCs/>
              </w:rPr>
              <w:t>B[x,</w:t>
            </w:r>
            <w:r w:rsidR="006C551F">
              <w:rPr>
                <w:b/>
                <w:bCs/>
              </w:rPr>
              <w:t>2</w:t>
            </w:r>
            <w:r w:rsidRPr="00E05A9B">
              <w:rPr>
                <w:b/>
                <w:bCs/>
              </w:rPr>
              <w:t>]</w:t>
            </w:r>
          </w:p>
        </w:tc>
        <w:tc>
          <w:tcPr>
            <w:tcW w:w="1162" w:type="dxa"/>
            <w:shd w:val="clear" w:color="auto" w:fill="00B0F0"/>
          </w:tcPr>
          <w:p w14:paraId="24DD2795" w14:textId="0247EDB4" w:rsidR="00C44E28" w:rsidRPr="00E05A9B" w:rsidRDefault="00C44E28" w:rsidP="00272901">
            <w:pPr>
              <w:pStyle w:val="NoSpacing"/>
              <w:rPr>
                <w:b/>
                <w:bCs/>
              </w:rPr>
            </w:pPr>
            <w:r w:rsidRPr="00E05A9B">
              <w:rPr>
                <w:b/>
                <w:bCs/>
              </w:rPr>
              <w:t>B[x+1,</w:t>
            </w:r>
            <w:r w:rsidR="006C551F">
              <w:rPr>
                <w:b/>
                <w:bCs/>
              </w:rPr>
              <w:t>2</w:t>
            </w:r>
            <w:r w:rsidRPr="00E05A9B">
              <w:rPr>
                <w:b/>
                <w:bCs/>
              </w:rPr>
              <w:t>]</w:t>
            </w:r>
          </w:p>
        </w:tc>
        <w:tc>
          <w:tcPr>
            <w:tcW w:w="1162" w:type="dxa"/>
            <w:shd w:val="clear" w:color="auto" w:fill="00B0F0"/>
          </w:tcPr>
          <w:p w14:paraId="53444569" w14:textId="13948732" w:rsidR="00C44E28" w:rsidRPr="00F678D7" w:rsidRDefault="00C44E28" w:rsidP="00272901">
            <w:pPr>
              <w:pStyle w:val="NoSpacing"/>
            </w:pPr>
            <w:r w:rsidRPr="00E05A9B">
              <w:rPr>
                <w:b/>
                <w:bCs/>
              </w:rPr>
              <w:t>Value of b[x+1</w:t>
            </w:r>
            <w:r>
              <w:rPr>
                <w:b/>
                <w:bCs/>
              </w:rPr>
              <w:t>,</w:t>
            </w:r>
            <w:r w:rsidR="006C551F">
              <w:rPr>
                <w:b/>
                <w:bCs/>
              </w:rPr>
              <w:t>2</w:t>
            </w:r>
            <w:r w:rsidRPr="00E05A9B">
              <w:rPr>
                <w:b/>
                <w:bCs/>
              </w:rPr>
              <w:t>]</w:t>
            </w:r>
            <w:r>
              <w:rPr>
                <w:b/>
                <w:bCs/>
              </w:rPr>
              <w:t xml:space="preserve"> from State</w:t>
            </w:r>
          </w:p>
        </w:tc>
        <w:tc>
          <w:tcPr>
            <w:tcW w:w="1162" w:type="dxa"/>
            <w:shd w:val="clear" w:color="auto" w:fill="00B0F0"/>
          </w:tcPr>
          <w:p w14:paraId="7D27B584" w14:textId="33CD5170" w:rsidR="00C44E28" w:rsidRPr="00E05A9B" w:rsidRDefault="00C44E28" w:rsidP="00272901">
            <w:pPr>
              <w:pStyle w:val="NoSpacing"/>
              <w:rPr>
                <w:b/>
                <w:bCs/>
              </w:rPr>
            </w:pPr>
            <w:r w:rsidRPr="00E6396A">
              <w:rPr>
                <w:b/>
                <w:bCs/>
                <w:highlight w:val="yellow"/>
              </w:rPr>
              <w:t>NOT B [x+1,</w:t>
            </w:r>
            <w:r w:rsidR="006C551F">
              <w:rPr>
                <w:b/>
                <w:bCs/>
              </w:rPr>
              <w:t>2</w:t>
            </w:r>
            <w:r w:rsidRPr="00E05A9B">
              <w:rPr>
                <w:b/>
                <w:bCs/>
              </w:rPr>
              <w:t>]</w:t>
            </w:r>
          </w:p>
        </w:tc>
        <w:tc>
          <w:tcPr>
            <w:tcW w:w="1162" w:type="dxa"/>
            <w:shd w:val="clear" w:color="auto" w:fill="00B0F0"/>
          </w:tcPr>
          <w:p w14:paraId="776B8A20" w14:textId="086E9CB0" w:rsidR="00C44E28" w:rsidRPr="00E05A9B" w:rsidRDefault="00C44E28" w:rsidP="00272901">
            <w:pPr>
              <w:pStyle w:val="NoSpacing"/>
              <w:rPr>
                <w:b/>
                <w:bCs/>
              </w:rPr>
            </w:pPr>
            <w:r w:rsidRPr="00E05A9B">
              <w:rPr>
                <w:b/>
                <w:bCs/>
              </w:rPr>
              <w:t>B[x+2,</w:t>
            </w:r>
            <w:r w:rsidR="006C551F">
              <w:rPr>
                <w:b/>
                <w:bCs/>
              </w:rPr>
              <w:t>2</w:t>
            </w:r>
            <w:r w:rsidRPr="00E05A9B">
              <w:rPr>
                <w:b/>
                <w:bCs/>
              </w:rPr>
              <w:t>]</w:t>
            </w:r>
          </w:p>
        </w:tc>
        <w:tc>
          <w:tcPr>
            <w:tcW w:w="1162" w:type="dxa"/>
            <w:shd w:val="clear" w:color="auto" w:fill="00B0F0"/>
          </w:tcPr>
          <w:p w14:paraId="739EF385" w14:textId="716FD3D1" w:rsidR="00C44E28" w:rsidRPr="00E05A9B" w:rsidRDefault="00C44E28" w:rsidP="00272901">
            <w:pPr>
              <w:pStyle w:val="NoSpacing"/>
              <w:rPr>
                <w:b/>
                <w:bCs/>
              </w:rPr>
            </w:pPr>
            <w:r w:rsidRPr="00E6396A">
              <w:rPr>
                <w:b/>
                <w:bCs/>
                <w:highlight w:val="yellow"/>
              </w:rPr>
              <w:t>Value of B [x+2,</w:t>
            </w:r>
            <w:r w:rsidR="006C551F">
              <w:rPr>
                <w:b/>
                <w:bCs/>
                <w:highlight w:val="yellow"/>
              </w:rPr>
              <w:t>2</w:t>
            </w:r>
            <w:r w:rsidRPr="00E6396A">
              <w:rPr>
                <w:b/>
                <w:bCs/>
                <w:highlight w:val="yellow"/>
              </w:rPr>
              <w:t>]</w:t>
            </w:r>
          </w:p>
        </w:tc>
        <w:tc>
          <w:tcPr>
            <w:tcW w:w="1162" w:type="dxa"/>
            <w:shd w:val="clear" w:color="auto" w:fill="00B0F0"/>
          </w:tcPr>
          <w:p w14:paraId="33F125EF" w14:textId="77777777" w:rsidR="00C44E28" w:rsidRPr="00E05A9B" w:rsidRDefault="00C44E28" w:rsidP="00272901">
            <w:pPr>
              <w:pStyle w:val="NoSpacing"/>
              <w:rPr>
                <w:b/>
                <w:bCs/>
              </w:rPr>
            </w:pPr>
            <w:r w:rsidRPr="0088508D">
              <w:rPr>
                <w:b/>
                <w:bCs/>
                <w:highlight w:val="yellow"/>
              </w:rPr>
              <w:t>AND Step</w:t>
            </w:r>
          </w:p>
        </w:tc>
        <w:tc>
          <w:tcPr>
            <w:tcW w:w="1162" w:type="dxa"/>
          </w:tcPr>
          <w:p w14:paraId="45491BF7" w14:textId="164AEE05" w:rsidR="00C44E28" w:rsidRPr="00E05A9B" w:rsidRDefault="00C44E28" w:rsidP="00272901">
            <w:pPr>
              <w:pStyle w:val="NoSpacing"/>
              <w:rPr>
                <w:b/>
                <w:bCs/>
              </w:rPr>
            </w:pPr>
            <w:r w:rsidRPr="00E05A9B">
              <w:rPr>
                <w:b/>
                <w:bCs/>
              </w:rPr>
              <w:t xml:space="preserve">XOR </w:t>
            </w:r>
            <w:proofErr w:type="gramStart"/>
            <w:r w:rsidRPr="00E05A9B">
              <w:rPr>
                <w:b/>
                <w:bCs/>
              </w:rPr>
              <w:t>Result</w:t>
            </w:r>
            <w:r>
              <w:rPr>
                <w:b/>
                <w:bCs/>
              </w:rPr>
              <w:t>(</w:t>
            </w:r>
            <w:proofErr w:type="gramEnd"/>
            <w:r>
              <w:rPr>
                <w:b/>
                <w:bCs/>
              </w:rPr>
              <w:t>A, [x,</w:t>
            </w:r>
            <w:r w:rsidR="006C551F">
              <w:rPr>
                <w:b/>
                <w:bCs/>
              </w:rPr>
              <w:t>2</w:t>
            </w:r>
            <w:r>
              <w:rPr>
                <w:b/>
                <w:bCs/>
              </w:rPr>
              <w:t>]</w:t>
            </w:r>
          </w:p>
        </w:tc>
      </w:tr>
      <w:tr w:rsidR="00C44E28" w14:paraId="4FCEA2C3" w14:textId="77777777" w:rsidTr="00272901">
        <w:tc>
          <w:tcPr>
            <w:tcW w:w="1161" w:type="dxa"/>
          </w:tcPr>
          <w:p w14:paraId="64976EE9" w14:textId="77777777" w:rsidR="00C44E28" w:rsidRDefault="00C44E28" w:rsidP="00272901">
            <w:pPr>
              <w:pStyle w:val="NoSpacing"/>
            </w:pPr>
            <w:r>
              <w:t>0</w:t>
            </w:r>
          </w:p>
        </w:tc>
        <w:tc>
          <w:tcPr>
            <w:tcW w:w="1161" w:type="dxa"/>
          </w:tcPr>
          <w:p w14:paraId="2086D6BC" w14:textId="59407194" w:rsidR="00C44E28" w:rsidRDefault="00F04FC6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6FE8A7F6" w14:textId="73D63D4B" w:rsidR="00C44E28" w:rsidRDefault="00C44E28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1,</w:t>
            </w:r>
            <w:r w:rsidR="00F04FC6">
              <w:t>2</w:t>
            </w:r>
            <w:r>
              <w:t>]</w:t>
            </w:r>
          </w:p>
        </w:tc>
        <w:tc>
          <w:tcPr>
            <w:tcW w:w="1162" w:type="dxa"/>
          </w:tcPr>
          <w:p w14:paraId="4B807503" w14:textId="1F94EE2D" w:rsidR="00C44E28" w:rsidRDefault="00144D9D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1A15DC9E" w14:textId="33B198BD" w:rsidR="00C44E28" w:rsidRDefault="00144D9D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53BD5BC9" w14:textId="699DC6CA" w:rsidR="00C44E28" w:rsidRDefault="00C44E28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2,</w:t>
            </w:r>
            <w:r w:rsidR="0064124F">
              <w:t>2</w:t>
            </w:r>
            <w:r>
              <w:t>]</w:t>
            </w:r>
          </w:p>
        </w:tc>
        <w:tc>
          <w:tcPr>
            <w:tcW w:w="1162" w:type="dxa"/>
          </w:tcPr>
          <w:p w14:paraId="22770550" w14:textId="7BBA044C" w:rsidR="00C44E28" w:rsidRDefault="0064124F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4B1398FE" w14:textId="20184497" w:rsidR="00C44E28" w:rsidRDefault="00266792" w:rsidP="00272901">
            <w:pPr>
              <w:pStyle w:val="NoSpacing"/>
            </w:pPr>
            <w:r>
              <w:t>1</w:t>
            </w:r>
            <w:r w:rsidR="00C44E28">
              <w:t xml:space="preserve">AND </w:t>
            </w:r>
            <w:r>
              <w:t>1</w:t>
            </w:r>
            <w:r w:rsidR="00C44E28">
              <w:t xml:space="preserve"> = </w:t>
            </w:r>
            <w:r>
              <w:t>1</w:t>
            </w:r>
          </w:p>
        </w:tc>
        <w:tc>
          <w:tcPr>
            <w:tcW w:w="1162" w:type="dxa"/>
          </w:tcPr>
          <w:p w14:paraId="49E11453" w14:textId="722DC659" w:rsidR="00C44E28" w:rsidRDefault="005E1BBC" w:rsidP="00272901">
            <w:pPr>
              <w:pStyle w:val="NoSpacing"/>
            </w:pPr>
            <w:r>
              <w:t xml:space="preserve">1 </w:t>
            </w:r>
            <w:r w:rsidR="00C44E28">
              <w:t xml:space="preserve">XOR </w:t>
            </w:r>
            <w:r>
              <w:t>1</w:t>
            </w:r>
          </w:p>
          <w:p w14:paraId="5AD59C00" w14:textId="77777777" w:rsidR="00C44E28" w:rsidRDefault="00C44E28" w:rsidP="00272901">
            <w:pPr>
              <w:pStyle w:val="NoSpacing"/>
            </w:pPr>
            <w:r>
              <w:t>=0</w:t>
            </w:r>
          </w:p>
        </w:tc>
      </w:tr>
      <w:tr w:rsidR="00C44E28" w14:paraId="3378CCE4" w14:textId="77777777" w:rsidTr="00272901">
        <w:tc>
          <w:tcPr>
            <w:tcW w:w="1161" w:type="dxa"/>
          </w:tcPr>
          <w:p w14:paraId="4546E8DC" w14:textId="77777777" w:rsidR="00C44E28" w:rsidRDefault="00C44E28" w:rsidP="00272901">
            <w:pPr>
              <w:pStyle w:val="NoSpacing"/>
            </w:pPr>
            <w:r>
              <w:t>1</w:t>
            </w:r>
          </w:p>
        </w:tc>
        <w:tc>
          <w:tcPr>
            <w:tcW w:w="1161" w:type="dxa"/>
          </w:tcPr>
          <w:p w14:paraId="4C60077A" w14:textId="218E1D3B" w:rsidR="00C44E28" w:rsidRDefault="00F04FC6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1B0BBF12" w14:textId="28DAEDE9" w:rsidR="00C44E28" w:rsidRDefault="00C44E28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2,</w:t>
            </w:r>
            <w:r w:rsidR="00F04FC6">
              <w:t>2</w:t>
            </w:r>
            <w:r>
              <w:t>]</w:t>
            </w:r>
          </w:p>
        </w:tc>
        <w:tc>
          <w:tcPr>
            <w:tcW w:w="1162" w:type="dxa"/>
          </w:tcPr>
          <w:p w14:paraId="2CADD0A9" w14:textId="294AB16D" w:rsidR="00C44E28" w:rsidRDefault="00144D9D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232AA2F0" w14:textId="2E1AB8A5" w:rsidR="00C44E28" w:rsidRDefault="00144D9D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35B985DD" w14:textId="02FEFE8E" w:rsidR="00C44E28" w:rsidRDefault="00C44E28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3,</w:t>
            </w:r>
            <w:r w:rsidR="0064124F">
              <w:t>2</w:t>
            </w:r>
            <w:r>
              <w:t>]</w:t>
            </w:r>
          </w:p>
        </w:tc>
        <w:tc>
          <w:tcPr>
            <w:tcW w:w="1162" w:type="dxa"/>
          </w:tcPr>
          <w:p w14:paraId="29513D5D" w14:textId="0916E897" w:rsidR="00C44E28" w:rsidRDefault="0064124F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2CABD69A" w14:textId="3E617F78" w:rsidR="00C44E28" w:rsidRDefault="00266792" w:rsidP="00272901">
            <w:pPr>
              <w:pStyle w:val="NoSpacing"/>
            </w:pPr>
            <w:r>
              <w:t>0</w:t>
            </w:r>
            <w:r w:rsidR="00C44E28">
              <w:t xml:space="preserve"> AND </w:t>
            </w:r>
            <w:r>
              <w:t>0</w:t>
            </w:r>
            <w:r w:rsidR="00C44E28">
              <w:t xml:space="preserve"> = </w:t>
            </w:r>
            <w:r>
              <w:t>0</w:t>
            </w:r>
          </w:p>
        </w:tc>
        <w:tc>
          <w:tcPr>
            <w:tcW w:w="1162" w:type="dxa"/>
          </w:tcPr>
          <w:p w14:paraId="5754A62A" w14:textId="4E0A1AD8" w:rsidR="00C44E28" w:rsidRDefault="00940777" w:rsidP="00272901">
            <w:pPr>
              <w:pStyle w:val="NoSpacing"/>
            </w:pPr>
            <w:r>
              <w:t>0</w:t>
            </w:r>
            <w:r w:rsidR="00C44E28">
              <w:t xml:space="preserve"> X0R </w:t>
            </w:r>
            <w:r>
              <w:t>0</w:t>
            </w:r>
          </w:p>
          <w:p w14:paraId="65777964" w14:textId="77777777" w:rsidR="00C44E28" w:rsidRDefault="00C44E28" w:rsidP="00272901">
            <w:pPr>
              <w:pStyle w:val="NoSpacing"/>
            </w:pPr>
            <w:r>
              <w:t>=0</w:t>
            </w:r>
          </w:p>
        </w:tc>
      </w:tr>
      <w:tr w:rsidR="00C44E28" w14:paraId="16F9F56E" w14:textId="77777777" w:rsidTr="00272901">
        <w:tc>
          <w:tcPr>
            <w:tcW w:w="1161" w:type="dxa"/>
          </w:tcPr>
          <w:p w14:paraId="3C591F52" w14:textId="77777777" w:rsidR="00C44E28" w:rsidRDefault="00C44E28" w:rsidP="00272901">
            <w:pPr>
              <w:pStyle w:val="NoSpacing"/>
            </w:pPr>
            <w:r>
              <w:t>2</w:t>
            </w:r>
          </w:p>
        </w:tc>
        <w:tc>
          <w:tcPr>
            <w:tcW w:w="1161" w:type="dxa"/>
          </w:tcPr>
          <w:p w14:paraId="4213541F" w14:textId="0DDB2808" w:rsidR="00C44E28" w:rsidRDefault="00F04FC6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7A8F001A" w14:textId="56C3558C" w:rsidR="00C44E28" w:rsidRDefault="00C44E28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3,</w:t>
            </w:r>
            <w:r w:rsidR="00F04FC6">
              <w:t>2</w:t>
            </w:r>
            <w:r>
              <w:t>]</w:t>
            </w:r>
          </w:p>
        </w:tc>
        <w:tc>
          <w:tcPr>
            <w:tcW w:w="1162" w:type="dxa"/>
          </w:tcPr>
          <w:p w14:paraId="5B03D34A" w14:textId="64521C6A" w:rsidR="00C44E28" w:rsidRDefault="00144D9D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3CCDA2D0" w14:textId="3C53D8EC" w:rsidR="00C44E28" w:rsidRDefault="00144D9D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37EBD2BD" w14:textId="20E0436B" w:rsidR="00C44E28" w:rsidRDefault="00C44E28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4,</w:t>
            </w:r>
            <w:r w:rsidR="0064124F">
              <w:t>2</w:t>
            </w:r>
            <w:r>
              <w:t>]</w:t>
            </w:r>
          </w:p>
        </w:tc>
        <w:tc>
          <w:tcPr>
            <w:tcW w:w="1162" w:type="dxa"/>
          </w:tcPr>
          <w:p w14:paraId="6D0079F2" w14:textId="599CDB32" w:rsidR="00C44E28" w:rsidRDefault="0064124F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46531839" w14:textId="67B648CB" w:rsidR="00C44E28" w:rsidRDefault="00266792" w:rsidP="00272901">
            <w:pPr>
              <w:pStyle w:val="NoSpacing"/>
            </w:pPr>
            <w:r>
              <w:t>1</w:t>
            </w:r>
            <w:r w:rsidR="00C44E28">
              <w:t xml:space="preserve"> AND </w:t>
            </w:r>
            <w:proofErr w:type="gramStart"/>
            <w:r>
              <w:t>1</w:t>
            </w:r>
            <w:r w:rsidR="00C44E28">
              <w:t xml:space="preserve">  =</w:t>
            </w:r>
            <w:proofErr w:type="gramEnd"/>
            <w:r w:rsidR="00C44E28">
              <w:t xml:space="preserve"> </w:t>
            </w:r>
            <w:r>
              <w:t>1</w:t>
            </w:r>
          </w:p>
        </w:tc>
        <w:tc>
          <w:tcPr>
            <w:tcW w:w="1162" w:type="dxa"/>
          </w:tcPr>
          <w:p w14:paraId="7CD51E57" w14:textId="045EF282" w:rsidR="00C44E28" w:rsidRDefault="00FE49E6" w:rsidP="00272901">
            <w:pPr>
              <w:pStyle w:val="NoSpacing"/>
            </w:pPr>
            <w:r>
              <w:t>1</w:t>
            </w:r>
            <w:r w:rsidR="00C44E28">
              <w:t xml:space="preserve"> </w:t>
            </w:r>
            <w:r w:rsidR="005E1BBC">
              <w:t>X</w:t>
            </w:r>
            <w:r w:rsidR="00C44E28">
              <w:t xml:space="preserve">OR </w:t>
            </w:r>
            <w:r>
              <w:t>1</w:t>
            </w:r>
            <w:r w:rsidR="00C44E28">
              <w:t xml:space="preserve"> = 0</w:t>
            </w:r>
          </w:p>
        </w:tc>
      </w:tr>
      <w:tr w:rsidR="00C44E28" w14:paraId="2E0B70A2" w14:textId="77777777" w:rsidTr="00272901">
        <w:tc>
          <w:tcPr>
            <w:tcW w:w="1161" w:type="dxa"/>
          </w:tcPr>
          <w:p w14:paraId="0E494053" w14:textId="77777777" w:rsidR="00C44E28" w:rsidRDefault="00C44E28" w:rsidP="00272901">
            <w:pPr>
              <w:pStyle w:val="NoSpacing"/>
            </w:pPr>
            <w:r>
              <w:t>3</w:t>
            </w:r>
          </w:p>
        </w:tc>
        <w:tc>
          <w:tcPr>
            <w:tcW w:w="1161" w:type="dxa"/>
          </w:tcPr>
          <w:p w14:paraId="2B356EF2" w14:textId="06C0C1F0" w:rsidR="00C44E28" w:rsidRDefault="00F04FC6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3BEDF5A2" w14:textId="3AEEB260" w:rsidR="00C44E28" w:rsidRDefault="00C44E28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4,</w:t>
            </w:r>
            <w:r w:rsidR="00F04FC6">
              <w:t>2</w:t>
            </w:r>
            <w:r>
              <w:t>]</w:t>
            </w:r>
          </w:p>
        </w:tc>
        <w:tc>
          <w:tcPr>
            <w:tcW w:w="1162" w:type="dxa"/>
          </w:tcPr>
          <w:p w14:paraId="32F518C6" w14:textId="04B53509" w:rsidR="00C44E28" w:rsidRDefault="00144D9D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7FC4445C" w14:textId="0D5A4BE4" w:rsidR="00C44E28" w:rsidRDefault="00144D9D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277F74DC" w14:textId="19567801" w:rsidR="00C44E28" w:rsidRDefault="00C44E28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0,</w:t>
            </w:r>
            <w:r w:rsidR="0064124F">
              <w:t>2</w:t>
            </w:r>
            <w:r>
              <w:t>]</w:t>
            </w:r>
          </w:p>
        </w:tc>
        <w:tc>
          <w:tcPr>
            <w:tcW w:w="1162" w:type="dxa"/>
          </w:tcPr>
          <w:p w14:paraId="5FB2E414" w14:textId="730683B4" w:rsidR="00C44E28" w:rsidRDefault="00266792" w:rsidP="00272901">
            <w:pPr>
              <w:pStyle w:val="NoSpacing"/>
            </w:pPr>
            <w:r>
              <w:t>1</w:t>
            </w:r>
            <w:r w:rsidR="00C44E28">
              <w:t xml:space="preserve"> (Wrap)</w:t>
            </w:r>
          </w:p>
        </w:tc>
        <w:tc>
          <w:tcPr>
            <w:tcW w:w="1162" w:type="dxa"/>
          </w:tcPr>
          <w:p w14:paraId="6CE4AA08" w14:textId="0C859AE7" w:rsidR="00C44E28" w:rsidRDefault="00266792" w:rsidP="00272901">
            <w:pPr>
              <w:pStyle w:val="NoSpacing"/>
            </w:pPr>
            <w:r>
              <w:t>0</w:t>
            </w:r>
            <w:r w:rsidR="00C44E28">
              <w:t xml:space="preserve"> AND </w:t>
            </w:r>
            <w:r>
              <w:t>1</w:t>
            </w:r>
            <w:r w:rsidR="00C44E28">
              <w:t xml:space="preserve"> = 0 </w:t>
            </w:r>
          </w:p>
        </w:tc>
        <w:tc>
          <w:tcPr>
            <w:tcW w:w="1162" w:type="dxa"/>
          </w:tcPr>
          <w:p w14:paraId="1B5BDBC9" w14:textId="6C677E4F" w:rsidR="00C44E28" w:rsidRDefault="00FE49E6" w:rsidP="00272901">
            <w:pPr>
              <w:pStyle w:val="NoSpacing"/>
            </w:pPr>
            <w:r>
              <w:t>0</w:t>
            </w:r>
            <w:r w:rsidR="009F5A30">
              <w:t xml:space="preserve"> </w:t>
            </w:r>
            <w:r w:rsidR="00C44E28">
              <w:t>XOR 0 = 1</w:t>
            </w:r>
          </w:p>
        </w:tc>
      </w:tr>
      <w:tr w:rsidR="00C44E28" w14:paraId="2B182030" w14:textId="77777777" w:rsidTr="00272901">
        <w:tc>
          <w:tcPr>
            <w:tcW w:w="1161" w:type="dxa"/>
          </w:tcPr>
          <w:p w14:paraId="07ECBCB0" w14:textId="77777777" w:rsidR="00C44E28" w:rsidRDefault="00C44E28" w:rsidP="00272901">
            <w:pPr>
              <w:pStyle w:val="NoSpacing"/>
            </w:pPr>
            <w:r>
              <w:t>4</w:t>
            </w:r>
          </w:p>
        </w:tc>
        <w:tc>
          <w:tcPr>
            <w:tcW w:w="1161" w:type="dxa"/>
          </w:tcPr>
          <w:p w14:paraId="200F6A81" w14:textId="5168A4F8" w:rsidR="00C44E28" w:rsidRDefault="00F04FC6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0A75A40B" w14:textId="48FFEC3A" w:rsidR="00C44E28" w:rsidRDefault="00C44E28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0,</w:t>
            </w:r>
            <w:r w:rsidR="00F04FC6">
              <w:t>2</w:t>
            </w:r>
            <w:r>
              <w:t>]</w:t>
            </w:r>
          </w:p>
        </w:tc>
        <w:tc>
          <w:tcPr>
            <w:tcW w:w="1162" w:type="dxa"/>
          </w:tcPr>
          <w:p w14:paraId="5E22F0EB" w14:textId="0A7929CE" w:rsidR="00C44E28" w:rsidRDefault="00144D9D" w:rsidP="00272901">
            <w:pPr>
              <w:pStyle w:val="NoSpacing"/>
            </w:pPr>
            <w:r>
              <w:t>1</w:t>
            </w:r>
            <w:r w:rsidR="00C44E28">
              <w:t xml:space="preserve"> (wrap)</w:t>
            </w:r>
          </w:p>
        </w:tc>
        <w:tc>
          <w:tcPr>
            <w:tcW w:w="1162" w:type="dxa"/>
          </w:tcPr>
          <w:p w14:paraId="7D8146AD" w14:textId="0CB86F98" w:rsidR="00C44E28" w:rsidRDefault="00144D9D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63815CD9" w14:textId="1AF471FF" w:rsidR="00C44E28" w:rsidRDefault="00C44E28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1,</w:t>
            </w:r>
            <w:r w:rsidR="0064124F">
              <w:t>2</w:t>
            </w:r>
            <w:r>
              <w:t>]</w:t>
            </w:r>
          </w:p>
        </w:tc>
        <w:tc>
          <w:tcPr>
            <w:tcW w:w="1162" w:type="dxa"/>
          </w:tcPr>
          <w:p w14:paraId="74D3D05D" w14:textId="77777777" w:rsidR="00C44E28" w:rsidRDefault="00C44E28" w:rsidP="00272901">
            <w:pPr>
              <w:pStyle w:val="NoSpacing"/>
            </w:pPr>
            <w:r>
              <w:t>0 (Wrap)</w:t>
            </w:r>
          </w:p>
        </w:tc>
        <w:tc>
          <w:tcPr>
            <w:tcW w:w="1162" w:type="dxa"/>
          </w:tcPr>
          <w:p w14:paraId="7CED7053" w14:textId="084BC732" w:rsidR="00C44E28" w:rsidRDefault="00266792" w:rsidP="00272901">
            <w:pPr>
              <w:pStyle w:val="NoSpacing"/>
            </w:pPr>
            <w:r>
              <w:t>0</w:t>
            </w:r>
            <w:r w:rsidR="00C44E28">
              <w:t xml:space="preserve"> AND </w:t>
            </w:r>
            <w:r>
              <w:t>0</w:t>
            </w:r>
            <w:r w:rsidR="00C44E28">
              <w:t xml:space="preserve"> = 0</w:t>
            </w:r>
          </w:p>
        </w:tc>
        <w:tc>
          <w:tcPr>
            <w:tcW w:w="1162" w:type="dxa"/>
          </w:tcPr>
          <w:p w14:paraId="3BFB19C3" w14:textId="7CBB7847" w:rsidR="00C44E28" w:rsidRDefault="009F5A30" w:rsidP="00272901">
            <w:pPr>
              <w:pStyle w:val="NoSpacing"/>
            </w:pPr>
            <w:r>
              <w:t>1</w:t>
            </w:r>
            <w:r w:rsidR="00C44E28">
              <w:t xml:space="preserve"> XOR </w:t>
            </w:r>
            <w:r>
              <w:t>0</w:t>
            </w:r>
            <w:r w:rsidR="00C44E28">
              <w:t xml:space="preserve"> = 1</w:t>
            </w:r>
          </w:p>
        </w:tc>
      </w:tr>
    </w:tbl>
    <w:p w14:paraId="592B8459" w14:textId="77777777" w:rsidR="00940777" w:rsidRPr="00C44E28" w:rsidRDefault="00940777" w:rsidP="00940777">
      <w:pPr>
        <w:pStyle w:val="NoSpacing"/>
      </w:pPr>
      <w:r>
        <w:t>Output = [0,0,0,0,1]</w:t>
      </w:r>
    </w:p>
    <w:p w14:paraId="61508734" w14:textId="76723C5C" w:rsidR="00C44E28" w:rsidRDefault="00940777" w:rsidP="00EF7E61">
      <w:pPr>
        <w:pStyle w:val="NoSpacing"/>
      </w:pPr>
      <w:r>
        <w:t xml:space="preserve"> </w:t>
      </w:r>
    </w:p>
    <w:p w14:paraId="474C6780" w14:textId="77777777" w:rsidR="00940777" w:rsidRDefault="00940777" w:rsidP="00EF7E61">
      <w:pPr>
        <w:pStyle w:val="NoSpacing"/>
      </w:pPr>
    </w:p>
    <w:p w14:paraId="56912C8E" w14:textId="7F3F6884" w:rsidR="003D6B8A" w:rsidRPr="000B18FD" w:rsidRDefault="003D6B8A" w:rsidP="003D6B8A">
      <w:pPr>
        <w:pStyle w:val="NoSpacing"/>
        <w:rPr>
          <w:b/>
          <w:bCs/>
        </w:rPr>
      </w:pPr>
      <w:r>
        <w:rPr>
          <w:b/>
          <w:bCs/>
        </w:rPr>
        <w:t>Y =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1"/>
        <w:gridCol w:w="1161"/>
        <w:gridCol w:w="1162"/>
        <w:gridCol w:w="1162"/>
        <w:gridCol w:w="1162"/>
        <w:gridCol w:w="1162"/>
        <w:gridCol w:w="1162"/>
        <w:gridCol w:w="1162"/>
        <w:gridCol w:w="1162"/>
      </w:tblGrid>
      <w:tr w:rsidR="009F5A30" w:rsidRPr="00E05A9B" w14:paraId="637BC4C6" w14:textId="77777777" w:rsidTr="00272901">
        <w:tc>
          <w:tcPr>
            <w:tcW w:w="1161" w:type="dxa"/>
            <w:shd w:val="clear" w:color="auto" w:fill="F2CEED" w:themeFill="accent5" w:themeFillTint="33"/>
          </w:tcPr>
          <w:p w14:paraId="3E1B3BFF" w14:textId="77777777" w:rsidR="009F5A30" w:rsidRPr="00E05A9B" w:rsidRDefault="009F5A30" w:rsidP="00272901">
            <w:pPr>
              <w:pStyle w:val="NoSpacing"/>
              <w:rPr>
                <w:b/>
                <w:bCs/>
              </w:rPr>
            </w:pPr>
            <w:r w:rsidRPr="00E05A9B">
              <w:rPr>
                <w:b/>
                <w:bCs/>
              </w:rPr>
              <w:lastRenderedPageBreak/>
              <w:t>x</w:t>
            </w:r>
          </w:p>
        </w:tc>
        <w:tc>
          <w:tcPr>
            <w:tcW w:w="1161" w:type="dxa"/>
            <w:shd w:val="clear" w:color="auto" w:fill="00B0F0"/>
          </w:tcPr>
          <w:p w14:paraId="35D98A92" w14:textId="550D3798" w:rsidR="009F5A30" w:rsidRPr="00E05A9B" w:rsidRDefault="009F5A30" w:rsidP="00272901">
            <w:pPr>
              <w:pStyle w:val="NoSpacing"/>
              <w:rPr>
                <w:b/>
                <w:bCs/>
              </w:rPr>
            </w:pPr>
            <w:r w:rsidRPr="00E05A9B">
              <w:rPr>
                <w:b/>
                <w:bCs/>
              </w:rPr>
              <w:t>B[x,</w:t>
            </w:r>
            <w:r w:rsidR="006C551F">
              <w:rPr>
                <w:b/>
                <w:bCs/>
              </w:rPr>
              <w:t>3</w:t>
            </w:r>
            <w:r w:rsidRPr="00E05A9B">
              <w:rPr>
                <w:b/>
                <w:bCs/>
              </w:rPr>
              <w:t>]</w:t>
            </w:r>
          </w:p>
        </w:tc>
        <w:tc>
          <w:tcPr>
            <w:tcW w:w="1162" w:type="dxa"/>
            <w:shd w:val="clear" w:color="auto" w:fill="00B0F0"/>
          </w:tcPr>
          <w:p w14:paraId="75A5C0DA" w14:textId="558AFE78" w:rsidR="009F5A30" w:rsidRPr="00E05A9B" w:rsidRDefault="009F5A30" w:rsidP="00272901">
            <w:pPr>
              <w:pStyle w:val="NoSpacing"/>
              <w:rPr>
                <w:b/>
                <w:bCs/>
              </w:rPr>
            </w:pPr>
            <w:r w:rsidRPr="00E05A9B">
              <w:rPr>
                <w:b/>
                <w:bCs/>
              </w:rPr>
              <w:t>B[x+1,</w:t>
            </w:r>
            <w:r w:rsidR="006C551F">
              <w:rPr>
                <w:b/>
                <w:bCs/>
              </w:rPr>
              <w:t>3</w:t>
            </w:r>
            <w:r w:rsidRPr="00E05A9B">
              <w:rPr>
                <w:b/>
                <w:bCs/>
              </w:rPr>
              <w:t>]</w:t>
            </w:r>
          </w:p>
        </w:tc>
        <w:tc>
          <w:tcPr>
            <w:tcW w:w="1162" w:type="dxa"/>
            <w:shd w:val="clear" w:color="auto" w:fill="00B0F0"/>
          </w:tcPr>
          <w:p w14:paraId="72E465C6" w14:textId="55A41FD2" w:rsidR="009F5A30" w:rsidRPr="00F678D7" w:rsidRDefault="009F5A30" w:rsidP="00272901">
            <w:pPr>
              <w:pStyle w:val="NoSpacing"/>
            </w:pPr>
            <w:r w:rsidRPr="00E05A9B">
              <w:rPr>
                <w:b/>
                <w:bCs/>
              </w:rPr>
              <w:t>Value of b[x+1</w:t>
            </w:r>
            <w:r>
              <w:rPr>
                <w:b/>
                <w:bCs/>
              </w:rPr>
              <w:t>,</w:t>
            </w:r>
            <w:r w:rsidR="006C551F">
              <w:rPr>
                <w:b/>
                <w:bCs/>
              </w:rPr>
              <w:t>3</w:t>
            </w:r>
            <w:r w:rsidRPr="00E05A9B">
              <w:rPr>
                <w:b/>
                <w:bCs/>
              </w:rPr>
              <w:t>]</w:t>
            </w:r>
            <w:r>
              <w:rPr>
                <w:b/>
                <w:bCs/>
              </w:rPr>
              <w:t xml:space="preserve"> from State</w:t>
            </w:r>
          </w:p>
        </w:tc>
        <w:tc>
          <w:tcPr>
            <w:tcW w:w="1162" w:type="dxa"/>
            <w:shd w:val="clear" w:color="auto" w:fill="00B0F0"/>
          </w:tcPr>
          <w:p w14:paraId="3F21636D" w14:textId="16C3B3EC" w:rsidR="009F5A30" w:rsidRPr="00E05A9B" w:rsidRDefault="009F5A30" w:rsidP="00272901">
            <w:pPr>
              <w:pStyle w:val="NoSpacing"/>
              <w:rPr>
                <w:b/>
                <w:bCs/>
              </w:rPr>
            </w:pPr>
            <w:r w:rsidRPr="00E6396A">
              <w:rPr>
                <w:b/>
                <w:bCs/>
                <w:highlight w:val="yellow"/>
              </w:rPr>
              <w:t>NOT B [x+1,</w:t>
            </w:r>
            <w:r w:rsidR="006C551F">
              <w:rPr>
                <w:b/>
                <w:bCs/>
              </w:rPr>
              <w:t>3</w:t>
            </w:r>
            <w:r w:rsidRPr="00E05A9B">
              <w:rPr>
                <w:b/>
                <w:bCs/>
              </w:rPr>
              <w:t>]</w:t>
            </w:r>
          </w:p>
        </w:tc>
        <w:tc>
          <w:tcPr>
            <w:tcW w:w="1162" w:type="dxa"/>
            <w:shd w:val="clear" w:color="auto" w:fill="00B0F0"/>
          </w:tcPr>
          <w:p w14:paraId="7EF0283B" w14:textId="09B0F552" w:rsidR="009F5A30" w:rsidRPr="00E05A9B" w:rsidRDefault="009F5A30" w:rsidP="00272901">
            <w:pPr>
              <w:pStyle w:val="NoSpacing"/>
              <w:rPr>
                <w:b/>
                <w:bCs/>
              </w:rPr>
            </w:pPr>
            <w:r w:rsidRPr="00E05A9B">
              <w:rPr>
                <w:b/>
                <w:bCs/>
              </w:rPr>
              <w:t>B[x+2,</w:t>
            </w:r>
            <w:r w:rsidR="006C551F">
              <w:rPr>
                <w:b/>
                <w:bCs/>
              </w:rPr>
              <w:t>3</w:t>
            </w:r>
            <w:r w:rsidRPr="00E05A9B">
              <w:rPr>
                <w:b/>
                <w:bCs/>
              </w:rPr>
              <w:t>]</w:t>
            </w:r>
          </w:p>
        </w:tc>
        <w:tc>
          <w:tcPr>
            <w:tcW w:w="1162" w:type="dxa"/>
            <w:shd w:val="clear" w:color="auto" w:fill="00B0F0"/>
          </w:tcPr>
          <w:p w14:paraId="5E446541" w14:textId="373C2956" w:rsidR="009F5A30" w:rsidRPr="00E05A9B" w:rsidRDefault="009F5A30" w:rsidP="00272901">
            <w:pPr>
              <w:pStyle w:val="NoSpacing"/>
              <w:rPr>
                <w:b/>
                <w:bCs/>
              </w:rPr>
            </w:pPr>
            <w:r w:rsidRPr="00E6396A">
              <w:rPr>
                <w:b/>
                <w:bCs/>
                <w:highlight w:val="yellow"/>
              </w:rPr>
              <w:t>Value of B [x+2,</w:t>
            </w:r>
            <w:r w:rsidR="006C551F">
              <w:rPr>
                <w:b/>
                <w:bCs/>
                <w:highlight w:val="yellow"/>
              </w:rPr>
              <w:t>3</w:t>
            </w:r>
            <w:r w:rsidRPr="00E6396A">
              <w:rPr>
                <w:b/>
                <w:bCs/>
                <w:highlight w:val="yellow"/>
              </w:rPr>
              <w:t>]</w:t>
            </w:r>
          </w:p>
        </w:tc>
        <w:tc>
          <w:tcPr>
            <w:tcW w:w="1162" w:type="dxa"/>
            <w:shd w:val="clear" w:color="auto" w:fill="00B0F0"/>
          </w:tcPr>
          <w:p w14:paraId="00ED5857" w14:textId="77777777" w:rsidR="009F5A30" w:rsidRPr="00E05A9B" w:rsidRDefault="009F5A30" w:rsidP="00272901">
            <w:pPr>
              <w:pStyle w:val="NoSpacing"/>
              <w:rPr>
                <w:b/>
                <w:bCs/>
              </w:rPr>
            </w:pPr>
            <w:r w:rsidRPr="0088508D">
              <w:rPr>
                <w:b/>
                <w:bCs/>
                <w:highlight w:val="yellow"/>
              </w:rPr>
              <w:t>AND Step</w:t>
            </w:r>
          </w:p>
        </w:tc>
        <w:tc>
          <w:tcPr>
            <w:tcW w:w="1162" w:type="dxa"/>
          </w:tcPr>
          <w:p w14:paraId="2C62C066" w14:textId="26298398" w:rsidR="009F5A30" w:rsidRPr="00E05A9B" w:rsidRDefault="009F5A30" w:rsidP="00272901">
            <w:pPr>
              <w:pStyle w:val="NoSpacing"/>
              <w:rPr>
                <w:b/>
                <w:bCs/>
              </w:rPr>
            </w:pPr>
            <w:r w:rsidRPr="00E05A9B">
              <w:rPr>
                <w:b/>
                <w:bCs/>
              </w:rPr>
              <w:t xml:space="preserve">XOR </w:t>
            </w:r>
            <w:proofErr w:type="gramStart"/>
            <w:r w:rsidRPr="00E05A9B">
              <w:rPr>
                <w:b/>
                <w:bCs/>
              </w:rPr>
              <w:t>Result</w:t>
            </w:r>
            <w:r>
              <w:rPr>
                <w:b/>
                <w:bCs/>
              </w:rPr>
              <w:t>(</w:t>
            </w:r>
            <w:proofErr w:type="gramEnd"/>
            <w:r>
              <w:rPr>
                <w:b/>
                <w:bCs/>
              </w:rPr>
              <w:t>A, [x,</w:t>
            </w:r>
            <w:r w:rsidR="006C551F">
              <w:rPr>
                <w:b/>
                <w:bCs/>
              </w:rPr>
              <w:t>3</w:t>
            </w:r>
            <w:r>
              <w:rPr>
                <w:b/>
                <w:bCs/>
              </w:rPr>
              <w:t>]</w:t>
            </w:r>
          </w:p>
        </w:tc>
      </w:tr>
      <w:tr w:rsidR="009F5A30" w14:paraId="4019EBBE" w14:textId="77777777" w:rsidTr="00272901">
        <w:tc>
          <w:tcPr>
            <w:tcW w:w="1161" w:type="dxa"/>
          </w:tcPr>
          <w:p w14:paraId="1E38BC5B" w14:textId="77777777" w:rsidR="009F5A30" w:rsidRDefault="009F5A30" w:rsidP="00272901">
            <w:pPr>
              <w:pStyle w:val="NoSpacing"/>
            </w:pPr>
            <w:r>
              <w:t>0</w:t>
            </w:r>
          </w:p>
        </w:tc>
        <w:tc>
          <w:tcPr>
            <w:tcW w:w="1161" w:type="dxa"/>
          </w:tcPr>
          <w:p w14:paraId="019EB7BE" w14:textId="120990B8" w:rsidR="009F5A30" w:rsidRDefault="001242B4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40FBAED8" w14:textId="313BBFD5" w:rsidR="009F5A30" w:rsidRDefault="009F5A30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1,</w:t>
            </w:r>
            <w:r w:rsidR="00022C4D">
              <w:t>3</w:t>
            </w:r>
            <w:r>
              <w:t>]</w:t>
            </w:r>
          </w:p>
        </w:tc>
        <w:tc>
          <w:tcPr>
            <w:tcW w:w="1162" w:type="dxa"/>
          </w:tcPr>
          <w:p w14:paraId="126F5E81" w14:textId="7A6B9B04" w:rsidR="009F5A30" w:rsidRDefault="00022C4D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5589251F" w14:textId="60BA4FC5" w:rsidR="009F5A30" w:rsidRDefault="00022C4D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09620130" w14:textId="73CB3E40" w:rsidR="009F5A30" w:rsidRDefault="009F5A30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2,</w:t>
            </w:r>
            <w:r w:rsidR="00E03B32">
              <w:t>3</w:t>
            </w:r>
            <w:r>
              <w:t>]</w:t>
            </w:r>
          </w:p>
        </w:tc>
        <w:tc>
          <w:tcPr>
            <w:tcW w:w="1162" w:type="dxa"/>
          </w:tcPr>
          <w:p w14:paraId="0FD449A2" w14:textId="71D797BB" w:rsidR="009F5A30" w:rsidRDefault="00E03B32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5E19925C" w14:textId="0C2BF8BC" w:rsidR="009F5A30" w:rsidRDefault="00E03B32" w:rsidP="00272901">
            <w:pPr>
              <w:pStyle w:val="NoSpacing"/>
            </w:pPr>
            <w:r>
              <w:t xml:space="preserve">0 </w:t>
            </w:r>
            <w:r w:rsidR="009F5A30">
              <w:t xml:space="preserve">AND </w:t>
            </w:r>
            <w:r>
              <w:t>0</w:t>
            </w:r>
            <w:r w:rsidR="009F5A30">
              <w:t xml:space="preserve"> = </w:t>
            </w:r>
            <w:r>
              <w:t>0</w:t>
            </w:r>
          </w:p>
        </w:tc>
        <w:tc>
          <w:tcPr>
            <w:tcW w:w="1162" w:type="dxa"/>
          </w:tcPr>
          <w:p w14:paraId="1610AA57" w14:textId="12D86FF1" w:rsidR="009F5A30" w:rsidRDefault="00E03B32" w:rsidP="00272901">
            <w:pPr>
              <w:pStyle w:val="NoSpacing"/>
            </w:pPr>
            <w:r>
              <w:t>0</w:t>
            </w:r>
            <w:r w:rsidR="009F5A30">
              <w:t xml:space="preserve"> XOR 1</w:t>
            </w:r>
          </w:p>
          <w:p w14:paraId="18639A0F" w14:textId="77777777" w:rsidR="009F5A30" w:rsidRDefault="009F5A30" w:rsidP="00272901">
            <w:pPr>
              <w:pStyle w:val="NoSpacing"/>
            </w:pPr>
            <w:r>
              <w:t>=0</w:t>
            </w:r>
          </w:p>
        </w:tc>
      </w:tr>
      <w:tr w:rsidR="009F5A30" w14:paraId="2E74587A" w14:textId="77777777" w:rsidTr="00272901">
        <w:tc>
          <w:tcPr>
            <w:tcW w:w="1161" w:type="dxa"/>
          </w:tcPr>
          <w:p w14:paraId="3D75BE00" w14:textId="77777777" w:rsidR="009F5A30" w:rsidRDefault="009F5A30" w:rsidP="00272901">
            <w:pPr>
              <w:pStyle w:val="NoSpacing"/>
            </w:pPr>
            <w:r>
              <w:t>1</w:t>
            </w:r>
          </w:p>
        </w:tc>
        <w:tc>
          <w:tcPr>
            <w:tcW w:w="1161" w:type="dxa"/>
          </w:tcPr>
          <w:p w14:paraId="6906E801" w14:textId="1C8BD27B" w:rsidR="009F5A30" w:rsidRDefault="001242B4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48FF5EAE" w14:textId="61160575" w:rsidR="009F5A30" w:rsidRDefault="009F5A30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2,</w:t>
            </w:r>
            <w:r w:rsidR="00022C4D">
              <w:t>3</w:t>
            </w:r>
            <w:r>
              <w:t>]</w:t>
            </w:r>
          </w:p>
        </w:tc>
        <w:tc>
          <w:tcPr>
            <w:tcW w:w="1162" w:type="dxa"/>
          </w:tcPr>
          <w:p w14:paraId="07E01DC5" w14:textId="287629AE" w:rsidR="009F5A30" w:rsidRDefault="00022C4D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3BE2B8E7" w14:textId="37BC5D56" w:rsidR="009F5A30" w:rsidRDefault="00022C4D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03DC4173" w14:textId="01E68D34" w:rsidR="009F5A30" w:rsidRDefault="009F5A30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3,</w:t>
            </w:r>
            <w:r w:rsidR="00E03B32">
              <w:t>3</w:t>
            </w:r>
            <w:r>
              <w:t>]</w:t>
            </w:r>
          </w:p>
        </w:tc>
        <w:tc>
          <w:tcPr>
            <w:tcW w:w="1162" w:type="dxa"/>
          </w:tcPr>
          <w:p w14:paraId="33C78FDA" w14:textId="45F40995" w:rsidR="009F5A30" w:rsidRDefault="00E03B32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09E66515" w14:textId="4004590F" w:rsidR="009F5A30" w:rsidRDefault="00E03B32" w:rsidP="00272901">
            <w:pPr>
              <w:pStyle w:val="NoSpacing"/>
            </w:pPr>
            <w:r>
              <w:t>1</w:t>
            </w:r>
            <w:r w:rsidR="009F5A30">
              <w:t xml:space="preserve"> AND </w:t>
            </w:r>
            <w:r>
              <w:t>1</w:t>
            </w:r>
            <w:r w:rsidR="009F5A30">
              <w:t xml:space="preserve"> = </w:t>
            </w:r>
            <w:r>
              <w:t>1</w:t>
            </w:r>
          </w:p>
        </w:tc>
        <w:tc>
          <w:tcPr>
            <w:tcW w:w="1162" w:type="dxa"/>
          </w:tcPr>
          <w:p w14:paraId="66C083A9" w14:textId="13B338CF" w:rsidR="009F5A30" w:rsidRDefault="00E03B32" w:rsidP="00272901">
            <w:pPr>
              <w:pStyle w:val="NoSpacing"/>
            </w:pPr>
            <w:r>
              <w:t>1</w:t>
            </w:r>
            <w:r w:rsidR="009F5A30">
              <w:t xml:space="preserve"> X0R </w:t>
            </w:r>
            <w:r>
              <w:t>1</w:t>
            </w:r>
          </w:p>
          <w:p w14:paraId="0287CA9B" w14:textId="77777777" w:rsidR="009F5A30" w:rsidRDefault="009F5A30" w:rsidP="00272901">
            <w:pPr>
              <w:pStyle w:val="NoSpacing"/>
            </w:pPr>
            <w:r>
              <w:t>=0</w:t>
            </w:r>
          </w:p>
        </w:tc>
      </w:tr>
      <w:tr w:rsidR="009F5A30" w14:paraId="5B1D77AA" w14:textId="77777777" w:rsidTr="00272901">
        <w:tc>
          <w:tcPr>
            <w:tcW w:w="1161" w:type="dxa"/>
          </w:tcPr>
          <w:p w14:paraId="407314B1" w14:textId="77777777" w:rsidR="009F5A30" w:rsidRDefault="009F5A30" w:rsidP="00272901">
            <w:pPr>
              <w:pStyle w:val="NoSpacing"/>
            </w:pPr>
            <w:r>
              <w:t>2</w:t>
            </w:r>
          </w:p>
        </w:tc>
        <w:tc>
          <w:tcPr>
            <w:tcW w:w="1161" w:type="dxa"/>
          </w:tcPr>
          <w:p w14:paraId="19EDA903" w14:textId="67542626" w:rsidR="009F5A30" w:rsidRDefault="001242B4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4D79A258" w14:textId="32FD36DA" w:rsidR="009F5A30" w:rsidRDefault="009F5A30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3,</w:t>
            </w:r>
            <w:r w:rsidR="00022C4D">
              <w:t>3</w:t>
            </w:r>
            <w:r>
              <w:t>]</w:t>
            </w:r>
          </w:p>
        </w:tc>
        <w:tc>
          <w:tcPr>
            <w:tcW w:w="1162" w:type="dxa"/>
          </w:tcPr>
          <w:p w14:paraId="4E55E408" w14:textId="544FD238" w:rsidR="009F5A30" w:rsidRDefault="00022C4D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5019ED7C" w14:textId="7A481958" w:rsidR="009F5A30" w:rsidRDefault="00022C4D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0DB87B14" w14:textId="65C86704" w:rsidR="009F5A30" w:rsidRDefault="009F5A30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4,</w:t>
            </w:r>
            <w:r w:rsidR="00E03B32">
              <w:t>3</w:t>
            </w:r>
            <w:r>
              <w:t>]</w:t>
            </w:r>
          </w:p>
        </w:tc>
        <w:tc>
          <w:tcPr>
            <w:tcW w:w="1162" w:type="dxa"/>
          </w:tcPr>
          <w:p w14:paraId="79565740" w14:textId="7D9CA920" w:rsidR="009F5A30" w:rsidRDefault="00E03B32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005E19CE" w14:textId="75215DD5" w:rsidR="009F5A30" w:rsidRDefault="00E03B32" w:rsidP="00272901">
            <w:pPr>
              <w:pStyle w:val="NoSpacing"/>
            </w:pPr>
            <w:r>
              <w:t>0</w:t>
            </w:r>
            <w:r w:rsidR="009F5A30">
              <w:t xml:space="preserve"> AND </w:t>
            </w:r>
            <w:proofErr w:type="gramStart"/>
            <w:r>
              <w:t>0</w:t>
            </w:r>
            <w:r w:rsidR="009F5A30">
              <w:t xml:space="preserve">  =</w:t>
            </w:r>
            <w:proofErr w:type="gramEnd"/>
            <w:r w:rsidR="009F5A30">
              <w:t xml:space="preserve"> </w:t>
            </w:r>
            <w:r>
              <w:t>0</w:t>
            </w:r>
          </w:p>
        </w:tc>
        <w:tc>
          <w:tcPr>
            <w:tcW w:w="1162" w:type="dxa"/>
          </w:tcPr>
          <w:p w14:paraId="3510A883" w14:textId="26FEE6A3" w:rsidR="009F5A30" w:rsidRDefault="00E03B32" w:rsidP="00272901">
            <w:pPr>
              <w:pStyle w:val="NoSpacing"/>
            </w:pPr>
            <w:r>
              <w:t>0</w:t>
            </w:r>
            <w:r w:rsidR="009F5A30">
              <w:t xml:space="preserve"> XOR </w:t>
            </w:r>
            <w:r>
              <w:t>0</w:t>
            </w:r>
            <w:r w:rsidR="009F5A30">
              <w:t xml:space="preserve"> = 0</w:t>
            </w:r>
          </w:p>
        </w:tc>
      </w:tr>
      <w:tr w:rsidR="009F5A30" w14:paraId="452B6245" w14:textId="77777777" w:rsidTr="00272901">
        <w:tc>
          <w:tcPr>
            <w:tcW w:w="1161" w:type="dxa"/>
          </w:tcPr>
          <w:p w14:paraId="1484A753" w14:textId="77777777" w:rsidR="009F5A30" w:rsidRDefault="009F5A30" w:rsidP="00272901">
            <w:pPr>
              <w:pStyle w:val="NoSpacing"/>
            </w:pPr>
            <w:r>
              <w:t>3</w:t>
            </w:r>
          </w:p>
        </w:tc>
        <w:tc>
          <w:tcPr>
            <w:tcW w:w="1161" w:type="dxa"/>
          </w:tcPr>
          <w:p w14:paraId="4013EA94" w14:textId="508673DE" w:rsidR="009F5A30" w:rsidRDefault="001242B4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571AF7EC" w14:textId="7DE39A61" w:rsidR="009F5A30" w:rsidRDefault="009F5A30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4,</w:t>
            </w:r>
            <w:r w:rsidR="00022C4D">
              <w:t>3</w:t>
            </w:r>
            <w:r>
              <w:t>]</w:t>
            </w:r>
          </w:p>
        </w:tc>
        <w:tc>
          <w:tcPr>
            <w:tcW w:w="1162" w:type="dxa"/>
          </w:tcPr>
          <w:p w14:paraId="40A5EF80" w14:textId="663CB5B0" w:rsidR="009F5A30" w:rsidRDefault="00022C4D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38E1E861" w14:textId="38B3B2BB" w:rsidR="009F5A30" w:rsidRDefault="00022C4D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4D9C93C6" w14:textId="2844B851" w:rsidR="009F5A30" w:rsidRDefault="009F5A30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0,</w:t>
            </w:r>
            <w:r w:rsidR="00E03B32">
              <w:t>3</w:t>
            </w:r>
            <w:r>
              <w:t>]</w:t>
            </w:r>
          </w:p>
        </w:tc>
        <w:tc>
          <w:tcPr>
            <w:tcW w:w="1162" w:type="dxa"/>
          </w:tcPr>
          <w:p w14:paraId="0ADDF829" w14:textId="7349153E" w:rsidR="009F5A30" w:rsidRDefault="00E03B32" w:rsidP="00272901">
            <w:pPr>
              <w:pStyle w:val="NoSpacing"/>
            </w:pPr>
            <w:r>
              <w:t>0</w:t>
            </w:r>
            <w:r w:rsidR="009F5A30">
              <w:t xml:space="preserve"> (Wrap)</w:t>
            </w:r>
          </w:p>
        </w:tc>
        <w:tc>
          <w:tcPr>
            <w:tcW w:w="1162" w:type="dxa"/>
          </w:tcPr>
          <w:p w14:paraId="0085FF96" w14:textId="06E74EEF" w:rsidR="009F5A30" w:rsidRDefault="00E03B32" w:rsidP="00272901">
            <w:pPr>
              <w:pStyle w:val="NoSpacing"/>
            </w:pPr>
            <w:r>
              <w:t>1 A</w:t>
            </w:r>
            <w:r w:rsidR="009F5A30">
              <w:t xml:space="preserve">ND </w:t>
            </w:r>
            <w:r>
              <w:t>0</w:t>
            </w:r>
            <w:r w:rsidR="009F5A30">
              <w:t xml:space="preserve"> = 0 </w:t>
            </w:r>
          </w:p>
        </w:tc>
        <w:tc>
          <w:tcPr>
            <w:tcW w:w="1162" w:type="dxa"/>
          </w:tcPr>
          <w:p w14:paraId="2FAAC3EF" w14:textId="67C98F1E" w:rsidR="009F5A30" w:rsidRDefault="00E03B32" w:rsidP="00272901">
            <w:pPr>
              <w:pStyle w:val="NoSpacing"/>
            </w:pPr>
            <w:r>
              <w:t>1</w:t>
            </w:r>
            <w:r w:rsidR="009F5A30">
              <w:t xml:space="preserve"> XOR 0 = 1</w:t>
            </w:r>
          </w:p>
        </w:tc>
      </w:tr>
      <w:tr w:rsidR="009F5A30" w14:paraId="2DEEB7F1" w14:textId="77777777" w:rsidTr="00272901">
        <w:tc>
          <w:tcPr>
            <w:tcW w:w="1161" w:type="dxa"/>
          </w:tcPr>
          <w:p w14:paraId="2C65CA1F" w14:textId="77777777" w:rsidR="009F5A30" w:rsidRDefault="009F5A30" w:rsidP="00272901">
            <w:pPr>
              <w:pStyle w:val="NoSpacing"/>
            </w:pPr>
            <w:r>
              <w:t>4</w:t>
            </w:r>
          </w:p>
        </w:tc>
        <w:tc>
          <w:tcPr>
            <w:tcW w:w="1161" w:type="dxa"/>
          </w:tcPr>
          <w:p w14:paraId="5807C959" w14:textId="1BC349FC" w:rsidR="009F5A30" w:rsidRDefault="001242B4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3DC43D1D" w14:textId="5286BC74" w:rsidR="009F5A30" w:rsidRDefault="009F5A30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0,</w:t>
            </w:r>
            <w:r w:rsidR="00022C4D">
              <w:t>3</w:t>
            </w:r>
            <w:r>
              <w:t>]</w:t>
            </w:r>
          </w:p>
        </w:tc>
        <w:tc>
          <w:tcPr>
            <w:tcW w:w="1162" w:type="dxa"/>
          </w:tcPr>
          <w:p w14:paraId="2C695CF3" w14:textId="6D8491F4" w:rsidR="009F5A30" w:rsidRDefault="00022C4D" w:rsidP="00272901">
            <w:pPr>
              <w:pStyle w:val="NoSpacing"/>
            </w:pPr>
            <w:r>
              <w:t>0</w:t>
            </w:r>
            <w:r w:rsidR="009F5A30">
              <w:t xml:space="preserve"> (wrap)</w:t>
            </w:r>
          </w:p>
        </w:tc>
        <w:tc>
          <w:tcPr>
            <w:tcW w:w="1162" w:type="dxa"/>
          </w:tcPr>
          <w:p w14:paraId="611FA0D4" w14:textId="08E8D3BC" w:rsidR="009F5A30" w:rsidRDefault="00022C4D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1569DAF5" w14:textId="49BC2C6D" w:rsidR="009F5A30" w:rsidRDefault="009F5A30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1,</w:t>
            </w:r>
            <w:r w:rsidR="00E03B32">
              <w:t>3</w:t>
            </w:r>
            <w:r>
              <w:t>]</w:t>
            </w:r>
          </w:p>
        </w:tc>
        <w:tc>
          <w:tcPr>
            <w:tcW w:w="1162" w:type="dxa"/>
          </w:tcPr>
          <w:p w14:paraId="190198BC" w14:textId="664B02DD" w:rsidR="009F5A30" w:rsidRDefault="00E03B32" w:rsidP="00272901">
            <w:pPr>
              <w:pStyle w:val="NoSpacing"/>
            </w:pPr>
            <w:r>
              <w:t>1</w:t>
            </w:r>
            <w:r w:rsidR="009F5A30">
              <w:t xml:space="preserve"> (Wrap)</w:t>
            </w:r>
          </w:p>
        </w:tc>
        <w:tc>
          <w:tcPr>
            <w:tcW w:w="1162" w:type="dxa"/>
          </w:tcPr>
          <w:p w14:paraId="6D4D32D2" w14:textId="3E2B72EC" w:rsidR="009F5A30" w:rsidRDefault="00E03B32" w:rsidP="00272901">
            <w:pPr>
              <w:pStyle w:val="NoSpacing"/>
            </w:pPr>
            <w:r>
              <w:t>1</w:t>
            </w:r>
            <w:r w:rsidR="009F5A30">
              <w:t xml:space="preserve"> AND </w:t>
            </w:r>
            <w:r>
              <w:t>1</w:t>
            </w:r>
            <w:r w:rsidR="009F5A30">
              <w:t xml:space="preserve"> = </w:t>
            </w:r>
            <w:r>
              <w:t>1</w:t>
            </w:r>
          </w:p>
        </w:tc>
        <w:tc>
          <w:tcPr>
            <w:tcW w:w="1162" w:type="dxa"/>
          </w:tcPr>
          <w:p w14:paraId="45A389EA" w14:textId="3E4FA231" w:rsidR="009F5A30" w:rsidRDefault="0081010A" w:rsidP="00272901">
            <w:pPr>
              <w:pStyle w:val="NoSpacing"/>
            </w:pPr>
            <w:r>
              <w:t>0</w:t>
            </w:r>
            <w:r w:rsidR="009F5A30">
              <w:t xml:space="preserve"> XOR </w:t>
            </w:r>
            <w:r>
              <w:t>1</w:t>
            </w:r>
            <w:r w:rsidR="009F5A30">
              <w:t xml:space="preserve"> = 1</w:t>
            </w:r>
          </w:p>
        </w:tc>
      </w:tr>
    </w:tbl>
    <w:p w14:paraId="061DC18A" w14:textId="77777777" w:rsidR="0081010A" w:rsidRDefault="0081010A" w:rsidP="0081010A">
      <w:pPr>
        <w:pStyle w:val="NoSpacing"/>
      </w:pPr>
      <w:r>
        <w:t>Output = [0,0,0,1,1]</w:t>
      </w:r>
    </w:p>
    <w:p w14:paraId="5CC7CA2D" w14:textId="77777777" w:rsidR="00202413" w:rsidRDefault="00202413" w:rsidP="0081010A">
      <w:pPr>
        <w:pStyle w:val="NoSpacing"/>
      </w:pPr>
    </w:p>
    <w:p w14:paraId="08CBEA67" w14:textId="50728F30" w:rsidR="00202413" w:rsidRPr="000B18FD" w:rsidRDefault="00202413" w:rsidP="00202413">
      <w:pPr>
        <w:pStyle w:val="NoSpacing"/>
        <w:rPr>
          <w:b/>
          <w:bCs/>
        </w:rPr>
      </w:pPr>
      <w:r>
        <w:rPr>
          <w:b/>
          <w:bCs/>
        </w:rPr>
        <w:t>Y =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1"/>
        <w:gridCol w:w="1161"/>
        <w:gridCol w:w="1162"/>
        <w:gridCol w:w="1162"/>
        <w:gridCol w:w="1162"/>
        <w:gridCol w:w="1162"/>
        <w:gridCol w:w="1162"/>
        <w:gridCol w:w="1162"/>
        <w:gridCol w:w="1162"/>
      </w:tblGrid>
      <w:tr w:rsidR="00202413" w:rsidRPr="00E05A9B" w14:paraId="4F4D679F" w14:textId="77777777" w:rsidTr="00272901">
        <w:tc>
          <w:tcPr>
            <w:tcW w:w="1161" w:type="dxa"/>
            <w:shd w:val="clear" w:color="auto" w:fill="F2CEED" w:themeFill="accent5" w:themeFillTint="33"/>
          </w:tcPr>
          <w:p w14:paraId="11EC13BD" w14:textId="77777777" w:rsidR="00202413" w:rsidRPr="00E05A9B" w:rsidRDefault="00202413" w:rsidP="00272901">
            <w:pPr>
              <w:pStyle w:val="NoSpacing"/>
              <w:rPr>
                <w:b/>
                <w:bCs/>
              </w:rPr>
            </w:pPr>
            <w:r w:rsidRPr="00E05A9B">
              <w:rPr>
                <w:b/>
                <w:bCs/>
              </w:rPr>
              <w:t>x</w:t>
            </w:r>
          </w:p>
        </w:tc>
        <w:tc>
          <w:tcPr>
            <w:tcW w:w="1161" w:type="dxa"/>
            <w:shd w:val="clear" w:color="auto" w:fill="00B0F0"/>
          </w:tcPr>
          <w:p w14:paraId="28BDF47B" w14:textId="17EB0382" w:rsidR="00202413" w:rsidRPr="00E05A9B" w:rsidRDefault="00202413" w:rsidP="00272901">
            <w:pPr>
              <w:pStyle w:val="NoSpacing"/>
              <w:rPr>
                <w:b/>
                <w:bCs/>
              </w:rPr>
            </w:pPr>
            <w:r w:rsidRPr="00E05A9B">
              <w:rPr>
                <w:b/>
                <w:bCs/>
              </w:rPr>
              <w:t>B[x,</w:t>
            </w:r>
            <w:r w:rsidR="006C551F">
              <w:rPr>
                <w:b/>
                <w:bCs/>
              </w:rPr>
              <w:t>4</w:t>
            </w:r>
            <w:r w:rsidRPr="00E05A9B">
              <w:rPr>
                <w:b/>
                <w:bCs/>
              </w:rPr>
              <w:t>]</w:t>
            </w:r>
          </w:p>
        </w:tc>
        <w:tc>
          <w:tcPr>
            <w:tcW w:w="1162" w:type="dxa"/>
            <w:shd w:val="clear" w:color="auto" w:fill="00B0F0"/>
          </w:tcPr>
          <w:p w14:paraId="1A58DCB7" w14:textId="41D92287" w:rsidR="00202413" w:rsidRPr="00E05A9B" w:rsidRDefault="00202413" w:rsidP="00272901">
            <w:pPr>
              <w:pStyle w:val="NoSpacing"/>
              <w:rPr>
                <w:b/>
                <w:bCs/>
              </w:rPr>
            </w:pPr>
            <w:r w:rsidRPr="00E05A9B">
              <w:rPr>
                <w:b/>
                <w:bCs/>
              </w:rPr>
              <w:t>B[x+1,</w:t>
            </w:r>
            <w:r w:rsidR="006C551F">
              <w:rPr>
                <w:b/>
                <w:bCs/>
              </w:rPr>
              <w:t>4</w:t>
            </w:r>
            <w:r w:rsidRPr="00E05A9B">
              <w:rPr>
                <w:b/>
                <w:bCs/>
              </w:rPr>
              <w:t>]</w:t>
            </w:r>
          </w:p>
        </w:tc>
        <w:tc>
          <w:tcPr>
            <w:tcW w:w="1162" w:type="dxa"/>
            <w:shd w:val="clear" w:color="auto" w:fill="00B0F0"/>
          </w:tcPr>
          <w:p w14:paraId="5E181DA3" w14:textId="40D18DFA" w:rsidR="00202413" w:rsidRPr="00F678D7" w:rsidRDefault="00202413" w:rsidP="00272901">
            <w:pPr>
              <w:pStyle w:val="NoSpacing"/>
            </w:pPr>
            <w:r w:rsidRPr="00E05A9B">
              <w:rPr>
                <w:b/>
                <w:bCs/>
              </w:rPr>
              <w:t>Value of b[x+1</w:t>
            </w:r>
            <w:r>
              <w:rPr>
                <w:b/>
                <w:bCs/>
              </w:rPr>
              <w:t>,</w:t>
            </w:r>
            <w:r w:rsidR="006C551F">
              <w:rPr>
                <w:b/>
                <w:bCs/>
              </w:rPr>
              <w:t>4</w:t>
            </w:r>
            <w:r w:rsidRPr="00E05A9B">
              <w:rPr>
                <w:b/>
                <w:bCs/>
              </w:rPr>
              <w:t>]</w:t>
            </w:r>
            <w:r>
              <w:rPr>
                <w:b/>
                <w:bCs/>
              </w:rPr>
              <w:t xml:space="preserve"> from State</w:t>
            </w:r>
          </w:p>
        </w:tc>
        <w:tc>
          <w:tcPr>
            <w:tcW w:w="1162" w:type="dxa"/>
            <w:shd w:val="clear" w:color="auto" w:fill="00B0F0"/>
          </w:tcPr>
          <w:p w14:paraId="5E35E927" w14:textId="09257672" w:rsidR="00202413" w:rsidRPr="00E05A9B" w:rsidRDefault="00202413" w:rsidP="00272901">
            <w:pPr>
              <w:pStyle w:val="NoSpacing"/>
              <w:rPr>
                <w:b/>
                <w:bCs/>
              </w:rPr>
            </w:pPr>
            <w:r w:rsidRPr="00E6396A">
              <w:rPr>
                <w:b/>
                <w:bCs/>
                <w:highlight w:val="yellow"/>
              </w:rPr>
              <w:t>NOT B [x+1,</w:t>
            </w:r>
            <w:r w:rsidR="00A2440F">
              <w:rPr>
                <w:b/>
                <w:bCs/>
              </w:rPr>
              <w:t>4</w:t>
            </w:r>
            <w:r w:rsidRPr="00E05A9B">
              <w:rPr>
                <w:b/>
                <w:bCs/>
              </w:rPr>
              <w:t>]</w:t>
            </w:r>
          </w:p>
        </w:tc>
        <w:tc>
          <w:tcPr>
            <w:tcW w:w="1162" w:type="dxa"/>
            <w:shd w:val="clear" w:color="auto" w:fill="00B0F0"/>
          </w:tcPr>
          <w:p w14:paraId="553E6F6F" w14:textId="42212006" w:rsidR="00202413" w:rsidRPr="00E05A9B" w:rsidRDefault="00202413" w:rsidP="00272901">
            <w:pPr>
              <w:pStyle w:val="NoSpacing"/>
              <w:rPr>
                <w:b/>
                <w:bCs/>
              </w:rPr>
            </w:pPr>
            <w:r w:rsidRPr="00E05A9B">
              <w:rPr>
                <w:b/>
                <w:bCs/>
              </w:rPr>
              <w:t>B[x+2,</w:t>
            </w:r>
            <w:r w:rsidR="00A2440F">
              <w:rPr>
                <w:b/>
                <w:bCs/>
              </w:rPr>
              <w:t>4</w:t>
            </w:r>
            <w:r w:rsidRPr="00E05A9B">
              <w:rPr>
                <w:b/>
                <w:bCs/>
              </w:rPr>
              <w:t>]</w:t>
            </w:r>
          </w:p>
        </w:tc>
        <w:tc>
          <w:tcPr>
            <w:tcW w:w="1162" w:type="dxa"/>
            <w:shd w:val="clear" w:color="auto" w:fill="00B0F0"/>
          </w:tcPr>
          <w:p w14:paraId="5745CF3D" w14:textId="3BD7DE59" w:rsidR="00202413" w:rsidRPr="00E05A9B" w:rsidRDefault="00202413" w:rsidP="00272901">
            <w:pPr>
              <w:pStyle w:val="NoSpacing"/>
              <w:rPr>
                <w:b/>
                <w:bCs/>
              </w:rPr>
            </w:pPr>
            <w:r w:rsidRPr="00E6396A">
              <w:rPr>
                <w:b/>
                <w:bCs/>
                <w:highlight w:val="yellow"/>
              </w:rPr>
              <w:t xml:space="preserve">Value </w:t>
            </w:r>
            <w:proofErr w:type="gramStart"/>
            <w:r w:rsidRPr="00E6396A">
              <w:rPr>
                <w:b/>
                <w:bCs/>
                <w:highlight w:val="yellow"/>
              </w:rPr>
              <w:t>of  [</w:t>
            </w:r>
            <w:proofErr w:type="gramEnd"/>
            <w:r w:rsidRPr="00E6396A">
              <w:rPr>
                <w:b/>
                <w:bCs/>
                <w:highlight w:val="yellow"/>
              </w:rPr>
              <w:t>x+2,</w:t>
            </w:r>
            <w:r w:rsidR="00A2440F">
              <w:rPr>
                <w:b/>
                <w:bCs/>
                <w:highlight w:val="yellow"/>
              </w:rPr>
              <w:t>4</w:t>
            </w:r>
            <w:r w:rsidRPr="00E6396A">
              <w:rPr>
                <w:b/>
                <w:bCs/>
                <w:highlight w:val="yellow"/>
              </w:rPr>
              <w:t>]</w:t>
            </w:r>
          </w:p>
        </w:tc>
        <w:tc>
          <w:tcPr>
            <w:tcW w:w="1162" w:type="dxa"/>
            <w:shd w:val="clear" w:color="auto" w:fill="00B0F0"/>
          </w:tcPr>
          <w:p w14:paraId="2C2C2FCD" w14:textId="77777777" w:rsidR="00202413" w:rsidRPr="00E05A9B" w:rsidRDefault="00202413" w:rsidP="00272901">
            <w:pPr>
              <w:pStyle w:val="NoSpacing"/>
              <w:rPr>
                <w:b/>
                <w:bCs/>
              </w:rPr>
            </w:pPr>
            <w:r w:rsidRPr="0088508D">
              <w:rPr>
                <w:b/>
                <w:bCs/>
                <w:highlight w:val="yellow"/>
              </w:rPr>
              <w:t>AND Step</w:t>
            </w:r>
          </w:p>
        </w:tc>
        <w:tc>
          <w:tcPr>
            <w:tcW w:w="1162" w:type="dxa"/>
          </w:tcPr>
          <w:p w14:paraId="3632A0BE" w14:textId="549E61B5" w:rsidR="00202413" w:rsidRPr="00E05A9B" w:rsidRDefault="00202413" w:rsidP="00272901">
            <w:pPr>
              <w:pStyle w:val="NoSpacing"/>
              <w:rPr>
                <w:b/>
                <w:bCs/>
              </w:rPr>
            </w:pPr>
            <w:r w:rsidRPr="00E05A9B">
              <w:rPr>
                <w:b/>
                <w:bCs/>
              </w:rPr>
              <w:t xml:space="preserve">XOR </w:t>
            </w:r>
            <w:proofErr w:type="gramStart"/>
            <w:r w:rsidRPr="00E05A9B">
              <w:rPr>
                <w:b/>
                <w:bCs/>
              </w:rPr>
              <w:t>Result</w:t>
            </w:r>
            <w:r>
              <w:rPr>
                <w:b/>
                <w:bCs/>
              </w:rPr>
              <w:t>(</w:t>
            </w:r>
            <w:proofErr w:type="gramEnd"/>
            <w:r>
              <w:rPr>
                <w:b/>
                <w:bCs/>
              </w:rPr>
              <w:t>A, [x,</w:t>
            </w:r>
            <w:r w:rsidR="00A2440F">
              <w:rPr>
                <w:b/>
                <w:bCs/>
              </w:rPr>
              <w:t>4</w:t>
            </w:r>
            <w:r>
              <w:rPr>
                <w:b/>
                <w:bCs/>
              </w:rPr>
              <w:t>]</w:t>
            </w:r>
          </w:p>
        </w:tc>
      </w:tr>
      <w:tr w:rsidR="00202413" w14:paraId="0B992A0A" w14:textId="77777777" w:rsidTr="00272901">
        <w:tc>
          <w:tcPr>
            <w:tcW w:w="1161" w:type="dxa"/>
          </w:tcPr>
          <w:p w14:paraId="678D2D5B" w14:textId="77777777" w:rsidR="00202413" w:rsidRDefault="00202413" w:rsidP="00272901">
            <w:pPr>
              <w:pStyle w:val="NoSpacing"/>
            </w:pPr>
            <w:r>
              <w:t>0</w:t>
            </w:r>
          </w:p>
        </w:tc>
        <w:tc>
          <w:tcPr>
            <w:tcW w:w="1161" w:type="dxa"/>
          </w:tcPr>
          <w:p w14:paraId="2E11D9CC" w14:textId="77777777" w:rsidR="00202413" w:rsidRDefault="00202413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7DDD2380" w14:textId="69888C63" w:rsidR="00202413" w:rsidRDefault="00202413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1,</w:t>
            </w:r>
            <w:r w:rsidR="001242B4">
              <w:t>4</w:t>
            </w:r>
            <w:r>
              <w:t>]</w:t>
            </w:r>
          </w:p>
        </w:tc>
        <w:tc>
          <w:tcPr>
            <w:tcW w:w="1162" w:type="dxa"/>
          </w:tcPr>
          <w:p w14:paraId="27A7CEC7" w14:textId="3B4F0B52" w:rsidR="00202413" w:rsidRDefault="00926A9A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6BB463B5" w14:textId="169CB747" w:rsidR="00202413" w:rsidRDefault="00926A9A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02621889" w14:textId="2E3E8B9D" w:rsidR="00202413" w:rsidRDefault="00202413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2,</w:t>
            </w:r>
            <w:r w:rsidR="004E49CC">
              <w:t>4</w:t>
            </w:r>
            <w:r>
              <w:t>]</w:t>
            </w:r>
          </w:p>
        </w:tc>
        <w:tc>
          <w:tcPr>
            <w:tcW w:w="1162" w:type="dxa"/>
          </w:tcPr>
          <w:p w14:paraId="0853E3F7" w14:textId="594BBE7F" w:rsidR="00202413" w:rsidRDefault="004E49CC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155D23F2" w14:textId="7781BC90" w:rsidR="00202413" w:rsidRDefault="004E49CC" w:rsidP="00272901">
            <w:pPr>
              <w:pStyle w:val="NoSpacing"/>
            </w:pPr>
            <w:r>
              <w:t>1</w:t>
            </w:r>
            <w:r w:rsidR="00202413">
              <w:t xml:space="preserve">AND </w:t>
            </w:r>
            <w:r>
              <w:t>1</w:t>
            </w:r>
            <w:r w:rsidR="00202413">
              <w:t xml:space="preserve"> = </w:t>
            </w:r>
            <w:r>
              <w:t>1</w:t>
            </w:r>
          </w:p>
        </w:tc>
        <w:tc>
          <w:tcPr>
            <w:tcW w:w="1162" w:type="dxa"/>
          </w:tcPr>
          <w:p w14:paraId="3138C1A3" w14:textId="62E28B86" w:rsidR="00202413" w:rsidRDefault="004E49CC" w:rsidP="00272901">
            <w:pPr>
              <w:pStyle w:val="NoSpacing"/>
            </w:pPr>
            <w:r>
              <w:t>1</w:t>
            </w:r>
            <w:r w:rsidR="00202413">
              <w:t xml:space="preserve"> XOR 1</w:t>
            </w:r>
          </w:p>
          <w:p w14:paraId="696966C9" w14:textId="77777777" w:rsidR="00202413" w:rsidRDefault="00202413" w:rsidP="00272901">
            <w:pPr>
              <w:pStyle w:val="NoSpacing"/>
            </w:pPr>
            <w:r>
              <w:t>=0</w:t>
            </w:r>
          </w:p>
        </w:tc>
      </w:tr>
      <w:tr w:rsidR="00202413" w14:paraId="196599EC" w14:textId="77777777" w:rsidTr="00272901">
        <w:tc>
          <w:tcPr>
            <w:tcW w:w="1161" w:type="dxa"/>
          </w:tcPr>
          <w:p w14:paraId="0DEE8AEB" w14:textId="77777777" w:rsidR="00202413" w:rsidRDefault="00202413" w:rsidP="00272901">
            <w:pPr>
              <w:pStyle w:val="NoSpacing"/>
            </w:pPr>
            <w:r>
              <w:t>1</w:t>
            </w:r>
          </w:p>
        </w:tc>
        <w:tc>
          <w:tcPr>
            <w:tcW w:w="1161" w:type="dxa"/>
          </w:tcPr>
          <w:p w14:paraId="1353FF37" w14:textId="77777777" w:rsidR="00202413" w:rsidRDefault="00202413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18728A0B" w14:textId="30392A56" w:rsidR="00202413" w:rsidRDefault="00202413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2,</w:t>
            </w:r>
            <w:r w:rsidR="001242B4">
              <w:t>4</w:t>
            </w:r>
            <w:r>
              <w:t>]</w:t>
            </w:r>
          </w:p>
        </w:tc>
        <w:tc>
          <w:tcPr>
            <w:tcW w:w="1162" w:type="dxa"/>
          </w:tcPr>
          <w:p w14:paraId="7D269026" w14:textId="4D264900" w:rsidR="00202413" w:rsidRDefault="00926A9A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4B74FEEF" w14:textId="655501BD" w:rsidR="00202413" w:rsidRDefault="00926A9A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6264FDD9" w14:textId="0ABEEFD3" w:rsidR="00202413" w:rsidRDefault="00202413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3,</w:t>
            </w:r>
            <w:r w:rsidR="004E49CC">
              <w:t>4</w:t>
            </w:r>
            <w:r>
              <w:t>]</w:t>
            </w:r>
          </w:p>
        </w:tc>
        <w:tc>
          <w:tcPr>
            <w:tcW w:w="1162" w:type="dxa"/>
          </w:tcPr>
          <w:p w14:paraId="576B64AB" w14:textId="13F36CBB" w:rsidR="00202413" w:rsidRDefault="004E49CC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4E01D11B" w14:textId="4C8C5FAA" w:rsidR="00202413" w:rsidRDefault="004E49CC" w:rsidP="00272901">
            <w:pPr>
              <w:pStyle w:val="NoSpacing"/>
            </w:pPr>
            <w:r>
              <w:t>0</w:t>
            </w:r>
            <w:r w:rsidR="00202413">
              <w:t xml:space="preserve"> AND </w:t>
            </w:r>
            <w:r>
              <w:t>0</w:t>
            </w:r>
            <w:r w:rsidR="00202413">
              <w:t xml:space="preserve"> = </w:t>
            </w:r>
            <w:r>
              <w:t>0</w:t>
            </w:r>
          </w:p>
        </w:tc>
        <w:tc>
          <w:tcPr>
            <w:tcW w:w="1162" w:type="dxa"/>
          </w:tcPr>
          <w:p w14:paraId="36BFE29C" w14:textId="49B6130F" w:rsidR="00202413" w:rsidRDefault="004E49CC" w:rsidP="00272901">
            <w:pPr>
              <w:pStyle w:val="NoSpacing"/>
            </w:pPr>
            <w:r>
              <w:t>0</w:t>
            </w:r>
            <w:r w:rsidR="00202413">
              <w:t xml:space="preserve"> X0R</w:t>
            </w:r>
            <w:r>
              <w:t xml:space="preserve"> 0</w:t>
            </w:r>
          </w:p>
          <w:p w14:paraId="7A65406D" w14:textId="77777777" w:rsidR="00202413" w:rsidRDefault="00202413" w:rsidP="00272901">
            <w:pPr>
              <w:pStyle w:val="NoSpacing"/>
            </w:pPr>
            <w:r>
              <w:t>=0</w:t>
            </w:r>
          </w:p>
        </w:tc>
      </w:tr>
      <w:tr w:rsidR="00202413" w14:paraId="6B8FAB9C" w14:textId="77777777" w:rsidTr="00272901">
        <w:tc>
          <w:tcPr>
            <w:tcW w:w="1161" w:type="dxa"/>
          </w:tcPr>
          <w:p w14:paraId="69CEC42E" w14:textId="77777777" w:rsidR="00202413" w:rsidRDefault="00202413" w:rsidP="00272901">
            <w:pPr>
              <w:pStyle w:val="NoSpacing"/>
            </w:pPr>
            <w:r>
              <w:t>2</w:t>
            </w:r>
          </w:p>
        </w:tc>
        <w:tc>
          <w:tcPr>
            <w:tcW w:w="1161" w:type="dxa"/>
          </w:tcPr>
          <w:p w14:paraId="3C49038F" w14:textId="77777777" w:rsidR="00202413" w:rsidRDefault="00202413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581A5F89" w14:textId="2A956EBC" w:rsidR="00202413" w:rsidRDefault="00202413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3,</w:t>
            </w:r>
            <w:r w:rsidR="001242B4">
              <w:t>4</w:t>
            </w:r>
            <w:r>
              <w:t>]</w:t>
            </w:r>
          </w:p>
        </w:tc>
        <w:tc>
          <w:tcPr>
            <w:tcW w:w="1162" w:type="dxa"/>
          </w:tcPr>
          <w:p w14:paraId="06CFFBC4" w14:textId="24AED388" w:rsidR="00202413" w:rsidRDefault="00926A9A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73FA3E61" w14:textId="28ACE76E" w:rsidR="00202413" w:rsidRDefault="00926A9A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62380792" w14:textId="43E5697B" w:rsidR="00202413" w:rsidRDefault="00202413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4,</w:t>
            </w:r>
            <w:r w:rsidR="004E49CC">
              <w:t>4</w:t>
            </w:r>
            <w:r>
              <w:t>]</w:t>
            </w:r>
          </w:p>
        </w:tc>
        <w:tc>
          <w:tcPr>
            <w:tcW w:w="1162" w:type="dxa"/>
          </w:tcPr>
          <w:p w14:paraId="1A876174" w14:textId="79B24962" w:rsidR="00202413" w:rsidRDefault="004E49CC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56B26AD1" w14:textId="340AE216" w:rsidR="00202413" w:rsidRDefault="004E49CC" w:rsidP="00272901">
            <w:pPr>
              <w:pStyle w:val="NoSpacing"/>
            </w:pPr>
            <w:r>
              <w:t>1</w:t>
            </w:r>
            <w:r w:rsidR="00202413">
              <w:t xml:space="preserve"> AND </w:t>
            </w:r>
            <w:proofErr w:type="gramStart"/>
            <w:r>
              <w:t>1</w:t>
            </w:r>
            <w:r w:rsidR="00202413">
              <w:t xml:space="preserve">  =</w:t>
            </w:r>
            <w:proofErr w:type="gramEnd"/>
            <w:r w:rsidR="00202413">
              <w:t xml:space="preserve"> </w:t>
            </w:r>
            <w:r>
              <w:t>1</w:t>
            </w:r>
          </w:p>
        </w:tc>
        <w:tc>
          <w:tcPr>
            <w:tcW w:w="1162" w:type="dxa"/>
          </w:tcPr>
          <w:p w14:paraId="15B8BF4D" w14:textId="482EF873" w:rsidR="00202413" w:rsidRDefault="00963076" w:rsidP="00272901">
            <w:pPr>
              <w:pStyle w:val="NoSpacing"/>
            </w:pPr>
            <w:r>
              <w:t>1</w:t>
            </w:r>
            <w:r w:rsidR="00202413">
              <w:t xml:space="preserve"> XOR </w:t>
            </w:r>
            <w:r>
              <w:t>1</w:t>
            </w:r>
            <w:r w:rsidR="00202413">
              <w:t xml:space="preserve"> = 0</w:t>
            </w:r>
          </w:p>
        </w:tc>
      </w:tr>
      <w:tr w:rsidR="00202413" w14:paraId="4758264A" w14:textId="77777777" w:rsidTr="00272901">
        <w:tc>
          <w:tcPr>
            <w:tcW w:w="1161" w:type="dxa"/>
          </w:tcPr>
          <w:p w14:paraId="01B77A2F" w14:textId="77777777" w:rsidR="00202413" w:rsidRDefault="00202413" w:rsidP="00272901">
            <w:pPr>
              <w:pStyle w:val="NoSpacing"/>
            </w:pPr>
            <w:r>
              <w:t>3</w:t>
            </w:r>
          </w:p>
        </w:tc>
        <w:tc>
          <w:tcPr>
            <w:tcW w:w="1161" w:type="dxa"/>
          </w:tcPr>
          <w:p w14:paraId="76D70FF3" w14:textId="77777777" w:rsidR="00202413" w:rsidRDefault="00202413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338BC3EF" w14:textId="632D1EF9" w:rsidR="00202413" w:rsidRDefault="00202413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4,</w:t>
            </w:r>
            <w:r w:rsidR="001242B4">
              <w:t>4</w:t>
            </w:r>
            <w:r>
              <w:t>]</w:t>
            </w:r>
          </w:p>
        </w:tc>
        <w:tc>
          <w:tcPr>
            <w:tcW w:w="1162" w:type="dxa"/>
          </w:tcPr>
          <w:p w14:paraId="13E86C89" w14:textId="2BCDF7EC" w:rsidR="00202413" w:rsidRDefault="00926A9A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56988CE6" w14:textId="3A9BF9BD" w:rsidR="00202413" w:rsidRDefault="00926A9A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3562382F" w14:textId="20734C9A" w:rsidR="00202413" w:rsidRDefault="00202413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0,</w:t>
            </w:r>
            <w:r w:rsidR="004E49CC">
              <w:t>4</w:t>
            </w:r>
            <w:r>
              <w:t>]</w:t>
            </w:r>
          </w:p>
        </w:tc>
        <w:tc>
          <w:tcPr>
            <w:tcW w:w="1162" w:type="dxa"/>
          </w:tcPr>
          <w:p w14:paraId="14123ABE" w14:textId="3112373E" w:rsidR="00202413" w:rsidRDefault="004E49CC" w:rsidP="00272901">
            <w:pPr>
              <w:pStyle w:val="NoSpacing"/>
            </w:pPr>
            <w:r>
              <w:t>1</w:t>
            </w:r>
            <w:r w:rsidR="00202413">
              <w:t xml:space="preserve"> (Wrap)</w:t>
            </w:r>
          </w:p>
        </w:tc>
        <w:tc>
          <w:tcPr>
            <w:tcW w:w="1162" w:type="dxa"/>
          </w:tcPr>
          <w:p w14:paraId="1A64526F" w14:textId="6809C651" w:rsidR="00202413" w:rsidRDefault="004E49CC" w:rsidP="00272901">
            <w:pPr>
              <w:pStyle w:val="NoSpacing"/>
            </w:pPr>
            <w:r>
              <w:t>0</w:t>
            </w:r>
            <w:r w:rsidR="00202413">
              <w:t xml:space="preserve"> AND </w:t>
            </w:r>
            <w:r>
              <w:t>1</w:t>
            </w:r>
            <w:r w:rsidR="00202413">
              <w:t xml:space="preserve"> = 0 </w:t>
            </w:r>
          </w:p>
        </w:tc>
        <w:tc>
          <w:tcPr>
            <w:tcW w:w="1162" w:type="dxa"/>
          </w:tcPr>
          <w:p w14:paraId="15BB23C6" w14:textId="07CFB9CB" w:rsidR="00202413" w:rsidRDefault="00963076" w:rsidP="00272901">
            <w:pPr>
              <w:pStyle w:val="NoSpacing"/>
            </w:pPr>
            <w:r>
              <w:t>0</w:t>
            </w:r>
            <w:r w:rsidR="00202413">
              <w:t xml:space="preserve"> XOR 0 = </w:t>
            </w:r>
            <w:r>
              <w:t>0</w:t>
            </w:r>
          </w:p>
        </w:tc>
      </w:tr>
      <w:tr w:rsidR="00202413" w14:paraId="594EE8CB" w14:textId="77777777" w:rsidTr="00272901">
        <w:tc>
          <w:tcPr>
            <w:tcW w:w="1161" w:type="dxa"/>
          </w:tcPr>
          <w:p w14:paraId="1BC1CA0A" w14:textId="77777777" w:rsidR="00202413" w:rsidRDefault="00202413" w:rsidP="00272901">
            <w:pPr>
              <w:pStyle w:val="NoSpacing"/>
            </w:pPr>
            <w:r>
              <w:t>4</w:t>
            </w:r>
          </w:p>
        </w:tc>
        <w:tc>
          <w:tcPr>
            <w:tcW w:w="1161" w:type="dxa"/>
          </w:tcPr>
          <w:p w14:paraId="74709D59" w14:textId="77777777" w:rsidR="00202413" w:rsidRDefault="00202413" w:rsidP="00272901">
            <w:pPr>
              <w:pStyle w:val="NoSpacing"/>
            </w:pPr>
            <w:r>
              <w:t>1</w:t>
            </w:r>
          </w:p>
        </w:tc>
        <w:tc>
          <w:tcPr>
            <w:tcW w:w="1162" w:type="dxa"/>
          </w:tcPr>
          <w:p w14:paraId="1F51569F" w14:textId="7EE93C3A" w:rsidR="00202413" w:rsidRDefault="00202413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0,</w:t>
            </w:r>
            <w:r w:rsidR="001242B4">
              <w:t>4</w:t>
            </w:r>
            <w:r>
              <w:t>]</w:t>
            </w:r>
          </w:p>
        </w:tc>
        <w:tc>
          <w:tcPr>
            <w:tcW w:w="1162" w:type="dxa"/>
          </w:tcPr>
          <w:p w14:paraId="0E74CBD6" w14:textId="5CD511C2" w:rsidR="00202413" w:rsidRDefault="00926A9A" w:rsidP="00272901">
            <w:pPr>
              <w:pStyle w:val="NoSpacing"/>
            </w:pPr>
            <w:r>
              <w:t>1</w:t>
            </w:r>
            <w:r w:rsidR="00202413">
              <w:t xml:space="preserve"> (wrap)</w:t>
            </w:r>
          </w:p>
        </w:tc>
        <w:tc>
          <w:tcPr>
            <w:tcW w:w="1162" w:type="dxa"/>
          </w:tcPr>
          <w:p w14:paraId="31BC7B74" w14:textId="456F5138" w:rsidR="00202413" w:rsidRDefault="00926A9A" w:rsidP="00272901">
            <w:pPr>
              <w:pStyle w:val="NoSpacing"/>
            </w:pPr>
            <w:r>
              <w:t>0</w:t>
            </w:r>
          </w:p>
        </w:tc>
        <w:tc>
          <w:tcPr>
            <w:tcW w:w="1162" w:type="dxa"/>
          </w:tcPr>
          <w:p w14:paraId="26D8D926" w14:textId="16A77C9F" w:rsidR="00202413" w:rsidRDefault="00202413" w:rsidP="00272901">
            <w:pPr>
              <w:pStyle w:val="NoSpacing"/>
            </w:pPr>
            <w:proofErr w:type="gramStart"/>
            <w:r>
              <w:t>B[</w:t>
            </w:r>
            <w:proofErr w:type="gramEnd"/>
            <w:r>
              <w:t>1,</w:t>
            </w:r>
            <w:r w:rsidR="004E49CC">
              <w:t>4</w:t>
            </w:r>
            <w:r>
              <w:t>]</w:t>
            </w:r>
          </w:p>
        </w:tc>
        <w:tc>
          <w:tcPr>
            <w:tcW w:w="1162" w:type="dxa"/>
          </w:tcPr>
          <w:p w14:paraId="680F4FA2" w14:textId="3E29A72C" w:rsidR="00202413" w:rsidRDefault="004E49CC" w:rsidP="00272901">
            <w:pPr>
              <w:pStyle w:val="NoSpacing"/>
            </w:pPr>
            <w:r>
              <w:t>0</w:t>
            </w:r>
            <w:r w:rsidR="00202413">
              <w:t xml:space="preserve"> (Wrap)</w:t>
            </w:r>
          </w:p>
        </w:tc>
        <w:tc>
          <w:tcPr>
            <w:tcW w:w="1162" w:type="dxa"/>
          </w:tcPr>
          <w:p w14:paraId="2E6EE8F9" w14:textId="76AAD872" w:rsidR="00202413" w:rsidRDefault="004E49CC" w:rsidP="00272901">
            <w:pPr>
              <w:pStyle w:val="NoSpacing"/>
            </w:pPr>
            <w:r>
              <w:t>0</w:t>
            </w:r>
            <w:r w:rsidR="00202413">
              <w:t xml:space="preserve"> AND </w:t>
            </w:r>
            <w:r>
              <w:t>0</w:t>
            </w:r>
            <w:r w:rsidR="00202413">
              <w:t xml:space="preserve"> = </w:t>
            </w:r>
            <w:r>
              <w:t>0</w:t>
            </w:r>
          </w:p>
        </w:tc>
        <w:tc>
          <w:tcPr>
            <w:tcW w:w="1162" w:type="dxa"/>
          </w:tcPr>
          <w:p w14:paraId="6FEC5A3E" w14:textId="1922F700" w:rsidR="00202413" w:rsidRDefault="00963076" w:rsidP="00272901">
            <w:pPr>
              <w:pStyle w:val="NoSpacing"/>
            </w:pPr>
            <w:r>
              <w:t>1</w:t>
            </w:r>
            <w:r w:rsidR="00202413">
              <w:t xml:space="preserve"> XOR </w:t>
            </w:r>
            <w:r>
              <w:t>0</w:t>
            </w:r>
            <w:r w:rsidR="00202413">
              <w:t xml:space="preserve"> = </w:t>
            </w:r>
            <w:r>
              <w:t>1</w:t>
            </w:r>
          </w:p>
        </w:tc>
      </w:tr>
    </w:tbl>
    <w:p w14:paraId="27CC681B" w14:textId="77777777" w:rsidR="00963076" w:rsidRPr="00C44E28" w:rsidRDefault="00963076" w:rsidP="00963076">
      <w:pPr>
        <w:pStyle w:val="NoSpacing"/>
      </w:pPr>
      <w:r>
        <w:t>Output = [0,0,0,0,1]</w:t>
      </w:r>
    </w:p>
    <w:p w14:paraId="3DF50AA1" w14:textId="77777777" w:rsidR="003618F3" w:rsidRDefault="003618F3" w:rsidP="00EF7E61">
      <w:pPr>
        <w:pStyle w:val="NoSpacing"/>
      </w:pPr>
    </w:p>
    <w:p w14:paraId="68E1BDE5" w14:textId="2093F83D" w:rsidR="00A547C6" w:rsidRDefault="00A547C6" w:rsidP="00EF7E61">
      <w:pPr>
        <w:pStyle w:val="NoSpacing"/>
      </w:pPr>
      <w:r>
        <w:t xml:space="preserve">3. Have the final output.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6"/>
        <w:gridCol w:w="1696"/>
        <w:gridCol w:w="1722"/>
        <w:gridCol w:w="1747"/>
        <w:gridCol w:w="1772"/>
        <w:gridCol w:w="1773"/>
      </w:tblGrid>
      <w:tr w:rsidR="009E6D2A" w:rsidRPr="00C64ECA" w14:paraId="581C8A3B" w14:textId="77777777" w:rsidTr="00272901">
        <w:tc>
          <w:tcPr>
            <w:tcW w:w="1746" w:type="dxa"/>
          </w:tcPr>
          <w:p w14:paraId="611ED7DE" w14:textId="77777777" w:rsidR="009E6D2A" w:rsidRDefault="009E6D2A" w:rsidP="00272901">
            <w:pPr>
              <w:pStyle w:val="NoSpacing"/>
            </w:pPr>
          </w:p>
        </w:tc>
        <w:tc>
          <w:tcPr>
            <w:tcW w:w="1696" w:type="dxa"/>
          </w:tcPr>
          <w:p w14:paraId="774C544F" w14:textId="77777777" w:rsidR="009E6D2A" w:rsidRPr="00C64ECA" w:rsidRDefault="009E6D2A" w:rsidP="00272901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X =0</w:t>
            </w:r>
          </w:p>
        </w:tc>
        <w:tc>
          <w:tcPr>
            <w:tcW w:w="1722" w:type="dxa"/>
          </w:tcPr>
          <w:p w14:paraId="464B53C9" w14:textId="77777777" w:rsidR="009E6D2A" w:rsidRPr="00C64ECA" w:rsidRDefault="009E6D2A" w:rsidP="00272901">
            <w:pPr>
              <w:pStyle w:val="NoSpacing"/>
              <w:rPr>
                <w:b/>
                <w:bCs/>
              </w:rPr>
            </w:pPr>
            <w:r w:rsidRPr="00C64ECA">
              <w:rPr>
                <w:b/>
                <w:bCs/>
              </w:rPr>
              <w:t>X = 1</w:t>
            </w:r>
          </w:p>
        </w:tc>
        <w:tc>
          <w:tcPr>
            <w:tcW w:w="1747" w:type="dxa"/>
          </w:tcPr>
          <w:p w14:paraId="52DA0DE0" w14:textId="77777777" w:rsidR="009E6D2A" w:rsidRPr="00C64ECA" w:rsidRDefault="009E6D2A" w:rsidP="00272901">
            <w:pPr>
              <w:pStyle w:val="NoSpacing"/>
              <w:rPr>
                <w:b/>
                <w:bCs/>
              </w:rPr>
            </w:pPr>
            <w:r w:rsidRPr="00C64ECA">
              <w:rPr>
                <w:b/>
                <w:bCs/>
              </w:rPr>
              <w:t>X= 2</w:t>
            </w:r>
          </w:p>
        </w:tc>
        <w:tc>
          <w:tcPr>
            <w:tcW w:w="1772" w:type="dxa"/>
          </w:tcPr>
          <w:p w14:paraId="12532BA3" w14:textId="77777777" w:rsidR="009E6D2A" w:rsidRPr="00C64ECA" w:rsidRDefault="009E6D2A" w:rsidP="00272901">
            <w:pPr>
              <w:pStyle w:val="NoSpacing"/>
              <w:rPr>
                <w:b/>
                <w:bCs/>
              </w:rPr>
            </w:pPr>
            <w:r w:rsidRPr="00C64ECA">
              <w:rPr>
                <w:b/>
                <w:bCs/>
              </w:rPr>
              <w:t>X=3</w:t>
            </w:r>
          </w:p>
        </w:tc>
        <w:tc>
          <w:tcPr>
            <w:tcW w:w="1773" w:type="dxa"/>
          </w:tcPr>
          <w:p w14:paraId="1BBDB6DA" w14:textId="77777777" w:rsidR="009E6D2A" w:rsidRPr="00C64ECA" w:rsidRDefault="009E6D2A" w:rsidP="00272901">
            <w:pPr>
              <w:pStyle w:val="NoSpacing"/>
              <w:rPr>
                <w:b/>
                <w:bCs/>
              </w:rPr>
            </w:pPr>
            <w:r w:rsidRPr="00C64ECA">
              <w:rPr>
                <w:b/>
                <w:bCs/>
              </w:rPr>
              <w:t>X=4</w:t>
            </w:r>
          </w:p>
        </w:tc>
      </w:tr>
      <w:tr w:rsidR="009E6D2A" w14:paraId="52D4BEBF" w14:textId="77777777" w:rsidTr="00272901">
        <w:tc>
          <w:tcPr>
            <w:tcW w:w="1746" w:type="dxa"/>
          </w:tcPr>
          <w:p w14:paraId="59EFECBF" w14:textId="77777777" w:rsidR="009E6D2A" w:rsidRPr="00C64ECA" w:rsidRDefault="009E6D2A" w:rsidP="00272901">
            <w:pPr>
              <w:pStyle w:val="NoSpacing"/>
              <w:rPr>
                <w:b/>
                <w:bCs/>
              </w:rPr>
            </w:pPr>
            <w:r w:rsidRPr="00C64ECA">
              <w:rPr>
                <w:b/>
                <w:bCs/>
              </w:rPr>
              <w:t>Y= 0</w:t>
            </w:r>
          </w:p>
        </w:tc>
        <w:tc>
          <w:tcPr>
            <w:tcW w:w="1696" w:type="dxa"/>
          </w:tcPr>
          <w:p w14:paraId="645A4A21" w14:textId="234D1553" w:rsidR="009E6D2A" w:rsidRDefault="009E6D2A" w:rsidP="00272901">
            <w:pPr>
              <w:pStyle w:val="NoSpacing"/>
            </w:pPr>
            <w:r>
              <w:t>0</w:t>
            </w:r>
          </w:p>
        </w:tc>
        <w:tc>
          <w:tcPr>
            <w:tcW w:w="1722" w:type="dxa"/>
          </w:tcPr>
          <w:p w14:paraId="76DABFA8" w14:textId="5F37D3F3" w:rsidR="009E6D2A" w:rsidRDefault="009E6D2A" w:rsidP="00272901">
            <w:pPr>
              <w:pStyle w:val="NoSpacing"/>
            </w:pPr>
            <w:r>
              <w:t>0</w:t>
            </w:r>
          </w:p>
        </w:tc>
        <w:tc>
          <w:tcPr>
            <w:tcW w:w="1747" w:type="dxa"/>
          </w:tcPr>
          <w:p w14:paraId="40F790E8" w14:textId="7BCAFBB6" w:rsidR="009E6D2A" w:rsidRDefault="009E6D2A" w:rsidP="00272901">
            <w:pPr>
              <w:pStyle w:val="NoSpacing"/>
            </w:pPr>
            <w:r>
              <w:t>0</w:t>
            </w:r>
          </w:p>
        </w:tc>
        <w:tc>
          <w:tcPr>
            <w:tcW w:w="1772" w:type="dxa"/>
          </w:tcPr>
          <w:p w14:paraId="747EFE4D" w14:textId="352762F7" w:rsidR="009E6D2A" w:rsidRDefault="009E6D2A" w:rsidP="00272901">
            <w:pPr>
              <w:pStyle w:val="NoSpacing"/>
            </w:pPr>
            <w:r>
              <w:t>0</w:t>
            </w:r>
          </w:p>
        </w:tc>
        <w:tc>
          <w:tcPr>
            <w:tcW w:w="1773" w:type="dxa"/>
          </w:tcPr>
          <w:p w14:paraId="46EED100" w14:textId="430C5C4C" w:rsidR="009E6D2A" w:rsidRDefault="009E6D2A" w:rsidP="00272901">
            <w:pPr>
              <w:pStyle w:val="NoSpacing"/>
            </w:pPr>
            <w:r>
              <w:t>1</w:t>
            </w:r>
          </w:p>
        </w:tc>
      </w:tr>
      <w:tr w:rsidR="009E6D2A" w14:paraId="7EA9A216" w14:textId="77777777" w:rsidTr="00272901">
        <w:tc>
          <w:tcPr>
            <w:tcW w:w="1746" w:type="dxa"/>
          </w:tcPr>
          <w:p w14:paraId="46A685BF" w14:textId="77777777" w:rsidR="009E6D2A" w:rsidRPr="00C64ECA" w:rsidRDefault="009E6D2A" w:rsidP="00272901">
            <w:pPr>
              <w:pStyle w:val="NoSpacing"/>
              <w:rPr>
                <w:b/>
                <w:bCs/>
              </w:rPr>
            </w:pPr>
            <w:r w:rsidRPr="00C64ECA">
              <w:rPr>
                <w:b/>
                <w:bCs/>
              </w:rPr>
              <w:t>Y= 1</w:t>
            </w:r>
          </w:p>
        </w:tc>
        <w:tc>
          <w:tcPr>
            <w:tcW w:w="1696" w:type="dxa"/>
          </w:tcPr>
          <w:p w14:paraId="7D65BA7D" w14:textId="4C3D9CC9" w:rsidR="009E6D2A" w:rsidRDefault="009E6D2A" w:rsidP="00272901">
            <w:pPr>
              <w:pStyle w:val="NoSpacing"/>
            </w:pPr>
            <w:r>
              <w:t>0</w:t>
            </w:r>
          </w:p>
        </w:tc>
        <w:tc>
          <w:tcPr>
            <w:tcW w:w="1722" w:type="dxa"/>
          </w:tcPr>
          <w:p w14:paraId="42B03FE7" w14:textId="72B4A84D" w:rsidR="009E6D2A" w:rsidRDefault="009E6D2A" w:rsidP="00272901">
            <w:pPr>
              <w:pStyle w:val="NoSpacing"/>
            </w:pPr>
            <w:r>
              <w:t>0</w:t>
            </w:r>
          </w:p>
        </w:tc>
        <w:tc>
          <w:tcPr>
            <w:tcW w:w="1747" w:type="dxa"/>
          </w:tcPr>
          <w:p w14:paraId="7E90495F" w14:textId="17A997A6" w:rsidR="009E6D2A" w:rsidRDefault="009E6D2A" w:rsidP="00272901">
            <w:pPr>
              <w:pStyle w:val="NoSpacing"/>
            </w:pPr>
            <w:r>
              <w:t>0</w:t>
            </w:r>
          </w:p>
        </w:tc>
        <w:tc>
          <w:tcPr>
            <w:tcW w:w="1772" w:type="dxa"/>
          </w:tcPr>
          <w:p w14:paraId="005BB428" w14:textId="602B7094" w:rsidR="009E6D2A" w:rsidRDefault="009E6D2A" w:rsidP="00272901">
            <w:pPr>
              <w:pStyle w:val="NoSpacing"/>
            </w:pPr>
            <w:r>
              <w:t>1</w:t>
            </w:r>
          </w:p>
        </w:tc>
        <w:tc>
          <w:tcPr>
            <w:tcW w:w="1773" w:type="dxa"/>
          </w:tcPr>
          <w:p w14:paraId="591B12B5" w14:textId="7D8ABD39" w:rsidR="009E6D2A" w:rsidRDefault="009E6D2A" w:rsidP="00272901">
            <w:pPr>
              <w:pStyle w:val="NoSpacing"/>
            </w:pPr>
            <w:r>
              <w:t>1</w:t>
            </w:r>
          </w:p>
        </w:tc>
      </w:tr>
      <w:tr w:rsidR="009E6D2A" w14:paraId="1F562D24" w14:textId="77777777" w:rsidTr="00272901">
        <w:tc>
          <w:tcPr>
            <w:tcW w:w="1746" w:type="dxa"/>
          </w:tcPr>
          <w:p w14:paraId="4CBC29A4" w14:textId="77777777" w:rsidR="009E6D2A" w:rsidRPr="00C64ECA" w:rsidRDefault="009E6D2A" w:rsidP="00272901">
            <w:pPr>
              <w:pStyle w:val="NoSpacing"/>
              <w:rPr>
                <w:b/>
                <w:bCs/>
              </w:rPr>
            </w:pPr>
            <w:r w:rsidRPr="00C64ECA">
              <w:rPr>
                <w:b/>
                <w:bCs/>
              </w:rPr>
              <w:t>Y = 2</w:t>
            </w:r>
          </w:p>
        </w:tc>
        <w:tc>
          <w:tcPr>
            <w:tcW w:w="1696" w:type="dxa"/>
          </w:tcPr>
          <w:p w14:paraId="699657F6" w14:textId="4E8A1D48" w:rsidR="009E6D2A" w:rsidRDefault="009E6D2A" w:rsidP="00272901">
            <w:pPr>
              <w:pStyle w:val="NoSpacing"/>
            </w:pPr>
            <w:r>
              <w:t>0</w:t>
            </w:r>
          </w:p>
        </w:tc>
        <w:tc>
          <w:tcPr>
            <w:tcW w:w="1722" w:type="dxa"/>
          </w:tcPr>
          <w:p w14:paraId="47B95AF9" w14:textId="23922A73" w:rsidR="009E6D2A" w:rsidRDefault="009E6D2A" w:rsidP="00272901">
            <w:pPr>
              <w:pStyle w:val="NoSpacing"/>
            </w:pPr>
            <w:r>
              <w:t>0</w:t>
            </w:r>
          </w:p>
        </w:tc>
        <w:tc>
          <w:tcPr>
            <w:tcW w:w="1747" w:type="dxa"/>
          </w:tcPr>
          <w:p w14:paraId="2CE3DDCC" w14:textId="397348B5" w:rsidR="009E6D2A" w:rsidRDefault="009E6D2A" w:rsidP="00272901">
            <w:pPr>
              <w:pStyle w:val="NoSpacing"/>
            </w:pPr>
            <w:r>
              <w:t>0</w:t>
            </w:r>
          </w:p>
        </w:tc>
        <w:tc>
          <w:tcPr>
            <w:tcW w:w="1772" w:type="dxa"/>
          </w:tcPr>
          <w:p w14:paraId="3CC09EB2" w14:textId="16B913CF" w:rsidR="009E6D2A" w:rsidRDefault="009E6D2A" w:rsidP="00272901">
            <w:pPr>
              <w:pStyle w:val="NoSpacing"/>
            </w:pPr>
            <w:r>
              <w:t>0</w:t>
            </w:r>
          </w:p>
        </w:tc>
        <w:tc>
          <w:tcPr>
            <w:tcW w:w="1773" w:type="dxa"/>
          </w:tcPr>
          <w:p w14:paraId="4494E65C" w14:textId="5539ADB0" w:rsidR="009E6D2A" w:rsidRDefault="009E6D2A" w:rsidP="00272901">
            <w:pPr>
              <w:pStyle w:val="NoSpacing"/>
            </w:pPr>
            <w:r>
              <w:t>1</w:t>
            </w:r>
          </w:p>
        </w:tc>
      </w:tr>
      <w:tr w:rsidR="009E6D2A" w14:paraId="44A40E56" w14:textId="77777777" w:rsidTr="00272901">
        <w:tc>
          <w:tcPr>
            <w:tcW w:w="1746" w:type="dxa"/>
          </w:tcPr>
          <w:p w14:paraId="480E9020" w14:textId="77777777" w:rsidR="009E6D2A" w:rsidRPr="00C64ECA" w:rsidRDefault="009E6D2A" w:rsidP="00272901">
            <w:pPr>
              <w:pStyle w:val="NoSpacing"/>
              <w:rPr>
                <w:b/>
                <w:bCs/>
              </w:rPr>
            </w:pPr>
            <w:r w:rsidRPr="00C64ECA">
              <w:rPr>
                <w:b/>
                <w:bCs/>
              </w:rPr>
              <w:t>Y = 3</w:t>
            </w:r>
          </w:p>
        </w:tc>
        <w:tc>
          <w:tcPr>
            <w:tcW w:w="1696" w:type="dxa"/>
          </w:tcPr>
          <w:p w14:paraId="71BBF17D" w14:textId="20C90956" w:rsidR="009E6D2A" w:rsidRDefault="009E6D2A" w:rsidP="00272901">
            <w:pPr>
              <w:pStyle w:val="NoSpacing"/>
            </w:pPr>
            <w:r>
              <w:t>0</w:t>
            </w:r>
          </w:p>
        </w:tc>
        <w:tc>
          <w:tcPr>
            <w:tcW w:w="1722" w:type="dxa"/>
          </w:tcPr>
          <w:p w14:paraId="522C4EC1" w14:textId="5B77FE42" w:rsidR="009E6D2A" w:rsidRDefault="009E6D2A" w:rsidP="00272901">
            <w:pPr>
              <w:pStyle w:val="NoSpacing"/>
            </w:pPr>
            <w:r>
              <w:t>0</w:t>
            </w:r>
          </w:p>
        </w:tc>
        <w:tc>
          <w:tcPr>
            <w:tcW w:w="1747" w:type="dxa"/>
          </w:tcPr>
          <w:p w14:paraId="08D6362E" w14:textId="256217E6" w:rsidR="009E6D2A" w:rsidRDefault="009E6D2A" w:rsidP="00272901">
            <w:pPr>
              <w:pStyle w:val="NoSpacing"/>
            </w:pPr>
            <w:r>
              <w:t>0</w:t>
            </w:r>
          </w:p>
        </w:tc>
        <w:tc>
          <w:tcPr>
            <w:tcW w:w="1772" w:type="dxa"/>
          </w:tcPr>
          <w:p w14:paraId="1CE9440D" w14:textId="09398D07" w:rsidR="009E6D2A" w:rsidRDefault="009E6D2A" w:rsidP="00272901">
            <w:pPr>
              <w:pStyle w:val="NoSpacing"/>
            </w:pPr>
            <w:r>
              <w:t>1</w:t>
            </w:r>
          </w:p>
        </w:tc>
        <w:tc>
          <w:tcPr>
            <w:tcW w:w="1773" w:type="dxa"/>
          </w:tcPr>
          <w:p w14:paraId="3BE4692F" w14:textId="7FE3FA37" w:rsidR="009E6D2A" w:rsidRDefault="009E6D2A" w:rsidP="00272901">
            <w:pPr>
              <w:pStyle w:val="NoSpacing"/>
            </w:pPr>
            <w:r>
              <w:t>1</w:t>
            </w:r>
          </w:p>
        </w:tc>
      </w:tr>
      <w:tr w:rsidR="009E6D2A" w14:paraId="56110E10" w14:textId="77777777" w:rsidTr="00272901">
        <w:tc>
          <w:tcPr>
            <w:tcW w:w="1746" w:type="dxa"/>
          </w:tcPr>
          <w:p w14:paraId="64C6C00C" w14:textId="77777777" w:rsidR="009E6D2A" w:rsidRPr="00C64ECA" w:rsidRDefault="009E6D2A" w:rsidP="00272901">
            <w:pPr>
              <w:pStyle w:val="NoSpacing"/>
              <w:rPr>
                <w:b/>
                <w:bCs/>
              </w:rPr>
            </w:pPr>
            <w:r w:rsidRPr="00C64ECA">
              <w:rPr>
                <w:b/>
                <w:bCs/>
              </w:rPr>
              <w:t>Y = 4</w:t>
            </w:r>
          </w:p>
        </w:tc>
        <w:tc>
          <w:tcPr>
            <w:tcW w:w="1696" w:type="dxa"/>
          </w:tcPr>
          <w:p w14:paraId="37C27F26" w14:textId="6803046B" w:rsidR="009E6D2A" w:rsidRDefault="009E6D2A" w:rsidP="00272901">
            <w:pPr>
              <w:pStyle w:val="NoSpacing"/>
            </w:pPr>
            <w:r>
              <w:t>0</w:t>
            </w:r>
          </w:p>
        </w:tc>
        <w:tc>
          <w:tcPr>
            <w:tcW w:w="1722" w:type="dxa"/>
          </w:tcPr>
          <w:p w14:paraId="3B94B922" w14:textId="56CD6133" w:rsidR="009E6D2A" w:rsidRDefault="009E6D2A" w:rsidP="00272901">
            <w:pPr>
              <w:pStyle w:val="NoSpacing"/>
            </w:pPr>
            <w:r>
              <w:t>0</w:t>
            </w:r>
          </w:p>
        </w:tc>
        <w:tc>
          <w:tcPr>
            <w:tcW w:w="1747" w:type="dxa"/>
          </w:tcPr>
          <w:p w14:paraId="538F2F82" w14:textId="2016C3B0" w:rsidR="009E6D2A" w:rsidRDefault="009E6D2A" w:rsidP="00272901">
            <w:pPr>
              <w:pStyle w:val="NoSpacing"/>
            </w:pPr>
            <w:r>
              <w:t>0</w:t>
            </w:r>
          </w:p>
        </w:tc>
        <w:tc>
          <w:tcPr>
            <w:tcW w:w="1772" w:type="dxa"/>
          </w:tcPr>
          <w:p w14:paraId="371E661E" w14:textId="245DE878" w:rsidR="009E6D2A" w:rsidRDefault="009E6D2A" w:rsidP="00272901">
            <w:pPr>
              <w:pStyle w:val="NoSpacing"/>
            </w:pPr>
            <w:r>
              <w:t>0</w:t>
            </w:r>
          </w:p>
        </w:tc>
        <w:tc>
          <w:tcPr>
            <w:tcW w:w="1773" w:type="dxa"/>
          </w:tcPr>
          <w:p w14:paraId="24406936" w14:textId="41ABF98B" w:rsidR="009E6D2A" w:rsidRDefault="009E6D2A" w:rsidP="00272901">
            <w:pPr>
              <w:pStyle w:val="NoSpacing"/>
            </w:pPr>
            <w:r>
              <w:t>1</w:t>
            </w:r>
          </w:p>
        </w:tc>
      </w:tr>
    </w:tbl>
    <w:p w14:paraId="6F31A5CF" w14:textId="77777777" w:rsidR="007A2397" w:rsidRDefault="007A2397" w:rsidP="00EF7E61">
      <w:pPr>
        <w:pStyle w:val="NoSpacing"/>
      </w:pPr>
    </w:p>
    <w:p w14:paraId="419CDB5A" w14:textId="2DE7516F" w:rsidR="001242B4" w:rsidRDefault="00A2440F" w:rsidP="00EF7E61">
      <w:pPr>
        <w:pStyle w:val="NoSpacing"/>
        <w:rPr>
          <w:i/>
          <w:iCs/>
        </w:rPr>
      </w:pPr>
      <w:r>
        <w:rPr>
          <w:i/>
          <w:iCs/>
        </w:rPr>
        <w:t>Extra</w:t>
      </w:r>
    </w:p>
    <w:p w14:paraId="16129CA1" w14:textId="0F136EF5" w:rsidR="00A2440F" w:rsidRDefault="00A2440F" w:rsidP="00EF7E61">
      <w:pPr>
        <w:pStyle w:val="NoSpacing"/>
      </w:pPr>
      <w:r>
        <w:t xml:space="preserve">The reason for wrapping is </w:t>
      </w:r>
      <w:r w:rsidR="003E3DCA">
        <w:t xml:space="preserve">because we use a 5*5 matrix. That means the indexes of x and y range from 0 to 4. If </w:t>
      </w:r>
      <w:r w:rsidR="00A51964">
        <w:t xml:space="preserve">x+1 or x+2 exceeds 4, we wrap around by subtracting 5. </w:t>
      </w:r>
    </w:p>
    <w:p w14:paraId="571A23F9" w14:textId="77777777" w:rsidR="00B864C3" w:rsidRDefault="00B864C3" w:rsidP="00EF7E61">
      <w:pPr>
        <w:pStyle w:val="NoSpacing"/>
      </w:pPr>
      <w:r>
        <w:t xml:space="preserve">E.g. </w:t>
      </w:r>
    </w:p>
    <w:p w14:paraId="5ADA5249" w14:textId="3701B218" w:rsidR="00B864C3" w:rsidRDefault="00B864C3" w:rsidP="00EF7E61">
      <w:pPr>
        <w:pStyle w:val="NoSpacing"/>
      </w:pPr>
      <w:r>
        <w:t xml:space="preserve">x = 3, + 1 = 4. No wrap around/ </w:t>
      </w:r>
    </w:p>
    <w:p w14:paraId="5637D560" w14:textId="497E6C99" w:rsidR="00B864C3" w:rsidRDefault="00B864C3" w:rsidP="00EF7E61">
      <w:pPr>
        <w:pStyle w:val="NoSpacing"/>
      </w:pPr>
      <w:r>
        <w:t>x=4</w:t>
      </w:r>
      <w:r w:rsidR="00990A3E">
        <w:t xml:space="preserve">, +1 = 5. 5 – 5 = 0. X = 0. </w:t>
      </w:r>
    </w:p>
    <w:p w14:paraId="67039C9E" w14:textId="4994EF99" w:rsidR="00990A3E" w:rsidRPr="00A2440F" w:rsidRDefault="00990A3E" w:rsidP="00EF7E61">
      <w:pPr>
        <w:pStyle w:val="NoSpacing"/>
      </w:pPr>
      <w:r>
        <w:t xml:space="preserve">X=3 + 2 = 5. 5 – 5 = 0. X = 0. </w:t>
      </w:r>
    </w:p>
    <w:p w14:paraId="24DB33CA" w14:textId="77777777" w:rsidR="00A2440F" w:rsidRDefault="00A2440F" w:rsidP="00EF7E61">
      <w:pPr>
        <w:pStyle w:val="NoSpacing"/>
      </w:pPr>
    </w:p>
    <w:p w14:paraId="2EB79170" w14:textId="77777777" w:rsidR="00A2440F" w:rsidRDefault="00A2440F" w:rsidP="00EF7E61">
      <w:pPr>
        <w:pStyle w:val="NoSpacing"/>
      </w:pPr>
    </w:p>
    <w:p w14:paraId="158990B5" w14:textId="5E994879" w:rsidR="001242B4" w:rsidRPr="001242B4" w:rsidRDefault="001242B4" w:rsidP="00EF7E61">
      <w:pPr>
        <w:pStyle w:val="NoSpacing"/>
        <w:rPr>
          <w:u w:val="single"/>
        </w:rPr>
      </w:pPr>
      <w:r>
        <w:rPr>
          <w:u w:val="single"/>
        </w:rPr>
        <w:t xml:space="preserve">Calculation for Chi </w:t>
      </w:r>
      <w:r w:rsidR="00926A9A">
        <w:rPr>
          <w:u w:val="single"/>
        </w:rPr>
        <w:t>- Code</w:t>
      </w:r>
    </w:p>
    <w:p w14:paraId="03151F18" w14:textId="24C3BCC8" w:rsidR="00E425DB" w:rsidRPr="00F21CD0" w:rsidRDefault="00F21CD0" w:rsidP="00EF7E61">
      <w:pPr>
        <w:pStyle w:val="NoSpacing"/>
        <w:rPr>
          <w:color w:val="4EA72E" w:themeColor="accent6"/>
        </w:rPr>
      </w:pPr>
      <w:r>
        <w:rPr>
          <w:color w:val="4EA72E" w:themeColor="accent6"/>
        </w:rPr>
        <w:t xml:space="preserve">Run the following code as </w:t>
      </w:r>
      <w:r w:rsidRPr="00F21CD0">
        <w:rPr>
          <w:b/>
          <w:bCs/>
          <w:color w:val="4EA72E" w:themeColor="accent6"/>
        </w:rPr>
        <w:t>Q1Chi</w:t>
      </w:r>
      <w:r>
        <w:rPr>
          <w:b/>
          <w:bCs/>
          <w:color w:val="4EA72E" w:themeColor="accent6"/>
        </w:rPr>
        <w:t xml:space="preserve">.java. </w:t>
      </w:r>
    </w:p>
    <w:p w14:paraId="2E7F9330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public class </w:t>
      </w:r>
      <w:r w:rsidRPr="00F21CD0">
        <w:rPr>
          <w:b/>
          <w:bCs/>
          <w:color w:val="4EA72E" w:themeColor="accent6"/>
        </w:rPr>
        <w:t>Q1Chi</w:t>
      </w:r>
      <w:r w:rsidRPr="00300B07">
        <w:rPr>
          <w:color w:val="4EA72E" w:themeColor="accent6"/>
        </w:rPr>
        <w:t xml:space="preserve"> {</w:t>
      </w:r>
    </w:p>
    <w:p w14:paraId="6F3E5966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public static void </w:t>
      </w:r>
      <w:proofErr w:type="gramStart"/>
      <w:r w:rsidRPr="00300B07">
        <w:rPr>
          <w:color w:val="4EA72E" w:themeColor="accent6"/>
        </w:rPr>
        <w:t>main(String[</w:t>
      </w:r>
      <w:proofErr w:type="gramEnd"/>
      <w:r w:rsidRPr="00300B07">
        <w:rPr>
          <w:color w:val="4EA72E" w:themeColor="accent6"/>
        </w:rPr>
        <w:t xml:space="preserve">] </w:t>
      </w:r>
      <w:proofErr w:type="spellStart"/>
      <w:r w:rsidRPr="00300B07">
        <w:rPr>
          <w:color w:val="4EA72E" w:themeColor="accent6"/>
        </w:rPr>
        <w:t>args</w:t>
      </w:r>
      <w:proofErr w:type="spellEnd"/>
      <w:r w:rsidRPr="00300B07">
        <w:rPr>
          <w:color w:val="4EA72E" w:themeColor="accent6"/>
        </w:rPr>
        <w:t>) {</w:t>
      </w:r>
    </w:p>
    <w:p w14:paraId="45F88A67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// Input matrix (5x5) in hexadecimal (from Pi step output)</w:t>
      </w:r>
    </w:p>
    <w:p w14:paraId="6AE25E11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// Note: y=0 is bottom, y=4 is top (same as your Pi output)</w:t>
      </w:r>
    </w:p>
    <w:p w14:paraId="093FAB6A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lastRenderedPageBreak/>
        <w:t xml:space="preserve">        </w:t>
      </w:r>
      <w:proofErr w:type="gramStart"/>
      <w:r w:rsidRPr="00300B07">
        <w:rPr>
          <w:color w:val="4EA72E" w:themeColor="accent6"/>
        </w:rPr>
        <w:t>int[][</w:t>
      </w:r>
      <w:proofErr w:type="gramEnd"/>
      <w:r w:rsidRPr="00300B07">
        <w:rPr>
          <w:color w:val="4EA72E" w:themeColor="accent6"/>
        </w:rPr>
        <w:t xml:space="preserve">] </w:t>
      </w:r>
      <w:proofErr w:type="spellStart"/>
      <w:r w:rsidRPr="00300B07">
        <w:rPr>
          <w:color w:val="4EA72E" w:themeColor="accent6"/>
        </w:rPr>
        <w:t>inputMatrix</w:t>
      </w:r>
      <w:proofErr w:type="spellEnd"/>
      <w:r w:rsidRPr="00300B07">
        <w:rPr>
          <w:color w:val="4EA72E" w:themeColor="accent6"/>
        </w:rPr>
        <w:t xml:space="preserve"> = {</w:t>
      </w:r>
    </w:p>
    <w:p w14:paraId="6A9FB116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        </w:t>
      </w:r>
      <w:proofErr w:type="gramStart"/>
      <w:r w:rsidRPr="00300B07">
        <w:rPr>
          <w:color w:val="4EA72E" w:themeColor="accent6"/>
        </w:rPr>
        <w:t>{ 0</w:t>
      </w:r>
      <w:proofErr w:type="gramEnd"/>
      <w:r w:rsidRPr="00300B07">
        <w:rPr>
          <w:color w:val="4EA72E" w:themeColor="accent6"/>
        </w:rPr>
        <w:t>xc0, 0x7b, 0xd2, 0x9e, 0x</w:t>
      </w:r>
      <w:proofErr w:type="gramStart"/>
      <w:r w:rsidRPr="00300B07">
        <w:rPr>
          <w:color w:val="4EA72E" w:themeColor="accent6"/>
        </w:rPr>
        <w:t>91 }</w:t>
      </w:r>
      <w:proofErr w:type="gramEnd"/>
      <w:r w:rsidRPr="00300B07">
        <w:rPr>
          <w:color w:val="4EA72E" w:themeColor="accent6"/>
        </w:rPr>
        <w:t>, // y=4 (top)</w:t>
      </w:r>
    </w:p>
    <w:p w14:paraId="0B597FF2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        </w:t>
      </w:r>
      <w:proofErr w:type="gramStart"/>
      <w:r w:rsidRPr="00300B07">
        <w:rPr>
          <w:color w:val="4EA72E" w:themeColor="accent6"/>
        </w:rPr>
        <w:t>{ 0</w:t>
      </w:r>
      <w:proofErr w:type="gramEnd"/>
      <w:r w:rsidRPr="00300B07">
        <w:rPr>
          <w:color w:val="4EA72E" w:themeColor="accent6"/>
        </w:rPr>
        <w:t>x24, 0x00, 0x47, 0x8e, 0xb</w:t>
      </w:r>
      <w:proofErr w:type="gramStart"/>
      <w:r w:rsidRPr="00300B07">
        <w:rPr>
          <w:color w:val="4EA72E" w:themeColor="accent6"/>
        </w:rPr>
        <w:t>7 }</w:t>
      </w:r>
      <w:proofErr w:type="gramEnd"/>
      <w:r w:rsidRPr="00300B07">
        <w:rPr>
          <w:color w:val="4EA72E" w:themeColor="accent6"/>
        </w:rPr>
        <w:t>, // y=3</w:t>
      </w:r>
    </w:p>
    <w:p w14:paraId="038E306C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        </w:t>
      </w:r>
      <w:proofErr w:type="gramStart"/>
      <w:r w:rsidRPr="00300B07">
        <w:rPr>
          <w:color w:val="4EA72E" w:themeColor="accent6"/>
        </w:rPr>
        <w:t>{ 0</w:t>
      </w:r>
      <w:proofErr w:type="gramEnd"/>
      <w:r w:rsidRPr="00300B07">
        <w:rPr>
          <w:color w:val="4EA72E" w:themeColor="accent6"/>
        </w:rPr>
        <w:t>x91, 0xc5, 0x7a, 0x2a, 0x4</w:t>
      </w:r>
      <w:proofErr w:type="gramStart"/>
      <w:r w:rsidRPr="00300B07">
        <w:rPr>
          <w:color w:val="4EA72E" w:themeColor="accent6"/>
        </w:rPr>
        <w:t>e }</w:t>
      </w:r>
      <w:proofErr w:type="gramEnd"/>
      <w:r w:rsidRPr="00300B07">
        <w:rPr>
          <w:color w:val="4EA72E" w:themeColor="accent6"/>
        </w:rPr>
        <w:t>, // y=2</w:t>
      </w:r>
    </w:p>
    <w:p w14:paraId="00E459FB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        </w:t>
      </w:r>
      <w:proofErr w:type="gramStart"/>
      <w:r w:rsidRPr="00300B07">
        <w:rPr>
          <w:color w:val="4EA72E" w:themeColor="accent6"/>
        </w:rPr>
        <w:t>{ 0</w:t>
      </w:r>
      <w:proofErr w:type="gramEnd"/>
      <w:r w:rsidRPr="00300B07">
        <w:rPr>
          <w:color w:val="4EA72E" w:themeColor="accent6"/>
        </w:rPr>
        <w:t>xce, 0x8d, 0x03, 0x10, 0x</w:t>
      </w:r>
      <w:proofErr w:type="gramStart"/>
      <w:r w:rsidRPr="00300B07">
        <w:rPr>
          <w:color w:val="4EA72E" w:themeColor="accent6"/>
        </w:rPr>
        <w:t>55 }</w:t>
      </w:r>
      <w:proofErr w:type="gramEnd"/>
      <w:r w:rsidRPr="00300B07">
        <w:rPr>
          <w:color w:val="4EA72E" w:themeColor="accent6"/>
        </w:rPr>
        <w:t>, // y=1</w:t>
      </w:r>
    </w:p>
    <w:p w14:paraId="535CB53E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        </w:t>
      </w:r>
      <w:proofErr w:type="gramStart"/>
      <w:r w:rsidRPr="00300B07">
        <w:rPr>
          <w:color w:val="4EA72E" w:themeColor="accent6"/>
        </w:rPr>
        <w:t>{ 0</w:t>
      </w:r>
      <w:proofErr w:type="gramEnd"/>
      <w:r w:rsidRPr="00300B07">
        <w:rPr>
          <w:color w:val="4EA72E" w:themeColor="accent6"/>
        </w:rPr>
        <w:t>x9a, 0x06, 0x65, 0x53, 0</w:t>
      </w:r>
      <w:proofErr w:type="gramStart"/>
      <w:r w:rsidRPr="00300B07">
        <w:rPr>
          <w:color w:val="4EA72E" w:themeColor="accent6"/>
        </w:rPr>
        <w:t>xbe }</w:t>
      </w:r>
      <w:proofErr w:type="gramEnd"/>
      <w:r w:rsidRPr="00300B07">
        <w:rPr>
          <w:color w:val="4EA72E" w:themeColor="accent6"/>
        </w:rPr>
        <w:t xml:space="preserve">  // y=0 (bottom)</w:t>
      </w:r>
    </w:p>
    <w:p w14:paraId="26A1FB2B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};</w:t>
      </w:r>
    </w:p>
    <w:p w14:paraId="2F2D784A" w14:textId="77777777" w:rsidR="00300B07" w:rsidRPr="00300B07" w:rsidRDefault="00300B07" w:rsidP="00300B07">
      <w:pPr>
        <w:pStyle w:val="NoSpacing"/>
        <w:rPr>
          <w:color w:val="4EA72E" w:themeColor="accent6"/>
        </w:rPr>
      </w:pPr>
    </w:p>
    <w:p w14:paraId="7E6C7649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// Apply χ (Chi) step</w:t>
      </w:r>
    </w:p>
    <w:p w14:paraId="2202D2B2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</w:t>
      </w:r>
      <w:proofErr w:type="gramStart"/>
      <w:r w:rsidRPr="00300B07">
        <w:rPr>
          <w:color w:val="4EA72E" w:themeColor="accent6"/>
        </w:rPr>
        <w:t>int[][</w:t>
      </w:r>
      <w:proofErr w:type="gramEnd"/>
      <w:r w:rsidRPr="00300B07">
        <w:rPr>
          <w:color w:val="4EA72E" w:themeColor="accent6"/>
        </w:rPr>
        <w:t xml:space="preserve">] </w:t>
      </w:r>
      <w:proofErr w:type="spellStart"/>
      <w:r w:rsidRPr="00300B07">
        <w:rPr>
          <w:color w:val="4EA72E" w:themeColor="accent6"/>
        </w:rPr>
        <w:t>outputMatrix</w:t>
      </w:r>
      <w:proofErr w:type="spellEnd"/>
      <w:r w:rsidRPr="00300B07">
        <w:rPr>
          <w:color w:val="4EA72E" w:themeColor="accent6"/>
        </w:rPr>
        <w:t xml:space="preserve"> = </w:t>
      </w:r>
      <w:proofErr w:type="spellStart"/>
      <w:r w:rsidRPr="00300B07">
        <w:rPr>
          <w:color w:val="4EA72E" w:themeColor="accent6"/>
        </w:rPr>
        <w:t>computeChi</w:t>
      </w:r>
      <w:proofErr w:type="spellEnd"/>
      <w:r w:rsidRPr="00300B07">
        <w:rPr>
          <w:color w:val="4EA72E" w:themeColor="accent6"/>
        </w:rPr>
        <w:t>(</w:t>
      </w:r>
      <w:proofErr w:type="spellStart"/>
      <w:r w:rsidRPr="00300B07">
        <w:rPr>
          <w:color w:val="4EA72E" w:themeColor="accent6"/>
        </w:rPr>
        <w:t>inputMatrix</w:t>
      </w:r>
      <w:proofErr w:type="spellEnd"/>
      <w:proofErr w:type="gramStart"/>
      <w:r w:rsidRPr="00300B07">
        <w:rPr>
          <w:color w:val="4EA72E" w:themeColor="accent6"/>
        </w:rPr>
        <w:t>);</w:t>
      </w:r>
      <w:proofErr w:type="gramEnd"/>
    </w:p>
    <w:p w14:paraId="6159BA06" w14:textId="77777777" w:rsidR="00300B07" w:rsidRPr="00300B07" w:rsidRDefault="00300B07" w:rsidP="00300B07">
      <w:pPr>
        <w:pStyle w:val="NoSpacing"/>
        <w:rPr>
          <w:color w:val="4EA72E" w:themeColor="accent6"/>
        </w:rPr>
      </w:pPr>
    </w:p>
    <w:p w14:paraId="4A425D55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// Print the result in the same format as your Pi output</w:t>
      </w:r>
    </w:p>
    <w:p w14:paraId="6F0367F5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</w:t>
      </w:r>
      <w:proofErr w:type="spellStart"/>
      <w:r w:rsidRPr="00300B07">
        <w:rPr>
          <w:color w:val="4EA72E" w:themeColor="accent6"/>
        </w:rPr>
        <w:t>System.out.println</w:t>
      </w:r>
      <w:proofErr w:type="spellEnd"/>
      <w:r w:rsidRPr="00300B07">
        <w:rPr>
          <w:color w:val="4EA72E" w:themeColor="accent6"/>
        </w:rPr>
        <w:t>("Output after χ (Chi) step:"</w:t>
      </w:r>
      <w:proofErr w:type="gramStart"/>
      <w:r w:rsidRPr="00300B07">
        <w:rPr>
          <w:color w:val="4EA72E" w:themeColor="accent6"/>
        </w:rPr>
        <w:t>);</w:t>
      </w:r>
      <w:proofErr w:type="gramEnd"/>
    </w:p>
    <w:p w14:paraId="70B81949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</w:t>
      </w:r>
      <w:proofErr w:type="spellStart"/>
      <w:r w:rsidRPr="00300B07">
        <w:rPr>
          <w:color w:val="4EA72E" w:themeColor="accent6"/>
        </w:rPr>
        <w:t>printMatrix</w:t>
      </w:r>
      <w:proofErr w:type="spellEnd"/>
      <w:r w:rsidRPr="00300B07">
        <w:rPr>
          <w:color w:val="4EA72E" w:themeColor="accent6"/>
        </w:rPr>
        <w:t>(</w:t>
      </w:r>
      <w:proofErr w:type="spellStart"/>
      <w:r w:rsidRPr="00300B07">
        <w:rPr>
          <w:color w:val="4EA72E" w:themeColor="accent6"/>
        </w:rPr>
        <w:t>outputMatrix</w:t>
      </w:r>
      <w:proofErr w:type="spellEnd"/>
      <w:proofErr w:type="gramStart"/>
      <w:r w:rsidRPr="00300B07">
        <w:rPr>
          <w:color w:val="4EA72E" w:themeColor="accent6"/>
        </w:rPr>
        <w:t>);</w:t>
      </w:r>
      <w:proofErr w:type="gramEnd"/>
    </w:p>
    <w:p w14:paraId="61AF0C50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}</w:t>
      </w:r>
    </w:p>
    <w:p w14:paraId="13785093" w14:textId="77777777" w:rsidR="00300B07" w:rsidRPr="00300B07" w:rsidRDefault="00300B07" w:rsidP="00300B07">
      <w:pPr>
        <w:pStyle w:val="NoSpacing"/>
        <w:rPr>
          <w:color w:val="4EA72E" w:themeColor="accent6"/>
        </w:rPr>
      </w:pPr>
    </w:p>
    <w:p w14:paraId="09B7E661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// Computes χ (Chi) for a 5x5 state matrix</w:t>
      </w:r>
    </w:p>
    <w:p w14:paraId="6F0DDBF2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public static </w:t>
      </w:r>
      <w:proofErr w:type="gramStart"/>
      <w:r w:rsidRPr="00300B07">
        <w:rPr>
          <w:color w:val="4EA72E" w:themeColor="accent6"/>
        </w:rPr>
        <w:t>int[][</w:t>
      </w:r>
      <w:proofErr w:type="gramEnd"/>
      <w:r w:rsidRPr="00300B07">
        <w:rPr>
          <w:color w:val="4EA72E" w:themeColor="accent6"/>
        </w:rPr>
        <w:t xml:space="preserve">] </w:t>
      </w:r>
      <w:proofErr w:type="spellStart"/>
      <w:r w:rsidRPr="00300B07">
        <w:rPr>
          <w:color w:val="4EA72E" w:themeColor="accent6"/>
        </w:rPr>
        <w:t>computeChi</w:t>
      </w:r>
      <w:proofErr w:type="spellEnd"/>
      <w:r w:rsidRPr="00300B07">
        <w:rPr>
          <w:color w:val="4EA72E" w:themeColor="accent6"/>
        </w:rPr>
        <w:t>(</w:t>
      </w:r>
      <w:proofErr w:type="gramStart"/>
      <w:r w:rsidRPr="00300B07">
        <w:rPr>
          <w:color w:val="4EA72E" w:themeColor="accent6"/>
        </w:rPr>
        <w:t>int[][</w:t>
      </w:r>
      <w:proofErr w:type="gramEnd"/>
      <w:r w:rsidRPr="00300B07">
        <w:rPr>
          <w:color w:val="4EA72E" w:themeColor="accent6"/>
        </w:rPr>
        <w:t>] input) {</w:t>
      </w:r>
    </w:p>
    <w:p w14:paraId="01BBC269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</w:t>
      </w:r>
      <w:proofErr w:type="gramStart"/>
      <w:r w:rsidRPr="00300B07">
        <w:rPr>
          <w:color w:val="4EA72E" w:themeColor="accent6"/>
        </w:rPr>
        <w:t>int[][</w:t>
      </w:r>
      <w:proofErr w:type="gramEnd"/>
      <w:r w:rsidRPr="00300B07">
        <w:rPr>
          <w:color w:val="4EA72E" w:themeColor="accent6"/>
        </w:rPr>
        <w:t xml:space="preserve">] output = new </w:t>
      </w:r>
      <w:proofErr w:type="gramStart"/>
      <w:r w:rsidRPr="00300B07">
        <w:rPr>
          <w:color w:val="4EA72E" w:themeColor="accent6"/>
        </w:rPr>
        <w:t>int[</w:t>
      </w:r>
      <w:proofErr w:type="gramEnd"/>
      <w:r w:rsidRPr="00300B07">
        <w:rPr>
          <w:color w:val="4EA72E" w:themeColor="accent6"/>
        </w:rPr>
        <w:t>5][5</w:t>
      </w:r>
      <w:proofErr w:type="gramStart"/>
      <w:r w:rsidRPr="00300B07">
        <w:rPr>
          <w:color w:val="4EA72E" w:themeColor="accent6"/>
        </w:rPr>
        <w:t>];</w:t>
      </w:r>
      <w:proofErr w:type="gramEnd"/>
    </w:p>
    <w:p w14:paraId="1B1DF46A" w14:textId="77777777" w:rsidR="00300B07" w:rsidRPr="00300B07" w:rsidRDefault="00300B07" w:rsidP="00300B07">
      <w:pPr>
        <w:pStyle w:val="NoSpacing"/>
        <w:rPr>
          <w:color w:val="4EA72E" w:themeColor="accent6"/>
        </w:rPr>
      </w:pPr>
    </w:p>
    <w:p w14:paraId="673637D0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// Loop through each row (y)</w:t>
      </w:r>
    </w:p>
    <w:p w14:paraId="260804F9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for (int y = 0; y &lt; 5; y++) {</w:t>
      </w:r>
    </w:p>
    <w:p w14:paraId="1CB39934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    // Loop through each column (x)</w:t>
      </w:r>
    </w:p>
    <w:p w14:paraId="31092414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    for (int x = 0; x &lt; 5; x++) {</w:t>
      </w:r>
    </w:p>
    <w:p w14:paraId="46B9D1FB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        // Get B[</w:t>
      </w:r>
      <w:proofErr w:type="spellStart"/>
      <w:proofErr w:type="gramStart"/>
      <w:r w:rsidRPr="00300B07">
        <w:rPr>
          <w:color w:val="4EA72E" w:themeColor="accent6"/>
        </w:rPr>
        <w:t>x,y</w:t>
      </w:r>
      <w:proofErr w:type="spellEnd"/>
      <w:proofErr w:type="gramEnd"/>
      <w:r w:rsidRPr="00300B07">
        <w:rPr>
          <w:color w:val="4EA72E" w:themeColor="accent6"/>
        </w:rPr>
        <w:t>], B[x+</w:t>
      </w:r>
      <w:proofErr w:type="gramStart"/>
      <w:r w:rsidRPr="00300B07">
        <w:rPr>
          <w:color w:val="4EA72E" w:themeColor="accent6"/>
        </w:rPr>
        <w:t>1,y</w:t>
      </w:r>
      <w:proofErr w:type="gramEnd"/>
      <w:r w:rsidRPr="00300B07">
        <w:rPr>
          <w:color w:val="4EA72E" w:themeColor="accent6"/>
        </w:rPr>
        <w:t>], B[x+</w:t>
      </w:r>
      <w:proofErr w:type="gramStart"/>
      <w:r w:rsidRPr="00300B07">
        <w:rPr>
          <w:color w:val="4EA72E" w:themeColor="accent6"/>
        </w:rPr>
        <w:t>2,y</w:t>
      </w:r>
      <w:proofErr w:type="gramEnd"/>
      <w:r w:rsidRPr="00300B07">
        <w:rPr>
          <w:color w:val="4EA72E" w:themeColor="accent6"/>
        </w:rPr>
        <w:t>] (with wrap-around)</w:t>
      </w:r>
    </w:p>
    <w:p w14:paraId="61B9654B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        int a = input[y][x</w:t>
      </w:r>
      <w:proofErr w:type="gramStart"/>
      <w:r w:rsidRPr="00300B07">
        <w:rPr>
          <w:color w:val="4EA72E" w:themeColor="accent6"/>
        </w:rPr>
        <w:t>];</w:t>
      </w:r>
      <w:proofErr w:type="gramEnd"/>
    </w:p>
    <w:p w14:paraId="206FE9A8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        int b = input[y</w:t>
      </w:r>
      <w:proofErr w:type="gramStart"/>
      <w:r w:rsidRPr="00300B07">
        <w:rPr>
          <w:color w:val="4EA72E" w:themeColor="accent6"/>
        </w:rPr>
        <w:t>][</w:t>
      </w:r>
      <w:proofErr w:type="gramEnd"/>
      <w:r w:rsidRPr="00300B07">
        <w:rPr>
          <w:color w:val="4EA72E" w:themeColor="accent6"/>
        </w:rPr>
        <w:t>(x + 1) % 5</w:t>
      </w:r>
      <w:proofErr w:type="gramStart"/>
      <w:r w:rsidRPr="00300B07">
        <w:rPr>
          <w:color w:val="4EA72E" w:themeColor="accent6"/>
        </w:rPr>
        <w:t>];</w:t>
      </w:r>
      <w:proofErr w:type="gramEnd"/>
    </w:p>
    <w:p w14:paraId="00638BBB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        int c = input[y</w:t>
      </w:r>
      <w:proofErr w:type="gramStart"/>
      <w:r w:rsidRPr="00300B07">
        <w:rPr>
          <w:color w:val="4EA72E" w:themeColor="accent6"/>
        </w:rPr>
        <w:t>][</w:t>
      </w:r>
      <w:proofErr w:type="gramEnd"/>
      <w:r w:rsidRPr="00300B07">
        <w:rPr>
          <w:color w:val="4EA72E" w:themeColor="accent6"/>
        </w:rPr>
        <w:t>(x + 2) % 5</w:t>
      </w:r>
      <w:proofErr w:type="gramStart"/>
      <w:r w:rsidRPr="00300B07">
        <w:rPr>
          <w:color w:val="4EA72E" w:themeColor="accent6"/>
        </w:rPr>
        <w:t>];</w:t>
      </w:r>
      <w:proofErr w:type="gramEnd"/>
    </w:p>
    <w:p w14:paraId="05F4332B" w14:textId="77777777" w:rsidR="00300B07" w:rsidRPr="00300B07" w:rsidRDefault="00300B07" w:rsidP="00300B07">
      <w:pPr>
        <w:pStyle w:val="NoSpacing"/>
        <w:rPr>
          <w:color w:val="4EA72E" w:themeColor="accent6"/>
        </w:rPr>
      </w:pPr>
    </w:p>
    <w:p w14:paraId="045BAEE0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        // Compute χ: A[</w:t>
      </w:r>
      <w:proofErr w:type="spellStart"/>
      <w:proofErr w:type="gramStart"/>
      <w:r w:rsidRPr="00300B07">
        <w:rPr>
          <w:color w:val="4EA72E" w:themeColor="accent6"/>
        </w:rPr>
        <w:t>x,y</w:t>
      </w:r>
      <w:proofErr w:type="spellEnd"/>
      <w:proofErr w:type="gramEnd"/>
      <w:r w:rsidRPr="00300B07">
        <w:rPr>
          <w:color w:val="4EA72E" w:themeColor="accent6"/>
        </w:rPr>
        <w:t>] = B[</w:t>
      </w:r>
      <w:proofErr w:type="spellStart"/>
      <w:proofErr w:type="gramStart"/>
      <w:r w:rsidRPr="00300B07">
        <w:rPr>
          <w:color w:val="4EA72E" w:themeColor="accent6"/>
        </w:rPr>
        <w:t>x,y</w:t>
      </w:r>
      <w:proofErr w:type="spellEnd"/>
      <w:proofErr w:type="gramEnd"/>
      <w:r w:rsidRPr="00300B07">
        <w:rPr>
          <w:color w:val="4EA72E" w:themeColor="accent6"/>
        </w:rPr>
        <w:t>] XOR (NOT B[x+</w:t>
      </w:r>
      <w:proofErr w:type="gramStart"/>
      <w:r w:rsidRPr="00300B07">
        <w:rPr>
          <w:color w:val="4EA72E" w:themeColor="accent6"/>
        </w:rPr>
        <w:t>1,y</w:t>
      </w:r>
      <w:proofErr w:type="gramEnd"/>
      <w:r w:rsidRPr="00300B07">
        <w:rPr>
          <w:color w:val="4EA72E" w:themeColor="accent6"/>
        </w:rPr>
        <w:t>] AND B[x+</w:t>
      </w:r>
      <w:proofErr w:type="gramStart"/>
      <w:r w:rsidRPr="00300B07">
        <w:rPr>
          <w:color w:val="4EA72E" w:themeColor="accent6"/>
        </w:rPr>
        <w:t>2,y</w:t>
      </w:r>
      <w:proofErr w:type="gramEnd"/>
      <w:r w:rsidRPr="00300B07">
        <w:rPr>
          <w:color w:val="4EA72E" w:themeColor="accent6"/>
        </w:rPr>
        <w:t>])</w:t>
      </w:r>
    </w:p>
    <w:p w14:paraId="4C507657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        // Mask with 0xFF to keep only 8 bits (byte)</w:t>
      </w:r>
    </w:p>
    <w:p w14:paraId="45D8CCA7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        output[y][x] = a ^ ((~b) &amp; c) &amp; </w:t>
      </w:r>
      <w:proofErr w:type="gramStart"/>
      <w:r w:rsidRPr="00300B07">
        <w:rPr>
          <w:color w:val="4EA72E" w:themeColor="accent6"/>
        </w:rPr>
        <w:t>0xFF;</w:t>
      </w:r>
      <w:proofErr w:type="gramEnd"/>
    </w:p>
    <w:p w14:paraId="292FEEB9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    }</w:t>
      </w:r>
    </w:p>
    <w:p w14:paraId="2EE5F0B2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}</w:t>
      </w:r>
    </w:p>
    <w:p w14:paraId="464FAD10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return </w:t>
      </w:r>
      <w:proofErr w:type="gramStart"/>
      <w:r w:rsidRPr="00300B07">
        <w:rPr>
          <w:color w:val="4EA72E" w:themeColor="accent6"/>
        </w:rPr>
        <w:t>output;</w:t>
      </w:r>
      <w:proofErr w:type="gramEnd"/>
    </w:p>
    <w:p w14:paraId="79AF14D4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}</w:t>
      </w:r>
    </w:p>
    <w:p w14:paraId="4CBEF6EF" w14:textId="77777777" w:rsidR="00300B07" w:rsidRPr="00300B07" w:rsidRDefault="00300B07" w:rsidP="00300B07">
      <w:pPr>
        <w:pStyle w:val="NoSpacing"/>
        <w:rPr>
          <w:color w:val="4EA72E" w:themeColor="accent6"/>
        </w:rPr>
      </w:pPr>
    </w:p>
    <w:p w14:paraId="55141AA5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// Prints a 5x5 matrix in hex format (same format as your Pi output)</w:t>
      </w:r>
    </w:p>
    <w:p w14:paraId="7F4F1463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public static void </w:t>
      </w:r>
      <w:proofErr w:type="spellStart"/>
      <w:r w:rsidRPr="00300B07">
        <w:rPr>
          <w:color w:val="4EA72E" w:themeColor="accent6"/>
        </w:rPr>
        <w:t>printMatrix</w:t>
      </w:r>
      <w:proofErr w:type="spellEnd"/>
      <w:r w:rsidRPr="00300B07">
        <w:rPr>
          <w:color w:val="4EA72E" w:themeColor="accent6"/>
        </w:rPr>
        <w:t>(</w:t>
      </w:r>
      <w:proofErr w:type="gramStart"/>
      <w:r w:rsidRPr="00300B07">
        <w:rPr>
          <w:color w:val="4EA72E" w:themeColor="accent6"/>
        </w:rPr>
        <w:t>int[][</w:t>
      </w:r>
      <w:proofErr w:type="gramEnd"/>
      <w:r w:rsidRPr="00300B07">
        <w:rPr>
          <w:color w:val="4EA72E" w:themeColor="accent6"/>
        </w:rPr>
        <w:t>] matrix) {</w:t>
      </w:r>
    </w:p>
    <w:p w14:paraId="17CE221D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</w:t>
      </w:r>
      <w:proofErr w:type="spellStart"/>
      <w:r w:rsidRPr="00300B07">
        <w:rPr>
          <w:color w:val="4EA72E" w:themeColor="accent6"/>
        </w:rPr>
        <w:t>System.out.println</w:t>
      </w:r>
      <w:proofErr w:type="spellEnd"/>
      <w:r w:rsidRPr="00300B07">
        <w:rPr>
          <w:color w:val="4EA72E" w:themeColor="accent6"/>
        </w:rPr>
        <w:t>("y\\x   x=0    x=1    x=2    x=3    x=4"</w:t>
      </w:r>
      <w:proofErr w:type="gramStart"/>
      <w:r w:rsidRPr="00300B07">
        <w:rPr>
          <w:color w:val="4EA72E" w:themeColor="accent6"/>
        </w:rPr>
        <w:t>);</w:t>
      </w:r>
      <w:proofErr w:type="gramEnd"/>
    </w:p>
    <w:p w14:paraId="59FF67A8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</w:t>
      </w:r>
      <w:proofErr w:type="spellStart"/>
      <w:r w:rsidRPr="00300B07">
        <w:rPr>
          <w:color w:val="4EA72E" w:themeColor="accent6"/>
        </w:rPr>
        <w:t>System.out.println</w:t>
      </w:r>
      <w:proofErr w:type="spellEnd"/>
      <w:r w:rsidRPr="00300B07">
        <w:rPr>
          <w:color w:val="4EA72E" w:themeColor="accent6"/>
        </w:rPr>
        <w:t>("----------------------------------------"</w:t>
      </w:r>
      <w:proofErr w:type="gramStart"/>
      <w:r w:rsidRPr="00300B07">
        <w:rPr>
          <w:color w:val="4EA72E" w:themeColor="accent6"/>
        </w:rPr>
        <w:t>);</w:t>
      </w:r>
      <w:proofErr w:type="gramEnd"/>
    </w:p>
    <w:p w14:paraId="36388FEB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for (int y = 0; y &lt; 5; y++) {</w:t>
      </w:r>
    </w:p>
    <w:p w14:paraId="32F5F5D3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    </w:t>
      </w:r>
      <w:proofErr w:type="spellStart"/>
      <w:r w:rsidRPr="00300B07">
        <w:rPr>
          <w:color w:val="4EA72E" w:themeColor="accent6"/>
        </w:rPr>
        <w:t>System.out.printf</w:t>
      </w:r>
      <w:proofErr w:type="spellEnd"/>
      <w:r w:rsidRPr="00300B07">
        <w:rPr>
          <w:color w:val="4EA72E" w:themeColor="accent6"/>
        </w:rPr>
        <w:t>("y=%d | ", 4 - y); // Show y coordinate in standard form (4 at top)</w:t>
      </w:r>
    </w:p>
    <w:p w14:paraId="20E4761F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    for (int x = 0; x &lt; 5; x++) {</w:t>
      </w:r>
    </w:p>
    <w:p w14:paraId="77944E43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        </w:t>
      </w:r>
      <w:proofErr w:type="spellStart"/>
      <w:r w:rsidRPr="00300B07">
        <w:rPr>
          <w:color w:val="4EA72E" w:themeColor="accent6"/>
        </w:rPr>
        <w:t>System.out.printf</w:t>
      </w:r>
      <w:proofErr w:type="spellEnd"/>
      <w:r w:rsidRPr="00300B07">
        <w:rPr>
          <w:color w:val="4EA72E" w:themeColor="accent6"/>
        </w:rPr>
        <w:t>("%02x   ", matrix[y][x]</w:t>
      </w:r>
      <w:proofErr w:type="gramStart"/>
      <w:r w:rsidRPr="00300B07">
        <w:rPr>
          <w:color w:val="4EA72E" w:themeColor="accent6"/>
        </w:rPr>
        <w:t>);</w:t>
      </w:r>
      <w:proofErr w:type="gramEnd"/>
    </w:p>
    <w:p w14:paraId="0F8B59BA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    }</w:t>
      </w:r>
    </w:p>
    <w:p w14:paraId="6FFDF1EF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    </w:t>
      </w:r>
      <w:proofErr w:type="spellStart"/>
      <w:r w:rsidRPr="00300B07">
        <w:rPr>
          <w:color w:val="4EA72E" w:themeColor="accent6"/>
        </w:rPr>
        <w:t>System.out.println</w:t>
      </w:r>
      <w:proofErr w:type="spellEnd"/>
      <w:r w:rsidRPr="00300B07">
        <w:rPr>
          <w:color w:val="4EA72E" w:themeColor="accent6"/>
        </w:rPr>
        <w:t>(</w:t>
      </w:r>
      <w:proofErr w:type="gramStart"/>
      <w:r w:rsidRPr="00300B07">
        <w:rPr>
          <w:color w:val="4EA72E" w:themeColor="accent6"/>
        </w:rPr>
        <w:t>);</w:t>
      </w:r>
      <w:proofErr w:type="gramEnd"/>
    </w:p>
    <w:p w14:paraId="7C3754F5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    }</w:t>
      </w:r>
    </w:p>
    <w:p w14:paraId="71C33403" w14:textId="77777777" w:rsidR="00300B07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 xml:space="preserve">    }</w:t>
      </w:r>
    </w:p>
    <w:p w14:paraId="5CBDDCF1" w14:textId="68AF3E6A" w:rsidR="00716CF8" w:rsidRPr="00300B07" w:rsidRDefault="00300B07" w:rsidP="00300B07">
      <w:pPr>
        <w:pStyle w:val="NoSpacing"/>
        <w:rPr>
          <w:color w:val="4EA72E" w:themeColor="accent6"/>
        </w:rPr>
      </w:pPr>
      <w:r w:rsidRPr="00300B07">
        <w:rPr>
          <w:color w:val="4EA72E" w:themeColor="accent6"/>
        </w:rPr>
        <w:t>}</w:t>
      </w:r>
    </w:p>
    <w:p w14:paraId="007D37FC" w14:textId="77777777" w:rsidR="00300B07" w:rsidRDefault="00300B07" w:rsidP="00300B07">
      <w:pPr>
        <w:pStyle w:val="NoSpacing"/>
      </w:pPr>
    </w:p>
    <w:p w14:paraId="38339697" w14:textId="75A86E96" w:rsidR="00FA256F" w:rsidRDefault="00DC470D" w:rsidP="00FA256F">
      <w:pPr>
        <w:pStyle w:val="NoSpacing"/>
        <w:rPr>
          <w:b/>
          <w:bCs/>
        </w:rPr>
      </w:pPr>
      <w:r>
        <w:rPr>
          <w:b/>
          <w:bCs/>
        </w:rPr>
        <w:t>Output after running code:</w:t>
      </w:r>
    </w:p>
    <w:p w14:paraId="143795C4" w14:textId="77777777" w:rsidR="00DC470D" w:rsidRDefault="00DC470D" w:rsidP="00DC470D">
      <w:pPr>
        <w:pStyle w:val="NoSpacing"/>
      </w:pPr>
      <w:r>
        <w:t>Output after (Chi) step:</w:t>
      </w:r>
    </w:p>
    <w:p w14:paraId="33793328" w14:textId="77777777" w:rsidR="00DC470D" w:rsidRDefault="00DC470D" w:rsidP="00DC470D">
      <w:pPr>
        <w:pStyle w:val="NoSpacing"/>
      </w:pPr>
      <w:r>
        <w:t>y\x   x=0    x=1    x=2    x=3    x=4</w:t>
      </w:r>
    </w:p>
    <w:p w14:paraId="4BAC4CCA" w14:textId="77777777" w:rsidR="00DC470D" w:rsidRDefault="00DC470D" w:rsidP="00DC470D">
      <w:pPr>
        <w:pStyle w:val="NoSpacing"/>
      </w:pPr>
      <w:r>
        <w:t>----------------------------------------</w:t>
      </w:r>
    </w:p>
    <w:p w14:paraId="2C0AB142" w14:textId="77777777" w:rsidR="00DC470D" w:rsidRDefault="00DC470D" w:rsidP="00DC470D">
      <w:pPr>
        <w:pStyle w:val="NoSpacing"/>
      </w:pPr>
      <w:r>
        <w:t xml:space="preserve">y=4 | 40   77   d3   de   aa   </w:t>
      </w:r>
    </w:p>
    <w:p w14:paraId="313EFC95" w14:textId="77777777" w:rsidR="00DC470D" w:rsidRDefault="00DC470D" w:rsidP="00DC470D">
      <w:pPr>
        <w:pStyle w:val="NoSpacing"/>
      </w:pPr>
      <w:r>
        <w:t>y=3 | 63   88   76   8e   b7</w:t>
      </w:r>
    </w:p>
    <w:p w14:paraId="586C9E2B" w14:textId="77777777" w:rsidR="00DC470D" w:rsidRDefault="00DC470D" w:rsidP="00DC470D">
      <w:pPr>
        <w:pStyle w:val="NoSpacing"/>
      </w:pPr>
      <w:r>
        <w:lastRenderedPageBreak/>
        <w:t>y=2 | ab   c5   3e   bb   0a</w:t>
      </w:r>
    </w:p>
    <w:p w14:paraId="59FCC0BF" w14:textId="77777777" w:rsidR="00DC470D" w:rsidRDefault="00DC470D" w:rsidP="00DC470D">
      <w:pPr>
        <w:pStyle w:val="NoSpacing"/>
      </w:pPr>
      <w:r>
        <w:t>y=1 | cc   9d   46   9a   54</w:t>
      </w:r>
    </w:p>
    <w:p w14:paraId="074AB209" w14:textId="507B3328" w:rsidR="00DC470D" w:rsidRPr="00DC470D" w:rsidRDefault="00DC470D" w:rsidP="00DC470D">
      <w:pPr>
        <w:pStyle w:val="NoSpacing"/>
      </w:pPr>
      <w:r>
        <w:t xml:space="preserve">y=0 | fb   14   c9   53   </w:t>
      </w:r>
      <w:proofErr w:type="spellStart"/>
      <w:r>
        <w:t>ba</w:t>
      </w:r>
      <w:proofErr w:type="spellEnd"/>
    </w:p>
    <w:p w14:paraId="571F6D2D" w14:textId="77777777" w:rsidR="00FA256F" w:rsidRPr="00E94B4C" w:rsidRDefault="00FA256F" w:rsidP="00EF7E61">
      <w:pPr>
        <w:pStyle w:val="NoSpacing"/>
      </w:pPr>
    </w:p>
    <w:p w14:paraId="0613BF2D" w14:textId="490D678A" w:rsidR="00F923C8" w:rsidRPr="00F13F09" w:rsidRDefault="00AE1789" w:rsidP="00F923C8">
      <w:pPr>
        <w:pStyle w:val="Heading2"/>
        <w:rPr>
          <w:b/>
          <w:bCs/>
          <w:sz w:val="18"/>
          <w:szCs w:val="18"/>
        </w:rPr>
      </w:pPr>
      <w:r w:rsidRPr="00F13F09">
        <w:rPr>
          <w:b/>
          <w:bCs/>
          <w:sz w:val="18"/>
          <w:szCs w:val="18"/>
        </w:rPr>
        <w:t>1.5)</w:t>
      </w:r>
      <w:r w:rsidR="00500A65" w:rsidRPr="00F13F09">
        <w:rPr>
          <w:b/>
          <w:bCs/>
          <w:sz w:val="18"/>
          <w:szCs w:val="18"/>
        </w:rPr>
        <w:t xml:space="preserve"> </w:t>
      </w:r>
      <w:r w:rsidR="00F923C8" w:rsidRPr="00F13F09">
        <w:rPr>
          <w:b/>
          <w:bCs/>
          <w:sz w:val="18"/>
          <w:szCs w:val="18"/>
        </w:rPr>
        <w:t xml:space="preserve">What is the output of </w:t>
      </w:r>
      <m:oMath>
        <m:r>
          <m:rPr>
            <m:sty m:val="bi"/>
          </m:rPr>
          <w:rPr>
            <w:rFonts w:ascii="Cambria Math" w:hAnsi="Cambria Math"/>
            <w:sz w:val="18"/>
            <w:szCs w:val="18"/>
          </w:rPr>
          <m:t>ι</m:t>
        </m:r>
      </m:oMath>
      <w:r w:rsidR="00D512D0">
        <w:rPr>
          <w:b/>
          <w:bCs/>
          <w:sz w:val="18"/>
          <w:szCs w:val="18"/>
        </w:rPr>
        <w:t>(Iota)</w:t>
      </w:r>
      <w:r w:rsidR="00F923C8" w:rsidRPr="00F13F09">
        <w:rPr>
          <w:b/>
          <w:bCs/>
          <w:sz w:val="18"/>
          <w:szCs w:val="18"/>
        </w:rPr>
        <w:t xml:space="preserve"> mapping in the first round?</w:t>
      </w:r>
    </w:p>
    <w:p w14:paraId="4B4D06CE" w14:textId="0907AB1E" w:rsidR="000C25BD" w:rsidRDefault="000C25BD" w:rsidP="00051FF2">
      <w:pPr>
        <w:rPr>
          <w:sz w:val="18"/>
          <w:szCs w:val="18"/>
        </w:rPr>
      </w:pPr>
      <w:r>
        <w:rPr>
          <w:sz w:val="18"/>
          <w:szCs w:val="18"/>
        </w:rPr>
        <w:t xml:space="preserve">Iota is the final step in Keccak. </w:t>
      </w:r>
      <w:r w:rsidR="00F53CC8">
        <w:rPr>
          <w:sz w:val="18"/>
          <w:szCs w:val="18"/>
        </w:rPr>
        <w:t xml:space="preserve">This </w:t>
      </w:r>
      <w:r w:rsidR="00660D49">
        <w:rPr>
          <w:sz w:val="18"/>
          <w:szCs w:val="18"/>
        </w:rPr>
        <w:t>step’s</w:t>
      </w:r>
      <w:r w:rsidR="00F53CC8">
        <w:rPr>
          <w:sz w:val="18"/>
          <w:szCs w:val="18"/>
        </w:rPr>
        <w:t xml:space="preserve"> objective is to break symmetry in a state matrix by XORING the values </w:t>
      </w:r>
      <w:r w:rsidR="00680120">
        <w:rPr>
          <w:sz w:val="18"/>
          <w:szCs w:val="18"/>
        </w:rPr>
        <w:t>with a round-dependent constant</w:t>
      </w:r>
      <w:r w:rsidR="00BC2A32">
        <w:rPr>
          <w:sz w:val="18"/>
          <w:szCs w:val="18"/>
        </w:rPr>
        <w:t xml:space="preserve"> (RC)</w:t>
      </w:r>
      <w:r w:rsidR="00A663EB">
        <w:rPr>
          <w:sz w:val="18"/>
          <w:szCs w:val="18"/>
        </w:rPr>
        <w:t xml:space="preserve">. </w:t>
      </w:r>
      <w:r w:rsidR="00660D49">
        <w:rPr>
          <w:sz w:val="18"/>
          <w:szCs w:val="18"/>
        </w:rPr>
        <w:t xml:space="preserve">These constants are referred in the </w:t>
      </w:r>
      <w:r w:rsidR="00660D49">
        <w:rPr>
          <w:b/>
          <w:bCs/>
          <w:sz w:val="18"/>
          <w:szCs w:val="18"/>
        </w:rPr>
        <w:t xml:space="preserve">Iota Round Constants </w:t>
      </w:r>
      <w:r w:rsidR="00660D49">
        <w:rPr>
          <w:sz w:val="18"/>
          <w:szCs w:val="18"/>
        </w:rPr>
        <w:t xml:space="preserve">table. </w:t>
      </w:r>
      <w:r w:rsidR="008F134C">
        <w:rPr>
          <w:sz w:val="18"/>
          <w:szCs w:val="18"/>
        </w:rPr>
        <w:t>Generally,</w:t>
      </w:r>
      <w:r w:rsidR="00660D49">
        <w:rPr>
          <w:sz w:val="18"/>
          <w:szCs w:val="18"/>
        </w:rPr>
        <w:t xml:space="preserve"> how it works </w:t>
      </w:r>
      <w:r w:rsidR="008F134C">
        <w:rPr>
          <w:sz w:val="18"/>
          <w:szCs w:val="18"/>
        </w:rPr>
        <w:t>is Iota will only change the first lane of the 5*5 matrix</w:t>
      </w:r>
      <w:r w:rsidR="00803A7A">
        <w:rPr>
          <w:sz w:val="18"/>
          <w:szCs w:val="18"/>
        </w:rPr>
        <w:t xml:space="preserve"> (0,0)</w:t>
      </w:r>
      <w:r w:rsidR="008F134C">
        <w:rPr>
          <w:sz w:val="18"/>
          <w:szCs w:val="18"/>
        </w:rPr>
        <w:t xml:space="preserve">.  So only one value will change, the rest of the state matrix will stay the same. </w:t>
      </w:r>
    </w:p>
    <w:p w14:paraId="660FAA38" w14:textId="78F53D8C" w:rsidR="00EB5085" w:rsidRDefault="00EB5085" w:rsidP="00051FF2">
      <w:pPr>
        <w:rPr>
          <w:sz w:val="18"/>
          <w:szCs w:val="18"/>
        </w:rPr>
      </w:pPr>
      <w:r w:rsidRPr="00EB5085">
        <w:rPr>
          <w:noProof/>
          <w:sz w:val="18"/>
          <w:szCs w:val="18"/>
        </w:rPr>
        <w:drawing>
          <wp:inline distT="0" distB="0" distL="0" distR="0" wp14:anchorId="73472E8D" wp14:editId="438CD86A">
            <wp:extent cx="6045958" cy="2794797"/>
            <wp:effectExtent l="0" t="0" r="0" b="571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3772" cy="279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58AD" w14:textId="28A06F4E" w:rsidR="00EB5085" w:rsidRDefault="00EB5085" w:rsidP="00051FF2">
      <w:pPr>
        <w:rPr>
          <w:sz w:val="18"/>
          <w:szCs w:val="18"/>
        </w:rPr>
      </w:pPr>
      <w:r>
        <w:rPr>
          <w:sz w:val="18"/>
          <w:szCs w:val="18"/>
        </w:rPr>
        <w:t>Iota Round Constants (2025)</w:t>
      </w:r>
    </w:p>
    <w:p w14:paraId="1A5220DD" w14:textId="77777777" w:rsidR="00620690" w:rsidRDefault="00620690" w:rsidP="00620690">
      <w:pPr>
        <w:pStyle w:val="NoSpacing"/>
      </w:pPr>
      <w:r>
        <w:t>Output after (Chi) step:</w:t>
      </w:r>
    </w:p>
    <w:p w14:paraId="5BC37BF3" w14:textId="77777777" w:rsidR="00620690" w:rsidRDefault="00620690" w:rsidP="00620690">
      <w:pPr>
        <w:pStyle w:val="NoSpacing"/>
      </w:pPr>
      <w:r>
        <w:t>y\x   x=0    x=1    x=2    x=3    x=4</w:t>
      </w:r>
    </w:p>
    <w:p w14:paraId="757705EC" w14:textId="77777777" w:rsidR="00620690" w:rsidRDefault="00620690" w:rsidP="00620690">
      <w:pPr>
        <w:pStyle w:val="NoSpacing"/>
      </w:pPr>
      <w:r>
        <w:t>----------------------------------------</w:t>
      </w:r>
    </w:p>
    <w:p w14:paraId="722B171B" w14:textId="77777777" w:rsidR="00620690" w:rsidRDefault="00620690" w:rsidP="00620690">
      <w:pPr>
        <w:pStyle w:val="NoSpacing"/>
      </w:pPr>
      <w:r>
        <w:t xml:space="preserve">y=4 | 40   77   d3   de   aa   </w:t>
      </w:r>
    </w:p>
    <w:p w14:paraId="7A22680F" w14:textId="77777777" w:rsidR="00620690" w:rsidRDefault="00620690" w:rsidP="00620690">
      <w:pPr>
        <w:pStyle w:val="NoSpacing"/>
      </w:pPr>
      <w:r>
        <w:t>y=3 | 63   88   76   8e   b7</w:t>
      </w:r>
    </w:p>
    <w:p w14:paraId="14FEEE07" w14:textId="77777777" w:rsidR="00620690" w:rsidRDefault="00620690" w:rsidP="00620690">
      <w:pPr>
        <w:pStyle w:val="NoSpacing"/>
      </w:pPr>
      <w:r>
        <w:t>y=2 | ab   c5   3e   bb   0a</w:t>
      </w:r>
    </w:p>
    <w:p w14:paraId="12FE4FA6" w14:textId="77777777" w:rsidR="00620690" w:rsidRDefault="00620690" w:rsidP="00620690">
      <w:pPr>
        <w:pStyle w:val="NoSpacing"/>
      </w:pPr>
      <w:r>
        <w:t>y=1 | cc   9d   46   9a   54</w:t>
      </w:r>
    </w:p>
    <w:p w14:paraId="41424342" w14:textId="77777777" w:rsidR="00620690" w:rsidRPr="00DC470D" w:rsidRDefault="00620690" w:rsidP="00620690">
      <w:pPr>
        <w:pStyle w:val="NoSpacing"/>
      </w:pPr>
      <w:r>
        <w:t xml:space="preserve">y=0 | </w:t>
      </w:r>
      <w:r w:rsidRPr="00620690">
        <w:rPr>
          <w:highlight w:val="cyan"/>
        </w:rPr>
        <w:t>fb</w:t>
      </w:r>
      <w:r>
        <w:t xml:space="preserve">   14   c9   53   </w:t>
      </w:r>
      <w:proofErr w:type="spellStart"/>
      <w:r>
        <w:t>ba</w:t>
      </w:r>
      <w:proofErr w:type="spellEnd"/>
    </w:p>
    <w:p w14:paraId="0D8EE1FD" w14:textId="22932957" w:rsidR="00E27446" w:rsidRDefault="00E27446" w:rsidP="00051FF2">
      <w:pPr>
        <w:rPr>
          <w:sz w:val="18"/>
          <w:szCs w:val="18"/>
        </w:rPr>
      </w:pPr>
    </w:p>
    <w:p w14:paraId="47CB7E9F" w14:textId="342E4170" w:rsidR="00E27446" w:rsidRDefault="00E27446" w:rsidP="00E27446">
      <w:pPr>
        <w:rPr>
          <w:sz w:val="18"/>
          <w:szCs w:val="18"/>
        </w:rPr>
      </w:pPr>
      <w:r>
        <w:rPr>
          <w:sz w:val="18"/>
          <w:szCs w:val="18"/>
        </w:rPr>
        <w:t xml:space="preserve">The value we multiply in the matrix is </w:t>
      </w:r>
      <w:r w:rsidR="00620690">
        <w:rPr>
          <w:sz w:val="18"/>
          <w:szCs w:val="18"/>
        </w:rPr>
        <w:t>fb</w:t>
      </w:r>
      <w:r>
        <w:rPr>
          <w:sz w:val="18"/>
          <w:szCs w:val="18"/>
        </w:rPr>
        <w:t xml:space="preserve">. We use </w:t>
      </w:r>
      <w:hyperlink r:id="rId15" w:history="1">
        <w:r w:rsidRPr="00C36A74">
          <w:rPr>
            <w:rStyle w:val="Hyperlink"/>
            <w:sz w:val="18"/>
            <w:szCs w:val="18"/>
          </w:rPr>
          <w:t>https://xor.pw/</w:t>
        </w:r>
      </w:hyperlink>
      <w:r>
        <w:rPr>
          <w:sz w:val="18"/>
          <w:szCs w:val="18"/>
        </w:rPr>
        <w:t xml:space="preserve"> and XOR it with </w:t>
      </w:r>
      <w:proofErr w:type="gramStart"/>
      <w:r w:rsidRPr="00F00553">
        <w:rPr>
          <w:sz w:val="18"/>
          <w:szCs w:val="18"/>
        </w:rPr>
        <w:t>RC[</w:t>
      </w:r>
      <w:proofErr w:type="gramEnd"/>
      <w:r w:rsidRPr="00F00553">
        <w:rPr>
          <w:sz w:val="18"/>
          <w:szCs w:val="18"/>
        </w:rPr>
        <w:t>0] = 0x0000000000000001</w:t>
      </w:r>
    </w:p>
    <w:p w14:paraId="32A9027A" w14:textId="22A30C5E" w:rsidR="000247B1" w:rsidRDefault="000247B1" w:rsidP="00E27446">
      <w:pPr>
        <w:rPr>
          <w:sz w:val="18"/>
          <w:szCs w:val="18"/>
        </w:rPr>
      </w:pPr>
      <w:r>
        <w:rPr>
          <w:sz w:val="18"/>
          <w:szCs w:val="18"/>
        </w:rPr>
        <w:t xml:space="preserve">= </w:t>
      </w:r>
      <w:r w:rsidRPr="000247B1">
        <w:rPr>
          <w:sz w:val="18"/>
          <w:szCs w:val="18"/>
        </w:rPr>
        <w:t>fa</w:t>
      </w:r>
    </w:p>
    <w:p w14:paraId="42AD481D" w14:textId="77777777" w:rsidR="00620690" w:rsidRDefault="00620690" w:rsidP="00620690">
      <w:pPr>
        <w:pStyle w:val="NoSpacing"/>
      </w:pPr>
      <w:r>
        <w:t>Output after (Chi) step:</w:t>
      </w:r>
    </w:p>
    <w:p w14:paraId="0CB4476C" w14:textId="77777777" w:rsidR="00620690" w:rsidRDefault="00620690" w:rsidP="00620690">
      <w:pPr>
        <w:pStyle w:val="NoSpacing"/>
      </w:pPr>
      <w:r>
        <w:t>y\x   x=0    x=1    x=2    x=3    x=4</w:t>
      </w:r>
    </w:p>
    <w:p w14:paraId="7B24A743" w14:textId="77777777" w:rsidR="00620690" w:rsidRDefault="00620690" w:rsidP="00620690">
      <w:pPr>
        <w:pStyle w:val="NoSpacing"/>
      </w:pPr>
      <w:r>
        <w:t>----------------------------------------</w:t>
      </w:r>
    </w:p>
    <w:p w14:paraId="4831BBE9" w14:textId="77777777" w:rsidR="00620690" w:rsidRDefault="00620690" w:rsidP="00620690">
      <w:pPr>
        <w:pStyle w:val="NoSpacing"/>
      </w:pPr>
      <w:r>
        <w:t xml:space="preserve">y=4 | 40   77   d3   de   aa   </w:t>
      </w:r>
    </w:p>
    <w:p w14:paraId="3702BC2D" w14:textId="77777777" w:rsidR="00620690" w:rsidRDefault="00620690" w:rsidP="00620690">
      <w:pPr>
        <w:pStyle w:val="NoSpacing"/>
      </w:pPr>
      <w:r>
        <w:t>y=3 | 63   88   76   8e   b7</w:t>
      </w:r>
    </w:p>
    <w:p w14:paraId="7EF9DEB7" w14:textId="77777777" w:rsidR="00620690" w:rsidRDefault="00620690" w:rsidP="00620690">
      <w:pPr>
        <w:pStyle w:val="NoSpacing"/>
      </w:pPr>
      <w:r>
        <w:t>y=2 | ab   c5   3e   bb   0a</w:t>
      </w:r>
    </w:p>
    <w:p w14:paraId="52E2008D" w14:textId="77777777" w:rsidR="00620690" w:rsidRDefault="00620690" w:rsidP="00620690">
      <w:pPr>
        <w:pStyle w:val="NoSpacing"/>
      </w:pPr>
      <w:r>
        <w:t>y=1 | cc   9d   46   9a   54</w:t>
      </w:r>
    </w:p>
    <w:p w14:paraId="433BF49E" w14:textId="3428354D" w:rsidR="00620690" w:rsidRPr="00DC470D" w:rsidRDefault="00620690" w:rsidP="00620690">
      <w:pPr>
        <w:pStyle w:val="NoSpacing"/>
      </w:pPr>
      <w:r>
        <w:t xml:space="preserve">y=0 | </w:t>
      </w:r>
      <w:r w:rsidRPr="00A71299">
        <w:rPr>
          <w:highlight w:val="green"/>
        </w:rPr>
        <w:t>f</w:t>
      </w:r>
      <w:r w:rsidR="00A71299" w:rsidRPr="00A71299">
        <w:rPr>
          <w:highlight w:val="green"/>
        </w:rPr>
        <w:t>a</w:t>
      </w:r>
      <w:r>
        <w:t xml:space="preserve">   14   c9   53   </w:t>
      </w:r>
      <w:proofErr w:type="spellStart"/>
      <w:r>
        <w:t>ba</w:t>
      </w:r>
      <w:proofErr w:type="spellEnd"/>
    </w:p>
    <w:p w14:paraId="6E44CC88" w14:textId="32AEA973" w:rsidR="00C92958" w:rsidRPr="0068060A" w:rsidRDefault="00620690" w:rsidP="00CC766C">
      <w:pPr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14:paraId="530E0E2D" w14:textId="580667B8" w:rsidR="00212D82" w:rsidRPr="00D34B38" w:rsidRDefault="00DC5AA6" w:rsidP="00D34B38">
      <w:pPr>
        <w:pStyle w:val="Heading1"/>
        <w:rPr>
          <w:b/>
          <w:bCs/>
          <w:sz w:val="18"/>
          <w:szCs w:val="18"/>
        </w:rPr>
      </w:pPr>
      <w:r w:rsidRPr="00D34B38">
        <w:rPr>
          <w:b/>
          <w:bCs/>
          <w:sz w:val="18"/>
          <w:szCs w:val="18"/>
        </w:rPr>
        <w:t>Question 2</w:t>
      </w:r>
      <w:r w:rsidR="00C92035">
        <w:rPr>
          <w:b/>
          <w:bCs/>
          <w:sz w:val="18"/>
          <w:szCs w:val="18"/>
        </w:rPr>
        <w:t xml:space="preserve"> HMA</w:t>
      </w:r>
      <w:r w:rsidR="004A6F62">
        <w:rPr>
          <w:b/>
          <w:bCs/>
          <w:sz w:val="18"/>
          <w:szCs w:val="18"/>
        </w:rPr>
        <w:t>C</w:t>
      </w:r>
    </w:p>
    <w:p w14:paraId="6946EE76" w14:textId="77777777" w:rsidR="00580F33" w:rsidRPr="0068060A" w:rsidRDefault="00580F33" w:rsidP="00580F33">
      <w:pPr>
        <w:spacing w:line="360" w:lineRule="auto"/>
        <w:jc w:val="both"/>
        <w:rPr>
          <w:rFonts w:cstheme="minorHAnsi"/>
          <w:sz w:val="18"/>
          <w:szCs w:val="18"/>
        </w:rPr>
      </w:pPr>
      <w:r w:rsidRPr="0068060A">
        <w:rPr>
          <w:rFonts w:cstheme="minorHAnsi"/>
          <w:sz w:val="18"/>
          <w:szCs w:val="18"/>
        </w:rPr>
        <w:t xml:space="preserve">Suppose that a string to sign is as follows:  </w:t>
      </w:r>
    </w:p>
    <w:p w14:paraId="6137194E" w14:textId="77777777" w:rsidR="00580F33" w:rsidRPr="0068060A" w:rsidRDefault="00580F33" w:rsidP="00A72D1E">
      <w:pPr>
        <w:pStyle w:val="NoSpacing"/>
        <w:rPr>
          <w:color w:val="00B050"/>
          <w:sz w:val="18"/>
          <w:szCs w:val="18"/>
          <w:shd w:val="clear" w:color="auto" w:fill="F9F9F9"/>
        </w:rPr>
      </w:pPr>
      <w:r w:rsidRPr="0068060A">
        <w:rPr>
          <w:color w:val="00B050"/>
          <w:sz w:val="18"/>
          <w:szCs w:val="18"/>
          <w:shd w:val="clear" w:color="auto" w:fill="F9F9F9"/>
        </w:rPr>
        <w:t>AWS4-HMAC-SHA256</w:t>
      </w:r>
    </w:p>
    <w:p w14:paraId="19D2A985" w14:textId="77777777" w:rsidR="00580F33" w:rsidRPr="0068060A" w:rsidRDefault="00580F33" w:rsidP="00A72D1E">
      <w:pPr>
        <w:pStyle w:val="NoSpacing"/>
        <w:rPr>
          <w:color w:val="00B050"/>
          <w:sz w:val="18"/>
          <w:szCs w:val="18"/>
          <w:shd w:val="clear" w:color="auto" w:fill="F9F9F9"/>
        </w:rPr>
      </w:pPr>
      <w:r w:rsidRPr="0068060A">
        <w:rPr>
          <w:color w:val="00B050"/>
          <w:sz w:val="18"/>
          <w:szCs w:val="18"/>
          <w:shd w:val="clear" w:color="auto" w:fill="F9F9F9"/>
        </w:rPr>
        <w:t>20250415M123600Z</w:t>
      </w:r>
    </w:p>
    <w:p w14:paraId="41BE012C" w14:textId="77777777" w:rsidR="00580F33" w:rsidRPr="0068060A" w:rsidRDefault="00580F33" w:rsidP="00A72D1E">
      <w:pPr>
        <w:pStyle w:val="NoSpacing"/>
        <w:rPr>
          <w:color w:val="00B050"/>
          <w:sz w:val="18"/>
          <w:szCs w:val="18"/>
          <w:shd w:val="clear" w:color="auto" w:fill="F9F9F9"/>
        </w:rPr>
      </w:pPr>
      <w:r w:rsidRPr="0068060A">
        <w:rPr>
          <w:color w:val="00B050"/>
          <w:sz w:val="18"/>
          <w:szCs w:val="18"/>
          <w:shd w:val="clear" w:color="auto" w:fill="F9F9F9"/>
        </w:rPr>
        <w:t>20250415/us-east-1/</w:t>
      </w:r>
      <w:proofErr w:type="spellStart"/>
      <w:r w:rsidRPr="0068060A">
        <w:rPr>
          <w:color w:val="00B050"/>
          <w:sz w:val="18"/>
          <w:szCs w:val="18"/>
          <w:shd w:val="clear" w:color="auto" w:fill="F9F9F9"/>
        </w:rPr>
        <w:t>iam</w:t>
      </w:r>
      <w:proofErr w:type="spellEnd"/>
      <w:r w:rsidRPr="0068060A">
        <w:rPr>
          <w:color w:val="00B050"/>
          <w:sz w:val="18"/>
          <w:szCs w:val="18"/>
          <w:shd w:val="clear" w:color="auto" w:fill="F9F9F9"/>
        </w:rPr>
        <w:t>/aws4_request</w:t>
      </w:r>
    </w:p>
    <w:p w14:paraId="313FD51E" w14:textId="77777777" w:rsidR="00580F33" w:rsidRPr="0068060A" w:rsidRDefault="00580F33" w:rsidP="00A72D1E">
      <w:pPr>
        <w:pStyle w:val="NoSpacing"/>
        <w:rPr>
          <w:color w:val="00B050"/>
          <w:sz w:val="18"/>
          <w:szCs w:val="18"/>
          <w:shd w:val="clear" w:color="auto" w:fill="F9F9F9"/>
        </w:rPr>
      </w:pPr>
      <w:r w:rsidRPr="0068060A">
        <w:rPr>
          <w:color w:val="00B050"/>
          <w:sz w:val="18"/>
          <w:szCs w:val="18"/>
          <w:shd w:val="clear" w:color="auto" w:fill="F9F9F9"/>
        </w:rPr>
        <w:t>f536975d06c0309214f805bb90ccff089219ecd68b2577efef23edd43b7e1a59</w:t>
      </w:r>
    </w:p>
    <w:p w14:paraId="332052FF" w14:textId="77777777" w:rsidR="00A72D1E" w:rsidRPr="0068060A" w:rsidRDefault="00A72D1E" w:rsidP="00A72D1E">
      <w:pPr>
        <w:pStyle w:val="NoSpacing"/>
        <w:rPr>
          <w:sz w:val="18"/>
          <w:szCs w:val="18"/>
          <w:shd w:val="clear" w:color="auto" w:fill="F9F9F9"/>
        </w:rPr>
      </w:pPr>
    </w:p>
    <w:p w14:paraId="3A27765C" w14:textId="77777777" w:rsidR="00580F33" w:rsidRPr="0068060A" w:rsidRDefault="00580F33" w:rsidP="00580F33">
      <w:pPr>
        <w:spacing w:line="360" w:lineRule="auto"/>
        <w:jc w:val="both"/>
        <w:rPr>
          <w:rFonts w:cstheme="minorHAnsi"/>
          <w:sz w:val="18"/>
          <w:szCs w:val="18"/>
        </w:rPr>
      </w:pPr>
      <w:r w:rsidRPr="0068060A">
        <w:rPr>
          <w:rFonts w:cstheme="minorHAnsi"/>
          <w:sz w:val="18"/>
          <w:szCs w:val="18"/>
        </w:rPr>
        <w:t xml:space="preserve">Assume that </w:t>
      </w:r>
      <w:proofErr w:type="spellStart"/>
      <w:r w:rsidRPr="0068060A">
        <w:rPr>
          <w:rFonts w:cstheme="minorHAnsi"/>
          <w:sz w:val="18"/>
          <w:szCs w:val="18"/>
        </w:rPr>
        <w:t>kSecret</w:t>
      </w:r>
      <w:proofErr w:type="spellEnd"/>
      <w:r w:rsidRPr="0068060A">
        <w:rPr>
          <w:rFonts w:cstheme="minorHAnsi"/>
          <w:sz w:val="18"/>
          <w:szCs w:val="18"/>
        </w:rPr>
        <w:t xml:space="preserve"> = </w:t>
      </w:r>
      <w:r w:rsidRPr="0068060A">
        <w:rPr>
          <w:rFonts w:cstheme="minorHAnsi"/>
          <w:b/>
          <w:bCs/>
          <w:sz w:val="18"/>
          <w:szCs w:val="18"/>
        </w:rPr>
        <w:t>your student ID</w:t>
      </w:r>
      <w:r w:rsidRPr="0068060A">
        <w:rPr>
          <w:rFonts w:cstheme="minorHAnsi"/>
          <w:sz w:val="18"/>
          <w:szCs w:val="18"/>
        </w:rPr>
        <w:t>/K7MDENG+bPxRfiCYEXAMPLEKEY.</w:t>
      </w:r>
    </w:p>
    <w:p w14:paraId="40D4432D" w14:textId="41E502F4" w:rsidR="006B13A3" w:rsidRDefault="006B13A3" w:rsidP="008D5669">
      <w:pPr>
        <w:pStyle w:val="ListParagraph"/>
        <w:numPr>
          <w:ilvl w:val="0"/>
          <w:numId w:val="1"/>
        </w:numPr>
        <w:spacing w:line="360" w:lineRule="auto"/>
        <w:jc w:val="both"/>
        <w:rPr>
          <w:rFonts w:cstheme="minorHAnsi"/>
          <w:sz w:val="18"/>
          <w:szCs w:val="18"/>
        </w:rPr>
      </w:pPr>
      <w:r w:rsidRPr="0068060A">
        <w:rPr>
          <w:rFonts w:cstheme="minorHAnsi"/>
          <w:sz w:val="18"/>
          <w:szCs w:val="18"/>
        </w:rPr>
        <w:t xml:space="preserve">My </w:t>
      </w:r>
      <w:r w:rsidR="00F7409E" w:rsidRPr="0068060A">
        <w:rPr>
          <w:rFonts w:cstheme="minorHAnsi"/>
          <w:sz w:val="18"/>
          <w:szCs w:val="18"/>
        </w:rPr>
        <w:t>Student ID: 3722151</w:t>
      </w:r>
    </w:p>
    <w:p w14:paraId="68C6CC76" w14:textId="77777777" w:rsidR="008D5669" w:rsidRPr="00CA4C2E" w:rsidRDefault="008D5669" w:rsidP="008D5669">
      <w:pPr>
        <w:rPr>
          <w:rFonts w:cstheme="minorHAnsi"/>
          <w:sz w:val="18"/>
          <w:szCs w:val="18"/>
        </w:rPr>
      </w:pPr>
      <w:r w:rsidRPr="00CA4C2E">
        <w:rPr>
          <w:rFonts w:cstheme="minorHAnsi"/>
          <w:sz w:val="18"/>
          <w:szCs w:val="18"/>
        </w:rPr>
        <w:t>First, we identify our keys, messages and the string we sign at the end:</w:t>
      </w:r>
    </w:p>
    <w:p w14:paraId="2D9EAB4D" w14:textId="77777777" w:rsidR="008D5669" w:rsidRPr="00CA4C2E" w:rsidRDefault="008D5669" w:rsidP="00F90F01">
      <w:pPr>
        <w:numPr>
          <w:ilvl w:val="0"/>
          <w:numId w:val="7"/>
        </w:numPr>
        <w:spacing w:after="0" w:line="240" w:lineRule="auto"/>
        <w:rPr>
          <w:sz w:val="18"/>
          <w:szCs w:val="18"/>
        </w:rPr>
      </w:pPr>
      <w:proofErr w:type="spellStart"/>
      <w:r w:rsidRPr="00CA4C2E">
        <w:rPr>
          <w:b/>
          <w:bCs/>
          <w:sz w:val="18"/>
          <w:szCs w:val="18"/>
        </w:rPr>
        <w:t>kSecret</w:t>
      </w:r>
      <w:proofErr w:type="spellEnd"/>
      <w:r w:rsidRPr="00CA4C2E">
        <w:rPr>
          <w:b/>
          <w:bCs/>
          <w:sz w:val="18"/>
          <w:szCs w:val="18"/>
        </w:rPr>
        <w:t xml:space="preserve"> = </w:t>
      </w:r>
      <w:r w:rsidRPr="00CA4C2E">
        <w:rPr>
          <w:sz w:val="18"/>
          <w:szCs w:val="18"/>
        </w:rPr>
        <w:t>3722151/K7MDENG+bPxRfiCYEXAMPLEKEY</w:t>
      </w:r>
      <w:r w:rsidRPr="00CA4C2E">
        <w:rPr>
          <w:sz w:val="18"/>
          <w:szCs w:val="18"/>
        </w:rPr>
        <w:br/>
      </w:r>
      <w:r w:rsidRPr="00CA4C2E">
        <w:rPr>
          <w:b/>
          <w:bCs/>
          <w:sz w:val="18"/>
          <w:szCs w:val="18"/>
        </w:rPr>
        <w:t>Date = </w:t>
      </w:r>
      <w:r w:rsidRPr="00CA4C2E">
        <w:rPr>
          <w:sz w:val="18"/>
          <w:szCs w:val="18"/>
        </w:rPr>
        <w:t>20250415</w:t>
      </w:r>
    </w:p>
    <w:p w14:paraId="3B1E7A0C" w14:textId="77777777" w:rsidR="008D5669" w:rsidRPr="00CA4C2E" w:rsidRDefault="008D5669" w:rsidP="00F90F01">
      <w:pPr>
        <w:numPr>
          <w:ilvl w:val="0"/>
          <w:numId w:val="7"/>
        </w:numPr>
        <w:spacing w:after="0" w:line="240" w:lineRule="auto"/>
        <w:rPr>
          <w:sz w:val="18"/>
          <w:szCs w:val="18"/>
        </w:rPr>
      </w:pPr>
      <w:r w:rsidRPr="00CA4C2E">
        <w:rPr>
          <w:b/>
          <w:bCs/>
          <w:sz w:val="18"/>
          <w:szCs w:val="18"/>
        </w:rPr>
        <w:t>Region = </w:t>
      </w:r>
      <w:r w:rsidRPr="00CA4C2E">
        <w:rPr>
          <w:sz w:val="18"/>
          <w:szCs w:val="18"/>
        </w:rPr>
        <w:t>us-east-1</w:t>
      </w:r>
    </w:p>
    <w:p w14:paraId="1B3CE65E" w14:textId="77777777" w:rsidR="008D5669" w:rsidRPr="00CA4C2E" w:rsidRDefault="008D5669" w:rsidP="00F90F01">
      <w:pPr>
        <w:numPr>
          <w:ilvl w:val="0"/>
          <w:numId w:val="7"/>
        </w:numPr>
        <w:spacing w:after="0" w:line="240" w:lineRule="auto"/>
        <w:rPr>
          <w:sz w:val="18"/>
          <w:szCs w:val="18"/>
        </w:rPr>
      </w:pPr>
      <w:r w:rsidRPr="00CA4C2E">
        <w:rPr>
          <w:b/>
          <w:bCs/>
          <w:sz w:val="18"/>
          <w:szCs w:val="18"/>
        </w:rPr>
        <w:t>Service = </w:t>
      </w:r>
      <w:proofErr w:type="spellStart"/>
      <w:r w:rsidRPr="00CA4C2E">
        <w:rPr>
          <w:sz w:val="18"/>
          <w:szCs w:val="18"/>
        </w:rPr>
        <w:t>iam</w:t>
      </w:r>
      <w:proofErr w:type="spellEnd"/>
    </w:p>
    <w:p w14:paraId="0A5E6CFB" w14:textId="77777777" w:rsidR="008D5669" w:rsidRPr="00363AB4" w:rsidRDefault="008D5669" w:rsidP="00F90F01">
      <w:pPr>
        <w:numPr>
          <w:ilvl w:val="0"/>
          <w:numId w:val="7"/>
        </w:numPr>
        <w:spacing w:after="0" w:line="240" w:lineRule="auto"/>
        <w:rPr>
          <w:sz w:val="18"/>
          <w:szCs w:val="18"/>
        </w:rPr>
      </w:pPr>
      <w:r w:rsidRPr="00CA4C2E">
        <w:rPr>
          <w:b/>
          <w:bCs/>
          <w:sz w:val="18"/>
          <w:szCs w:val="18"/>
        </w:rPr>
        <w:t xml:space="preserve">String to sign = </w:t>
      </w:r>
    </w:p>
    <w:p w14:paraId="76589C10" w14:textId="77777777" w:rsidR="00363AB4" w:rsidRPr="0068060A" w:rsidRDefault="00363AB4" w:rsidP="00363AB4">
      <w:pPr>
        <w:pStyle w:val="NoSpacing"/>
        <w:ind w:left="720"/>
        <w:rPr>
          <w:color w:val="00B050"/>
          <w:sz w:val="18"/>
          <w:szCs w:val="18"/>
          <w:shd w:val="clear" w:color="auto" w:fill="F9F9F9"/>
        </w:rPr>
      </w:pPr>
      <w:r w:rsidRPr="0068060A">
        <w:rPr>
          <w:color w:val="00B050"/>
          <w:sz w:val="18"/>
          <w:szCs w:val="18"/>
          <w:shd w:val="clear" w:color="auto" w:fill="F9F9F9"/>
        </w:rPr>
        <w:t>AWS4-HMAC-SHA256</w:t>
      </w:r>
    </w:p>
    <w:p w14:paraId="40680773" w14:textId="77777777" w:rsidR="00363AB4" w:rsidRPr="0068060A" w:rsidRDefault="00363AB4" w:rsidP="00363AB4">
      <w:pPr>
        <w:pStyle w:val="NoSpacing"/>
        <w:ind w:left="720"/>
        <w:rPr>
          <w:color w:val="00B050"/>
          <w:sz w:val="18"/>
          <w:szCs w:val="18"/>
          <w:shd w:val="clear" w:color="auto" w:fill="F9F9F9"/>
        </w:rPr>
      </w:pPr>
      <w:r w:rsidRPr="0068060A">
        <w:rPr>
          <w:color w:val="00B050"/>
          <w:sz w:val="18"/>
          <w:szCs w:val="18"/>
          <w:shd w:val="clear" w:color="auto" w:fill="F9F9F9"/>
        </w:rPr>
        <w:t>20250415M123600Z</w:t>
      </w:r>
    </w:p>
    <w:p w14:paraId="71F2A782" w14:textId="77777777" w:rsidR="00363AB4" w:rsidRPr="0068060A" w:rsidRDefault="00363AB4" w:rsidP="00363AB4">
      <w:pPr>
        <w:pStyle w:val="NoSpacing"/>
        <w:ind w:left="720"/>
        <w:rPr>
          <w:color w:val="00B050"/>
          <w:sz w:val="18"/>
          <w:szCs w:val="18"/>
          <w:shd w:val="clear" w:color="auto" w:fill="F9F9F9"/>
        </w:rPr>
      </w:pPr>
      <w:r w:rsidRPr="0068060A">
        <w:rPr>
          <w:color w:val="00B050"/>
          <w:sz w:val="18"/>
          <w:szCs w:val="18"/>
          <w:shd w:val="clear" w:color="auto" w:fill="F9F9F9"/>
        </w:rPr>
        <w:t>20250415/us-east-1/</w:t>
      </w:r>
      <w:proofErr w:type="spellStart"/>
      <w:r w:rsidRPr="0068060A">
        <w:rPr>
          <w:color w:val="00B050"/>
          <w:sz w:val="18"/>
          <w:szCs w:val="18"/>
          <w:shd w:val="clear" w:color="auto" w:fill="F9F9F9"/>
        </w:rPr>
        <w:t>iam</w:t>
      </w:r>
      <w:proofErr w:type="spellEnd"/>
      <w:r w:rsidRPr="0068060A">
        <w:rPr>
          <w:color w:val="00B050"/>
          <w:sz w:val="18"/>
          <w:szCs w:val="18"/>
          <w:shd w:val="clear" w:color="auto" w:fill="F9F9F9"/>
        </w:rPr>
        <w:t>/aws4_request</w:t>
      </w:r>
    </w:p>
    <w:p w14:paraId="0511132D" w14:textId="77777777" w:rsidR="00363AB4" w:rsidRPr="0068060A" w:rsidRDefault="00363AB4" w:rsidP="00363AB4">
      <w:pPr>
        <w:pStyle w:val="NoSpacing"/>
        <w:ind w:left="720"/>
        <w:rPr>
          <w:color w:val="00B050"/>
          <w:sz w:val="18"/>
          <w:szCs w:val="18"/>
          <w:shd w:val="clear" w:color="auto" w:fill="F9F9F9"/>
        </w:rPr>
      </w:pPr>
      <w:r w:rsidRPr="0068060A">
        <w:rPr>
          <w:color w:val="00B050"/>
          <w:sz w:val="18"/>
          <w:szCs w:val="18"/>
          <w:shd w:val="clear" w:color="auto" w:fill="F9F9F9"/>
        </w:rPr>
        <w:t>f536975d06c0309214f805bb90ccff089219ecd68b2577efef23edd43b7e1a59</w:t>
      </w:r>
    </w:p>
    <w:p w14:paraId="07A51078" w14:textId="5D8B2EC8" w:rsidR="008D5669" w:rsidRPr="00B76A07" w:rsidRDefault="008D5669" w:rsidP="007947D2">
      <w:pPr>
        <w:pStyle w:val="Heading2"/>
      </w:pPr>
      <w:bookmarkStart w:id="1" w:name="_Hlk195904691"/>
      <w:bookmarkStart w:id="2" w:name="_Hlk195887296"/>
      <w:r w:rsidRPr="00B76A07">
        <w:t xml:space="preserve">2.1) Compute </w:t>
      </w:r>
      <w:proofErr w:type="spellStart"/>
      <w:r w:rsidRPr="00B76A07">
        <w:t>kDate</w:t>
      </w:r>
      <w:proofErr w:type="spellEnd"/>
      <w:r w:rsidRPr="00B76A07">
        <w:t xml:space="preserve"> = </w:t>
      </w:r>
      <w:proofErr w:type="gramStart"/>
      <w:r w:rsidRPr="00B76A07">
        <w:t>HMAC(</w:t>
      </w:r>
      <w:proofErr w:type="gramEnd"/>
      <w:r w:rsidRPr="00B76A07">
        <w:t>"</w:t>
      </w:r>
      <w:r w:rsidRPr="00B76A07">
        <w:rPr>
          <w:color w:val="FF0000"/>
        </w:rPr>
        <w:t xml:space="preserve">AWS4" + </w:t>
      </w:r>
      <w:proofErr w:type="spellStart"/>
      <w:r w:rsidRPr="00B76A07">
        <w:rPr>
          <w:color w:val="FF0000"/>
          <w:highlight w:val="yellow"/>
        </w:rPr>
        <w:t>kSecret</w:t>
      </w:r>
      <w:proofErr w:type="spellEnd"/>
      <w:r w:rsidRPr="00B76A07">
        <w:t xml:space="preserve">, </w:t>
      </w:r>
      <w:r w:rsidRPr="00B76A07">
        <w:rPr>
          <w:color w:val="4EA72E" w:themeColor="accent6"/>
        </w:rPr>
        <w:t>Date</w:t>
      </w:r>
      <w:r w:rsidRPr="00B76A07">
        <w:t xml:space="preserve">), where </w:t>
      </w:r>
      <w:bookmarkStart w:id="3" w:name="_Hlk195908287"/>
      <w:r w:rsidRPr="00B76A07">
        <w:t xml:space="preserve">Date = </w:t>
      </w:r>
      <w:proofErr w:type="gramStart"/>
      <w:r w:rsidRPr="00B76A07">
        <w:t>20250415</w:t>
      </w:r>
      <w:bookmarkEnd w:id="3"/>
      <w:r w:rsidRPr="00B76A07">
        <w:t>;</w:t>
      </w:r>
      <w:proofErr w:type="gramEnd"/>
    </w:p>
    <w:p w14:paraId="512B409D" w14:textId="77777777" w:rsidR="008D5669" w:rsidRPr="00CA4C2E" w:rsidRDefault="008D5669" w:rsidP="008D5669">
      <w:pPr>
        <w:rPr>
          <w:sz w:val="18"/>
          <w:szCs w:val="18"/>
        </w:rPr>
      </w:pPr>
      <w:r w:rsidRPr="00CA4C2E">
        <w:rPr>
          <w:sz w:val="18"/>
          <w:szCs w:val="18"/>
        </w:rPr>
        <w:t>1)</w:t>
      </w:r>
      <w:proofErr w:type="gramStart"/>
      <w:r w:rsidRPr="00CA4C2E">
        <w:rPr>
          <w:sz w:val="18"/>
          <w:szCs w:val="18"/>
        </w:rPr>
        <w:t>First</w:t>
      </w:r>
      <w:proofErr w:type="gramEnd"/>
      <w:r w:rsidRPr="00CA4C2E">
        <w:rPr>
          <w:sz w:val="18"/>
          <w:szCs w:val="18"/>
        </w:rPr>
        <w:t xml:space="preserve"> we calculate </w:t>
      </w:r>
      <w:proofErr w:type="spellStart"/>
      <w:r w:rsidRPr="00CA4C2E">
        <w:rPr>
          <w:sz w:val="18"/>
          <w:szCs w:val="18"/>
        </w:rPr>
        <w:t>kDate</w:t>
      </w:r>
      <w:proofErr w:type="spellEnd"/>
      <w:r w:rsidRPr="00CA4C2E">
        <w:rPr>
          <w:sz w:val="18"/>
          <w:szCs w:val="18"/>
        </w:rPr>
        <w:t>.</w:t>
      </w:r>
    </w:p>
    <w:p w14:paraId="035AB46F" w14:textId="77777777" w:rsidR="008D5669" w:rsidRPr="00CA4C2E" w:rsidRDefault="008D5669" w:rsidP="008D5669">
      <w:pPr>
        <w:rPr>
          <w:sz w:val="18"/>
          <w:szCs w:val="18"/>
        </w:rPr>
      </w:pPr>
      <w:r w:rsidRPr="00CA4C2E">
        <w:rPr>
          <w:b/>
          <w:bCs/>
          <w:sz w:val="18"/>
          <w:szCs w:val="18"/>
        </w:rPr>
        <w:t>Steps:</w:t>
      </w:r>
    </w:p>
    <w:p w14:paraId="49C8C14B" w14:textId="77777777" w:rsidR="008D5669" w:rsidRPr="00CA4C2E" w:rsidRDefault="008D5669" w:rsidP="00F90F01">
      <w:pPr>
        <w:numPr>
          <w:ilvl w:val="0"/>
          <w:numId w:val="8"/>
        </w:numPr>
        <w:spacing w:after="0" w:line="240" w:lineRule="auto"/>
        <w:rPr>
          <w:sz w:val="18"/>
          <w:szCs w:val="18"/>
        </w:rPr>
      </w:pPr>
      <w:r w:rsidRPr="00CA4C2E">
        <w:rPr>
          <w:sz w:val="18"/>
          <w:szCs w:val="18"/>
        </w:rPr>
        <w:t xml:space="preserve">Take </w:t>
      </w:r>
      <w:proofErr w:type="spellStart"/>
      <w:r w:rsidRPr="00CA4C2E">
        <w:rPr>
          <w:sz w:val="18"/>
          <w:szCs w:val="18"/>
        </w:rPr>
        <w:t>kSecret</w:t>
      </w:r>
      <w:proofErr w:type="spellEnd"/>
      <w:r w:rsidRPr="00CA4C2E">
        <w:rPr>
          <w:sz w:val="18"/>
          <w:szCs w:val="18"/>
        </w:rPr>
        <w:t> and append it to "AWS4" to it:</w:t>
      </w:r>
      <w:r w:rsidRPr="00CA4C2E">
        <w:rPr>
          <w:sz w:val="18"/>
          <w:szCs w:val="18"/>
        </w:rPr>
        <w:br/>
        <w:t xml:space="preserve">Key </w:t>
      </w:r>
    </w:p>
    <w:p w14:paraId="35AC3236" w14:textId="77777777" w:rsidR="008D5669" w:rsidRPr="00CA4C2E" w:rsidRDefault="008D5669" w:rsidP="008D5669">
      <w:pPr>
        <w:ind w:left="720"/>
        <w:rPr>
          <w:sz w:val="18"/>
          <w:szCs w:val="18"/>
        </w:rPr>
      </w:pPr>
      <w:r w:rsidRPr="00CA4C2E">
        <w:rPr>
          <w:sz w:val="18"/>
          <w:szCs w:val="18"/>
        </w:rPr>
        <w:t xml:space="preserve">= "AWS4" + </w:t>
      </w:r>
      <w:proofErr w:type="spellStart"/>
      <w:r w:rsidRPr="00CA4C2E">
        <w:rPr>
          <w:sz w:val="18"/>
          <w:szCs w:val="18"/>
        </w:rPr>
        <w:t>kSecret</w:t>
      </w:r>
      <w:proofErr w:type="spellEnd"/>
      <w:r w:rsidRPr="00CA4C2E">
        <w:rPr>
          <w:sz w:val="18"/>
          <w:szCs w:val="18"/>
        </w:rPr>
        <w:t xml:space="preserve"> </w:t>
      </w:r>
    </w:p>
    <w:p w14:paraId="2A0F24E6" w14:textId="77777777" w:rsidR="008D5669" w:rsidRDefault="008D5669" w:rsidP="008D5669">
      <w:pPr>
        <w:ind w:left="720"/>
        <w:rPr>
          <w:sz w:val="18"/>
          <w:szCs w:val="18"/>
        </w:rPr>
      </w:pPr>
      <w:r w:rsidRPr="00CA4C2E">
        <w:rPr>
          <w:sz w:val="18"/>
          <w:szCs w:val="18"/>
        </w:rPr>
        <w:t>= AWS43722151/K7MDENG+bPxRfiCYEXAMPLEKEY</w:t>
      </w:r>
    </w:p>
    <w:p w14:paraId="220758E2" w14:textId="77777777" w:rsidR="008D5669" w:rsidRPr="00CA4C2E" w:rsidRDefault="008D5669" w:rsidP="00F90F01">
      <w:pPr>
        <w:numPr>
          <w:ilvl w:val="0"/>
          <w:numId w:val="8"/>
        </w:numPr>
        <w:spacing w:after="0" w:line="240" w:lineRule="auto"/>
        <w:rPr>
          <w:sz w:val="18"/>
          <w:szCs w:val="18"/>
        </w:rPr>
      </w:pPr>
      <w:r w:rsidRPr="00CA4C2E">
        <w:rPr>
          <w:sz w:val="18"/>
          <w:szCs w:val="18"/>
        </w:rPr>
        <w:t>The message is the Date (20250415).</w:t>
      </w:r>
    </w:p>
    <w:p w14:paraId="0EE99AF7" w14:textId="77777777" w:rsidR="008D5669" w:rsidRPr="00CA4C2E" w:rsidRDefault="008D5669" w:rsidP="00F90F01">
      <w:pPr>
        <w:numPr>
          <w:ilvl w:val="0"/>
          <w:numId w:val="8"/>
        </w:numPr>
        <w:spacing w:after="0" w:line="240" w:lineRule="auto"/>
        <w:rPr>
          <w:sz w:val="18"/>
          <w:szCs w:val="18"/>
        </w:rPr>
      </w:pPr>
      <w:r w:rsidRPr="00CA4C2E">
        <w:rPr>
          <w:sz w:val="18"/>
          <w:szCs w:val="18"/>
        </w:rPr>
        <w:t>Compute HMAC-SHA256 using the </w:t>
      </w:r>
      <w:r w:rsidRPr="00CA4C2E">
        <w:rPr>
          <w:b/>
          <w:bCs/>
          <w:sz w:val="18"/>
          <w:szCs w:val="18"/>
        </w:rPr>
        <w:t>Key</w:t>
      </w:r>
      <w:r w:rsidRPr="00CA4C2E">
        <w:rPr>
          <w:sz w:val="18"/>
          <w:szCs w:val="18"/>
        </w:rPr>
        <w:t> and </w:t>
      </w:r>
      <w:r w:rsidRPr="00CA4C2E">
        <w:rPr>
          <w:b/>
          <w:bCs/>
          <w:sz w:val="18"/>
          <w:szCs w:val="18"/>
        </w:rPr>
        <w:t>Message</w:t>
      </w:r>
      <w:r w:rsidRPr="00CA4C2E">
        <w:rPr>
          <w:sz w:val="18"/>
          <w:szCs w:val="18"/>
        </w:rPr>
        <w:t> (20250415).</w:t>
      </w:r>
    </w:p>
    <w:p w14:paraId="32EAA66F" w14:textId="77777777" w:rsidR="008D5669" w:rsidRPr="00CA4C2E" w:rsidRDefault="008D5669" w:rsidP="008D5669">
      <w:pPr>
        <w:rPr>
          <w:b/>
          <w:bCs/>
          <w:sz w:val="18"/>
          <w:szCs w:val="18"/>
        </w:rPr>
      </w:pPr>
    </w:p>
    <w:p w14:paraId="28C1D8B5" w14:textId="467DCF75" w:rsidR="008D5669" w:rsidRPr="00CA4C2E" w:rsidRDefault="008D5669" w:rsidP="008D5669">
      <w:pPr>
        <w:rPr>
          <w:sz w:val="18"/>
          <w:szCs w:val="18"/>
          <w:u w:val="single"/>
        </w:rPr>
      </w:pPr>
      <w:r w:rsidRPr="00CA4C2E">
        <w:rPr>
          <w:sz w:val="18"/>
          <w:szCs w:val="18"/>
          <w:u w:val="single"/>
        </w:rPr>
        <w:t xml:space="preserve">1)Get Key and Message ready </w:t>
      </w:r>
    </w:p>
    <w:p w14:paraId="2B63B03D" w14:textId="714261DE" w:rsidR="008D5669" w:rsidRPr="00CA4C2E" w:rsidRDefault="008D5669" w:rsidP="008D5669">
      <w:pPr>
        <w:rPr>
          <w:sz w:val="18"/>
          <w:szCs w:val="18"/>
        </w:rPr>
      </w:pPr>
      <w:r w:rsidRPr="00CA4C2E">
        <w:rPr>
          <w:sz w:val="18"/>
          <w:szCs w:val="18"/>
        </w:rPr>
        <w:t xml:space="preserve">I am calculating this manually. I first convert </w:t>
      </w:r>
      <w:proofErr w:type="spellStart"/>
      <w:r w:rsidRPr="00CA4C2E">
        <w:rPr>
          <w:sz w:val="18"/>
          <w:szCs w:val="18"/>
        </w:rPr>
        <w:t>kSecret</w:t>
      </w:r>
      <w:proofErr w:type="spellEnd"/>
      <w:r w:rsidRPr="00CA4C2E">
        <w:rPr>
          <w:sz w:val="18"/>
          <w:szCs w:val="18"/>
        </w:rPr>
        <w:t xml:space="preserve"> to hex. I then convert my message Date into Hex.</w:t>
      </w:r>
    </w:p>
    <w:p w14:paraId="2A6CDDF7" w14:textId="77777777" w:rsidR="008D5669" w:rsidRPr="00CA4C2E" w:rsidRDefault="008D5669" w:rsidP="008D5669">
      <w:pPr>
        <w:pStyle w:val="NoSpacing"/>
        <w:rPr>
          <w:sz w:val="18"/>
          <w:szCs w:val="18"/>
        </w:rPr>
      </w:pPr>
      <w:r w:rsidRPr="00CA4C2E">
        <w:rPr>
          <w:sz w:val="18"/>
          <w:szCs w:val="18"/>
        </w:rPr>
        <w:t xml:space="preserve">Key = “AWS4" + </w:t>
      </w:r>
      <w:proofErr w:type="spellStart"/>
      <w:r w:rsidRPr="00CA4C2E">
        <w:rPr>
          <w:sz w:val="18"/>
          <w:szCs w:val="18"/>
        </w:rPr>
        <w:t>kSecret</w:t>
      </w:r>
      <w:proofErr w:type="spellEnd"/>
      <w:r w:rsidRPr="00CA4C2E">
        <w:rPr>
          <w:b/>
          <w:bCs/>
          <w:sz w:val="18"/>
          <w:szCs w:val="18"/>
        </w:rPr>
        <w:t xml:space="preserve"> </w:t>
      </w:r>
    </w:p>
    <w:p w14:paraId="2D8C2359" w14:textId="77777777" w:rsidR="008D5669" w:rsidRPr="00CA4C2E" w:rsidRDefault="008D5669" w:rsidP="00F90F01">
      <w:pPr>
        <w:pStyle w:val="NoSpacing"/>
        <w:numPr>
          <w:ilvl w:val="0"/>
          <w:numId w:val="3"/>
        </w:numPr>
        <w:rPr>
          <w:sz w:val="18"/>
          <w:szCs w:val="18"/>
        </w:rPr>
      </w:pPr>
      <w:proofErr w:type="spellStart"/>
      <w:r w:rsidRPr="00CA4C2E">
        <w:rPr>
          <w:sz w:val="18"/>
          <w:szCs w:val="18"/>
        </w:rPr>
        <w:t>kSecret</w:t>
      </w:r>
      <w:proofErr w:type="spellEnd"/>
      <w:r w:rsidRPr="00CA4C2E">
        <w:rPr>
          <w:sz w:val="18"/>
          <w:szCs w:val="18"/>
        </w:rPr>
        <w:t xml:space="preserve"> = 3722151/K7MDENG+bPxRfiCYEXAMPLEKEY </w:t>
      </w:r>
    </w:p>
    <w:p w14:paraId="7434E645" w14:textId="77777777" w:rsidR="008D5669" w:rsidRPr="00CA4C2E" w:rsidRDefault="008D5669" w:rsidP="008D5669">
      <w:pPr>
        <w:pStyle w:val="NoSpacing"/>
        <w:ind w:left="720"/>
        <w:rPr>
          <w:sz w:val="18"/>
          <w:szCs w:val="18"/>
        </w:rPr>
      </w:pPr>
      <w:r w:rsidRPr="00CA4C2E">
        <w:rPr>
          <w:sz w:val="18"/>
          <w:szCs w:val="18"/>
        </w:rPr>
        <w:t>AWS43722151/K7MDENG+bPxRfiCYEXAMPLEKEY</w:t>
      </w:r>
    </w:p>
    <w:p w14:paraId="2C72D636" w14:textId="77777777" w:rsidR="008D5669" w:rsidRPr="00CA4C2E" w:rsidRDefault="008D5669" w:rsidP="00F90F01">
      <w:pPr>
        <w:pStyle w:val="NoSpacing"/>
        <w:numPr>
          <w:ilvl w:val="0"/>
          <w:numId w:val="3"/>
        </w:numPr>
        <w:rPr>
          <w:sz w:val="18"/>
          <w:szCs w:val="18"/>
        </w:rPr>
      </w:pPr>
      <w:r w:rsidRPr="00CA4C2E">
        <w:rPr>
          <w:sz w:val="18"/>
          <w:szCs w:val="18"/>
        </w:rPr>
        <w:t xml:space="preserve">Use </w:t>
      </w:r>
      <w:hyperlink r:id="rId16" w:history="1">
        <w:r w:rsidRPr="00CA4C2E">
          <w:rPr>
            <w:rStyle w:val="Hyperlink"/>
            <w:sz w:val="18"/>
            <w:szCs w:val="18"/>
          </w:rPr>
          <w:t>https://www.rapidtables.com/convert/number/ascii-to-hex.html</w:t>
        </w:r>
      </w:hyperlink>
      <w:r w:rsidRPr="00CA4C2E">
        <w:rPr>
          <w:sz w:val="18"/>
          <w:szCs w:val="18"/>
        </w:rPr>
        <w:t xml:space="preserve"> to convert into Hex.</w:t>
      </w:r>
    </w:p>
    <w:p w14:paraId="4C9093E2" w14:textId="77777777" w:rsidR="008D5669" w:rsidRPr="00CA4C2E" w:rsidRDefault="008D5669" w:rsidP="00F90F01">
      <w:pPr>
        <w:pStyle w:val="NoSpacing"/>
        <w:numPr>
          <w:ilvl w:val="0"/>
          <w:numId w:val="3"/>
        </w:numPr>
        <w:rPr>
          <w:sz w:val="18"/>
          <w:szCs w:val="18"/>
        </w:rPr>
      </w:pPr>
      <w:proofErr w:type="gramStart"/>
      <w:r w:rsidRPr="00CA4C2E">
        <w:rPr>
          <w:b/>
          <w:bCs/>
          <w:sz w:val="18"/>
          <w:szCs w:val="18"/>
        </w:rPr>
        <w:t>Key(</w:t>
      </w:r>
      <w:proofErr w:type="gramEnd"/>
      <w:r w:rsidRPr="00CA4C2E">
        <w:rPr>
          <w:b/>
          <w:bCs/>
          <w:sz w:val="18"/>
          <w:szCs w:val="18"/>
        </w:rPr>
        <w:t>Hex)</w:t>
      </w:r>
      <w:r w:rsidRPr="00CA4C2E">
        <w:rPr>
          <w:sz w:val="18"/>
          <w:szCs w:val="18"/>
        </w:rPr>
        <w:t xml:space="preserve">: </w:t>
      </w:r>
    </w:p>
    <w:p w14:paraId="61861CC4" w14:textId="77777777" w:rsidR="008D5669" w:rsidRPr="00CA4C2E" w:rsidRDefault="008D5669" w:rsidP="008D5669">
      <w:pPr>
        <w:pStyle w:val="NoSpacing"/>
        <w:ind w:left="720"/>
        <w:rPr>
          <w:sz w:val="18"/>
          <w:szCs w:val="18"/>
        </w:rPr>
      </w:pPr>
      <w:r w:rsidRPr="00CA4C2E">
        <w:rPr>
          <w:sz w:val="18"/>
          <w:szCs w:val="18"/>
        </w:rPr>
        <w:t>41575334333732323135312F4B374D44454E472B62507852666943594558414D504C454B4559</w:t>
      </w:r>
    </w:p>
    <w:p w14:paraId="710A78F8" w14:textId="77777777" w:rsidR="008D5669" w:rsidRPr="00CA4C2E" w:rsidRDefault="008D5669" w:rsidP="008D5669">
      <w:pPr>
        <w:pStyle w:val="NoSpacing"/>
        <w:rPr>
          <w:sz w:val="18"/>
          <w:szCs w:val="18"/>
        </w:rPr>
      </w:pPr>
    </w:p>
    <w:p w14:paraId="39CFC645" w14:textId="77777777" w:rsidR="008D5669" w:rsidRDefault="008D5669" w:rsidP="008D5669">
      <w:pPr>
        <w:pStyle w:val="NoSpacing"/>
        <w:rPr>
          <w:sz w:val="18"/>
          <w:szCs w:val="18"/>
          <w:lang w:val="en-US"/>
        </w:rPr>
      </w:pPr>
      <w:r w:rsidRPr="00CA4C2E">
        <w:rPr>
          <w:sz w:val="18"/>
          <w:szCs w:val="18"/>
          <w:lang w:val="en-US"/>
        </w:rPr>
        <w:t>HMAC-SHA256 requires the key to be </w:t>
      </w:r>
      <w:r w:rsidRPr="00CA4C2E">
        <w:rPr>
          <w:b/>
          <w:bCs/>
          <w:sz w:val="18"/>
          <w:szCs w:val="18"/>
          <w:lang w:val="en-US"/>
        </w:rPr>
        <w:t>64 bytes long</w:t>
      </w:r>
      <w:r w:rsidRPr="00CA4C2E">
        <w:rPr>
          <w:sz w:val="18"/>
          <w:szCs w:val="18"/>
          <w:lang w:val="en-US"/>
        </w:rPr>
        <w:t>. If the key is longer, we first hash it with SHA256 (resulting in 32 bytes), then pad to 64 bytes with zeros.</w:t>
      </w:r>
      <w:r w:rsidRPr="00CA4C2E">
        <w:rPr>
          <w:rFonts w:ascii="Segoe UI" w:eastAsia="MS Mincho" w:hAnsi="Segoe UI" w:cs="Segoe UI"/>
          <w:color w:val="404040"/>
          <w:kern w:val="0"/>
          <w:sz w:val="18"/>
          <w:szCs w:val="18"/>
          <w:shd w:val="clear" w:color="auto" w:fill="FFFFFF"/>
          <w:lang w:val="en-US"/>
          <w14:ligatures w14:val="none"/>
        </w:rPr>
        <w:t xml:space="preserve"> </w:t>
      </w:r>
      <w:r w:rsidRPr="00CA4C2E">
        <w:rPr>
          <w:sz w:val="18"/>
          <w:szCs w:val="18"/>
          <w:lang w:val="en-US"/>
        </w:rPr>
        <w:t>Length of my key is 40 bytes (which is </w:t>
      </w:r>
      <w:r w:rsidRPr="00CA4C2E">
        <w:rPr>
          <w:b/>
          <w:bCs/>
          <w:sz w:val="18"/>
          <w:szCs w:val="18"/>
          <w:lang w:val="en-US"/>
        </w:rPr>
        <w:t>less than 64</w:t>
      </w:r>
      <w:r w:rsidRPr="00CA4C2E">
        <w:rPr>
          <w:sz w:val="18"/>
          <w:szCs w:val="18"/>
          <w:lang w:val="en-US"/>
        </w:rPr>
        <w:t>), so we </w:t>
      </w:r>
      <w:r w:rsidRPr="00CA4C2E">
        <w:rPr>
          <w:b/>
          <w:bCs/>
          <w:sz w:val="18"/>
          <w:szCs w:val="18"/>
          <w:lang w:val="en-US"/>
        </w:rPr>
        <w:t>pad with zeros</w:t>
      </w:r>
      <w:r w:rsidRPr="00CA4C2E">
        <w:rPr>
          <w:sz w:val="18"/>
          <w:szCs w:val="18"/>
          <w:lang w:val="en-US"/>
        </w:rPr>
        <w:t> to 64 bytes.</w:t>
      </w:r>
    </w:p>
    <w:p w14:paraId="72F6086D" w14:textId="3CA3C307" w:rsidR="008D5669" w:rsidRPr="00780690" w:rsidRDefault="008D5669" w:rsidP="00F90F01">
      <w:pPr>
        <w:pStyle w:val="NoSpacing"/>
        <w:numPr>
          <w:ilvl w:val="0"/>
          <w:numId w:val="20"/>
        </w:numPr>
        <w:rPr>
          <w:b/>
          <w:bCs/>
          <w:i/>
          <w:iCs/>
          <w:color w:val="FF0000"/>
          <w:sz w:val="18"/>
          <w:szCs w:val="18"/>
        </w:rPr>
      </w:pPr>
      <w:r w:rsidRPr="00780690">
        <w:rPr>
          <w:b/>
          <w:bCs/>
          <w:i/>
          <w:iCs/>
          <w:color w:val="FF0000"/>
          <w:sz w:val="18"/>
          <w:szCs w:val="18"/>
          <w:lang w:val="en-US"/>
        </w:rPr>
        <w:t>This is because it is 40 bytes in ASCII.</w:t>
      </w:r>
      <w:r>
        <w:rPr>
          <w:b/>
          <w:bCs/>
          <w:i/>
          <w:iCs/>
          <w:color w:val="FF0000"/>
          <w:sz w:val="18"/>
          <w:szCs w:val="18"/>
          <w:lang w:val="en-US"/>
        </w:rPr>
        <w:t xml:space="preserve"> Also</w:t>
      </w:r>
      <w:r w:rsidR="00C3202D">
        <w:rPr>
          <w:b/>
          <w:bCs/>
          <w:i/>
          <w:iCs/>
          <w:color w:val="FF0000"/>
          <w:sz w:val="18"/>
          <w:szCs w:val="18"/>
          <w:lang w:val="en-US"/>
        </w:rPr>
        <w:t>,</w:t>
      </w:r>
      <w:r>
        <w:rPr>
          <w:b/>
          <w:bCs/>
          <w:i/>
          <w:iCs/>
          <w:color w:val="FF0000"/>
          <w:sz w:val="18"/>
          <w:szCs w:val="18"/>
          <w:lang w:val="en-US"/>
        </w:rPr>
        <w:t xml:space="preserve"> this is required for </w:t>
      </w:r>
      <w:r w:rsidR="00C3202D">
        <w:rPr>
          <w:b/>
          <w:bCs/>
          <w:i/>
          <w:iCs/>
          <w:color w:val="FF0000"/>
          <w:sz w:val="18"/>
          <w:szCs w:val="18"/>
          <w:lang w:val="en-US"/>
        </w:rPr>
        <w:t>the first</w:t>
      </w:r>
      <w:r>
        <w:rPr>
          <w:b/>
          <w:bCs/>
          <w:i/>
          <w:iCs/>
          <w:color w:val="FF0000"/>
          <w:sz w:val="18"/>
          <w:szCs w:val="18"/>
          <w:lang w:val="en-US"/>
        </w:rPr>
        <w:t xml:space="preserve"> HMAC step only.</w:t>
      </w:r>
    </w:p>
    <w:p w14:paraId="63AE22C0" w14:textId="77777777" w:rsidR="008D5669" w:rsidRPr="00CA4C2E" w:rsidRDefault="008D5669" w:rsidP="008D5669">
      <w:pPr>
        <w:pStyle w:val="NoSpacing"/>
        <w:rPr>
          <w:sz w:val="18"/>
          <w:szCs w:val="18"/>
        </w:rPr>
      </w:pPr>
    </w:p>
    <w:p w14:paraId="2A7801FC" w14:textId="77777777" w:rsidR="008D5669" w:rsidRPr="00CA4C2E" w:rsidRDefault="008D5669" w:rsidP="008D5669">
      <w:pPr>
        <w:pStyle w:val="NoSpacing"/>
        <w:rPr>
          <w:sz w:val="18"/>
          <w:szCs w:val="18"/>
        </w:rPr>
      </w:pPr>
      <w:r w:rsidRPr="00CA4C2E">
        <w:rPr>
          <w:sz w:val="18"/>
          <w:szCs w:val="18"/>
        </w:rPr>
        <w:t>I now need to append 0’s to my key to ensure it is 512 bits.</w:t>
      </w:r>
    </w:p>
    <w:p w14:paraId="58F0D90B" w14:textId="77777777" w:rsidR="008D5669" w:rsidRPr="00CA4C2E" w:rsidRDefault="008D5669" w:rsidP="008D5669">
      <w:pPr>
        <w:pStyle w:val="NoSpacing"/>
        <w:rPr>
          <w:sz w:val="18"/>
          <w:szCs w:val="18"/>
        </w:rPr>
      </w:pPr>
      <w:r w:rsidRPr="00CA4C2E">
        <w:rPr>
          <w:sz w:val="18"/>
          <w:szCs w:val="18"/>
        </w:rPr>
        <w:t>Step 1: Calculate Current Length</w:t>
      </w:r>
    </w:p>
    <w:p w14:paraId="2AC35330" w14:textId="77777777" w:rsidR="008D5669" w:rsidRPr="00CA4C2E" w:rsidRDefault="008D5669" w:rsidP="00F90F01">
      <w:pPr>
        <w:pStyle w:val="NoSpacing"/>
        <w:numPr>
          <w:ilvl w:val="0"/>
          <w:numId w:val="13"/>
        </w:numPr>
        <w:rPr>
          <w:sz w:val="18"/>
          <w:szCs w:val="18"/>
        </w:rPr>
      </w:pPr>
      <w:r w:rsidRPr="00CA4C2E">
        <w:rPr>
          <w:b/>
          <w:bCs/>
          <w:sz w:val="18"/>
          <w:szCs w:val="18"/>
        </w:rPr>
        <w:t>Hex length</w:t>
      </w:r>
      <w:r w:rsidRPr="00CA4C2E">
        <w:rPr>
          <w:sz w:val="18"/>
          <w:szCs w:val="18"/>
        </w:rPr>
        <w:t>: Count the characters → </w:t>
      </w:r>
      <w:r w:rsidRPr="00CA4C2E">
        <w:rPr>
          <w:b/>
          <w:bCs/>
          <w:sz w:val="18"/>
          <w:szCs w:val="18"/>
        </w:rPr>
        <w:t>80 hex digits</w:t>
      </w:r>
      <w:r w:rsidRPr="00CA4C2E">
        <w:rPr>
          <w:sz w:val="18"/>
          <w:szCs w:val="18"/>
        </w:rPr>
        <w:t> (not bits!).</w:t>
      </w:r>
    </w:p>
    <w:p w14:paraId="225B2A43" w14:textId="77777777" w:rsidR="008D5669" w:rsidRPr="00CA4C2E" w:rsidRDefault="008D5669" w:rsidP="00F90F01">
      <w:pPr>
        <w:pStyle w:val="NoSpacing"/>
        <w:numPr>
          <w:ilvl w:val="0"/>
          <w:numId w:val="13"/>
        </w:numPr>
        <w:rPr>
          <w:sz w:val="18"/>
          <w:szCs w:val="18"/>
        </w:rPr>
      </w:pPr>
      <w:r w:rsidRPr="00CA4C2E">
        <w:rPr>
          <w:b/>
          <w:bCs/>
          <w:sz w:val="18"/>
          <w:szCs w:val="18"/>
        </w:rPr>
        <w:t>Bits</w:t>
      </w:r>
      <w:r w:rsidRPr="00CA4C2E">
        <w:rPr>
          <w:sz w:val="18"/>
          <w:szCs w:val="18"/>
        </w:rPr>
        <w:t>: Each hex digit = 4 bits → 80 × 4 = 320 bits.</w:t>
      </w:r>
    </w:p>
    <w:p w14:paraId="1E710D4E" w14:textId="77777777" w:rsidR="008D5669" w:rsidRPr="00CA4C2E" w:rsidRDefault="008D5669" w:rsidP="008D5669">
      <w:pPr>
        <w:pStyle w:val="NoSpacing"/>
        <w:rPr>
          <w:sz w:val="18"/>
          <w:szCs w:val="18"/>
        </w:rPr>
      </w:pPr>
      <w:r w:rsidRPr="00CA4C2E">
        <w:rPr>
          <w:sz w:val="18"/>
          <w:szCs w:val="18"/>
        </w:rPr>
        <w:t>Step 2: Target Length for HMAC-SHA256</w:t>
      </w:r>
    </w:p>
    <w:p w14:paraId="72182F51" w14:textId="77777777" w:rsidR="008D5669" w:rsidRPr="00CA4C2E" w:rsidRDefault="008D5669" w:rsidP="00F90F01">
      <w:pPr>
        <w:pStyle w:val="NoSpacing"/>
        <w:numPr>
          <w:ilvl w:val="0"/>
          <w:numId w:val="14"/>
        </w:numPr>
        <w:rPr>
          <w:sz w:val="18"/>
          <w:szCs w:val="18"/>
        </w:rPr>
      </w:pPr>
      <w:r w:rsidRPr="00CA4C2E">
        <w:rPr>
          <w:sz w:val="18"/>
          <w:szCs w:val="18"/>
        </w:rPr>
        <w:t>HMAC-SHA256 requires a </w:t>
      </w:r>
      <w:r w:rsidRPr="00CA4C2E">
        <w:rPr>
          <w:b/>
          <w:bCs/>
          <w:sz w:val="18"/>
          <w:szCs w:val="18"/>
        </w:rPr>
        <w:t>512-bit (64-byte) key</w:t>
      </w:r>
      <w:r w:rsidRPr="00CA4C2E">
        <w:rPr>
          <w:sz w:val="18"/>
          <w:szCs w:val="18"/>
        </w:rPr>
        <w:t>.</w:t>
      </w:r>
    </w:p>
    <w:p w14:paraId="24DC294B" w14:textId="77777777" w:rsidR="008D5669" w:rsidRPr="00CA4C2E" w:rsidRDefault="008D5669" w:rsidP="00F90F01">
      <w:pPr>
        <w:pStyle w:val="NoSpacing"/>
        <w:numPr>
          <w:ilvl w:val="0"/>
          <w:numId w:val="14"/>
        </w:numPr>
        <w:rPr>
          <w:sz w:val="18"/>
          <w:szCs w:val="18"/>
        </w:rPr>
      </w:pPr>
      <w:r w:rsidRPr="00CA4C2E">
        <w:rPr>
          <w:b/>
          <w:bCs/>
          <w:sz w:val="18"/>
          <w:szCs w:val="18"/>
        </w:rPr>
        <w:t>Hex equivalent</w:t>
      </w:r>
      <w:r w:rsidRPr="00CA4C2E">
        <w:rPr>
          <w:sz w:val="18"/>
          <w:szCs w:val="18"/>
        </w:rPr>
        <w:t>: 512 bits ÷ 4 = 128 hex digits.</w:t>
      </w:r>
    </w:p>
    <w:p w14:paraId="2D28E742" w14:textId="77777777" w:rsidR="008D5669" w:rsidRPr="00CA4C2E" w:rsidRDefault="008D5669" w:rsidP="008D5669">
      <w:pPr>
        <w:pStyle w:val="NoSpacing"/>
        <w:rPr>
          <w:sz w:val="18"/>
          <w:szCs w:val="18"/>
        </w:rPr>
      </w:pPr>
      <w:r w:rsidRPr="00CA4C2E">
        <w:rPr>
          <w:sz w:val="18"/>
          <w:szCs w:val="18"/>
        </w:rPr>
        <w:t>Step 3: Padding Needed</w:t>
      </w:r>
    </w:p>
    <w:p w14:paraId="153C8D9F" w14:textId="77777777" w:rsidR="008D5669" w:rsidRPr="00CA4C2E" w:rsidRDefault="008D5669" w:rsidP="00F90F01">
      <w:pPr>
        <w:pStyle w:val="NoSpacing"/>
        <w:numPr>
          <w:ilvl w:val="0"/>
          <w:numId w:val="15"/>
        </w:numPr>
        <w:rPr>
          <w:sz w:val="18"/>
          <w:szCs w:val="18"/>
        </w:rPr>
      </w:pPr>
      <w:r w:rsidRPr="00CA4C2E">
        <w:rPr>
          <w:b/>
          <w:bCs/>
          <w:sz w:val="18"/>
          <w:szCs w:val="18"/>
        </w:rPr>
        <w:t>Current hex digits</w:t>
      </w:r>
      <w:r w:rsidRPr="00CA4C2E">
        <w:rPr>
          <w:sz w:val="18"/>
          <w:szCs w:val="18"/>
        </w:rPr>
        <w:t>: 80</w:t>
      </w:r>
    </w:p>
    <w:p w14:paraId="4F11BA8B" w14:textId="77777777" w:rsidR="008D5669" w:rsidRPr="00CA4C2E" w:rsidRDefault="008D5669" w:rsidP="00F90F01">
      <w:pPr>
        <w:pStyle w:val="NoSpacing"/>
        <w:numPr>
          <w:ilvl w:val="0"/>
          <w:numId w:val="15"/>
        </w:numPr>
        <w:rPr>
          <w:sz w:val="18"/>
          <w:szCs w:val="18"/>
        </w:rPr>
      </w:pPr>
      <w:r w:rsidRPr="00CA4C2E">
        <w:rPr>
          <w:b/>
          <w:bCs/>
          <w:sz w:val="18"/>
          <w:szCs w:val="18"/>
        </w:rPr>
        <w:t>Target hex digits</w:t>
      </w:r>
      <w:r w:rsidRPr="00CA4C2E">
        <w:rPr>
          <w:sz w:val="18"/>
          <w:szCs w:val="18"/>
        </w:rPr>
        <w:t>: 128</w:t>
      </w:r>
    </w:p>
    <w:p w14:paraId="762E3FA8" w14:textId="77777777" w:rsidR="008D5669" w:rsidRPr="00CA4C2E" w:rsidRDefault="008D5669" w:rsidP="00F90F01">
      <w:pPr>
        <w:pStyle w:val="NoSpacing"/>
        <w:numPr>
          <w:ilvl w:val="0"/>
          <w:numId w:val="15"/>
        </w:numPr>
        <w:rPr>
          <w:sz w:val="18"/>
          <w:szCs w:val="18"/>
        </w:rPr>
      </w:pPr>
      <w:r w:rsidRPr="00CA4C2E">
        <w:rPr>
          <w:b/>
          <w:bCs/>
          <w:sz w:val="18"/>
          <w:szCs w:val="18"/>
        </w:rPr>
        <w:t>Zeros to append</w:t>
      </w:r>
      <w:r w:rsidRPr="00CA4C2E">
        <w:rPr>
          <w:sz w:val="18"/>
          <w:szCs w:val="18"/>
        </w:rPr>
        <w:t>: 128 - 80 = 48 zeros (00 × 24, since each 00 = 1 byte).</w:t>
      </w:r>
    </w:p>
    <w:p w14:paraId="674D1613" w14:textId="77777777" w:rsidR="008D5669" w:rsidRPr="00CA4C2E" w:rsidRDefault="008D5669" w:rsidP="008D5669">
      <w:pPr>
        <w:pStyle w:val="NoSpacing"/>
        <w:rPr>
          <w:sz w:val="18"/>
          <w:szCs w:val="18"/>
        </w:rPr>
      </w:pPr>
      <w:r w:rsidRPr="00CA4C2E">
        <w:rPr>
          <w:sz w:val="18"/>
          <w:szCs w:val="18"/>
        </w:rPr>
        <w:t xml:space="preserve"> </w:t>
      </w:r>
    </w:p>
    <w:p w14:paraId="1354D576" w14:textId="7B864E4F" w:rsidR="008D5669" w:rsidRPr="00CA4C2E" w:rsidRDefault="008D5669" w:rsidP="008D5669">
      <w:pPr>
        <w:pStyle w:val="NoSpacing"/>
        <w:rPr>
          <w:sz w:val="18"/>
          <w:szCs w:val="18"/>
        </w:rPr>
      </w:pPr>
      <w:r w:rsidRPr="00241810">
        <w:rPr>
          <w:b/>
          <w:bCs/>
          <w:sz w:val="18"/>
          <w:szCs w:val="18"/>
        </w:rPr>
        <w:t>K</w:t>
      </w:r>
      <w:r w:rsidRPr="00CA4C2E">
        <w:rPr>
          <w:sz w:val="18"/>
          <w:szCs w:val="18"/>
        </w:rPr>
        <w:t xml:space="preserve">(padded) = </w:t>
      </w:r>
    </w:p>
    <w:p w14:paraId="3058467B" w14:textId="77777777" w:rsidR="008D5669" w:rsidRPr="00CA4C2E" w:rsidRDefault="008D5669" w:rsidP="008D5669">
      <w:pPr>
        <w:pStyle w:val="NoSpacing"/>
        <w:rPr>
          <w:sz w:val="18"/>
          <w:szCs w:val="18"/>
          <w:lang w:val="en-US"/>
        </w:rPr>
      </w:pPr>
      <w:r w:rsidRPr="00CA4C2E">
        <w:rPr>
          <w:sz w:val="18"/>
          <w:szCs w:val="18"/>
          <w:lang w:val="en-US"/>
        </w:rPr>
        <w:t>41575334333732323135312F4B374D44454E472B62507852666943594558414D504C454B455900000000000000000000000000000000000000000000000000</w:t>
      </w:r>
    </w:p>
    <w:p w14:paraId="4594A2AB" w14:textId="77777777" w:rsidR="008D5669" w:rsidRPr="00CA4C2E" w:rsidRDefault="008D5669" w:rsidP="00F90F01">
      <w:pPr>
        <w:pStyle w:val="NoSpacing"/>
        <w:numPr>
          <w:ilvl w:val="0"/>
          <w:numId w:val="16"/>
        </w:numPr>
        <w:rPr>
          <w:sz w:val="18"/>
          <w:szCs w:val="18"/>
        </w:rPr>
      </w:pPr>
      <w:r w:rsidRPr="00CA4C2E">
        <w:rPr>
          <w:sz w:val="18"/>
          <w:szCs w:val="18"/>
          <w:lang w:val="en-US"/>
        </w:rPr>
        <w:t>This allows 128 hex characters.</w:t>
      </w:r>
    </w:p>
    <w:p w14:paraId="7231469F" w14:textId="77777777" w:rsidR="008D5669" w:rsidRPr="00CA4C2E" w:rsidRDefault="008D5669" w:rsidP="008D5669">
      <w:pPr>
        <w:pStyle w:val="NoSpacing"/>
        <w:rPr>
          <w:sz w:val="18"/>
          <w:szCs w:val="18"/>
        </w:rPr>
      </w:pPr>
    </w:p>
    <w:p w14:paraId="676F2D0F" w14:textId="77777777" w:rsidR="008D5669" w:rsidRPr="00CA4C2E" w:rsidRDefault="008D5669" w:rsidP="008D5669">
      <w:pPr>
        <w:pStyle w:val="NoSpacing"/>
        <w:rPr>
          <w:sz w:val="18"/>
          <w:szCs w:val="18"/>
        </w:rPr>
      </w:pPr>
      <w:r w:rsidRPr="00CA4C2E">
        <w:rPr>
          <w:sz w:val="18"/>
          <w:szCs w:val="18"/>
        </w:rPr>
        <w:t>Message: "20250415"</w:t>
      </w:r>
    </w:p>
    <w:p w14:paraId="5FFCAAC0" w14:textId="00FF3C95" w:rsidR="00404598" w:rsidRDefault="00404598" w:rsidP="00F90F01">
      <w:pPr>
        <w:pStyle w:val="NoSpacing"/>
        <w:numPr>
          <w:ilvl w:val="1"/>
          <w:numId w:val="4"/>
        </w:numPr>
        <w:rPr>
          <w:sz w:val="18"/>
          <w:szCs w:val="18"/>
        </w:rPr>
      </w:pPr>
      <w:r>
        <w:rPr>
          <w:sz w:val="18"/>
          <w:szCs w:val="18"/>
        </w:rPr>
        <w:t xml:space="preserve">Convert to hex using </w:t>
      </w:r>
      <w:proofErr w:type="spellStart"/>
      <w:r>
        <w:rPr>
          <w:sz w:val="18"/>
          <w:szCs w:val="18"/>
        </w:rPr>
        <w:t>RapidTables</w:t>
      </w:r>
      <w:proofErr w:type="spellEnd"/>
      <w:r>
        <w:rPr>
          <w:sz w:val="18"/>
          <w:szCs w:val="18"/>
        </w:rPr>
        <w:t xml:space="preserve">. </w:t>
      </w:r>
    </w:p>
    <w:p w14:paraId="2F20767C" w14:textId="103BC4E1" w:rsidR="008D5669" w:rsidRPr="00CA4C2E" w:rsidRDefault="008D5669" w:rsidP="00F90F01">
      <w:pPr>
        <w:pStyle w:val="NoSpacing"/>
        <w:numPr>
          <w:ilvl w:val="1"/>
          <w:numId w:val="4"/>
        </w:numPr>
        <w:rPr>
          <w:sz w:val="18"/>
          <w:szCs w:val="18"/>
        </w:rPr>
      </w:pPr>
      <w:r w:rsidRPr="00CA4C2E">
        <w:rPr>
          <w:sz w:val="18"/>
          <w:szCs w:val="18"/>
        </w:rPr>
        <w:t>Hex: </w:t>
      </w:r>
      <w:r w:rsidRPr="003F6CEA">
        <w:rPr>
          <w:sz w:val="18"/>
          <w:szCs w:val="18"/>
          <w:highlight w:val="darkYellow"/>
        </w:rPr>
        <w:t>3230323530343135</w:t>
      </w:r>
    </w:p>
    <w:p w14:paraId="0B6E4B51" w14:textId="77777777" w:rsidR="008D5669" w:rsidRPr="00CA4C2E" w:rsidRDefault="008D5669" w:rsidP="008D5669">
      <w:pPr>
        <w:rPr>
          <w:sz w:val="18"/>
          <w:szCs w:val="18"/>
        </w:rPr>
      </w:pPr>
    </w:p>
    <w:p w14:paraId="214C14DB" w14:textId="77777777" w:rsidR="008D5669" w:rsidRPr="00CA4C2E" w:rsidRDefault="008D5669" w:rsidP="008D5669">
      <w:pPr>
        <w:rPr>
          <w:rFonts w:cstheme="minorHAnsi"/>
          <w:b/>
          <w:bCs/>
          <w:sz w:val="18"/>
          <w:szCs w:val="18"/>
          <w:u w:val="single"/>
        </w:rPr>
      </w:pPr>
      <w:r w:rsidRPr="00CA4C2E">
        <w:rPr>
          <w:sz w:val="18"/>
          <w:szCs w:val="18"/>
          <w:u w:val="single"/>
        </w:rPr>
        <w:lastRenderedPageBreak/>
        <w:t xml:space="preserve">2)Calculate </w:t>
      </w:r>
      <w:r w:rsidRPr="00CA4C2E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output1 </w:t>
      </w:r>
      <w:r w:rsidRPr="00CA4C2E">
        <w:rPr>
          <w:rFonts w:cstheme="minorHAnsi"/>
          <w:b/>
          <w:bCs/>
          <w:sz w:val="18"/>
          <w:szCs w:val="18"/>
          <w:highlight w:val="yellow"/>
          <w:u w:val="single"/>
        </w:rPr>
        <w:t xml:space="preserve">= </w:t>
      </w:r>
      <w:r w:rsidRPr="00CA4C2E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>(k</w:t>
      </w:r>
      <m:oMath>
        <m:r>
          <m:rPr>
            <m:sty m:val="bi"/>
          </m:rPr>
          <w:rPr>
            <w:rFonts w:ascii="Cambria Math" w:hAnsi="Cambria Math" w:cstheme="minorHAnsi"/>
            <w:color w:val="FF0000"/>
            <w:sz w:val="18"/>
            <w:szCs w:val="18"/>
            <w:highlight w:val="yellow"/>
            <w:u w:val="single"/>
          </w:rPr>
          <m:t>⨁</m:t>
        </m:r>
      </m:oMath>
      <w:proofErr w:type="gramStart"/>
      <w:r w:rsidRPr="00CA4C2E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ipad)   </w:t>
      </w:r>
      <w:proofErr w:type="gramEnd"/>
      <w:r w:rsidRPr="00CA4C2E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 ||</w:t>
      </w:r>
      <w:proofErr w:type="gramStart"/>
      <w:r w:rsidRPr="00CA4C2E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m </w:t>
      </w:r>
      <w:r w:rsidRPr="00CA4C2E">
        <w:rPr>
          <w:rFonts w:cstheme="minorHAnsi"/>
          <w:b/>
          <w:bCs/>
          <w:sz w:val="18"/>
          <w:szCs w:val="18"/>
          <w:highlight w:val="yellow"/>
          <w:u w:val="single"/>
        </w:rPr>
        <w:t>)</w:t>
      </w:r>
      <w:proofErr w:type="gramEnd"/>
      <w:r w:rsidRPr="00CA4C2E">
        <w:rPr>
          <w:rFonts w:cstheme="minorHAnsi"/>
          <w:b/>
          <w:bCs/>
          <w:sz w:val="18"/>
          <w:szCs w:val="18"/>
          <w:highlight w:val="yellow"/>
          <w:u w:val="single"/>
        </w:rPr>
        <w:t>:</w:t>
      </w:r>
    </w:p>
    <w:p w14:paraId="7EC8D266" w14:textId="77777777" w:rsidR="008D5669" w:rsidRPr="00CA4C2E" w:rsidRDefault="008D5669" w:rsidP="008D5669">
      <w:pPr>
        <w:rPr>
          <w:sz w:val="18"/>
          <w:szCs w:val="18"/>
        </w:rPr>
      </w:pPr>
      <w:r w:rsidRPr="00CA4C2E">
        <w:rPr>
          <w:sz w:val="18"/>
          <w:szCs w:val="18"/>
        </w:rPr>
        <w:t xml:space="preserve">We use </w:t>
      </w:r>
      <w:hyperlink r:id="rId17" w:history="1">
        <w:r w:rsidRPr="00CA4C2E">
          <w:rPr>
            <w:rStyle w:val="Hyperlink"/>
            <w:sz w:val="18"/>
            <w:szCs w:val="18"/>
          </w:rPr>
          <w:t>https://xor.pw/#</w:t>
        </w:r>
      </w:hyperlink>
    </w:p>
    <w:p w14:paraId="52A4D4B7" w14:textId="07E67A20" w:rsidR="00241810" w:rsidRPr="005237B9" w:rsidRDefault="00241810" w:rsidP="005237B9">
      <w:pPr>
        <w:pStyle w:val="NoSpacing"/>
        <w:rPr>
          <w:sz w:val="16"/>
          <w:szCs w:val="16"/>
        </w:rPr>
      </w:pPr>
      <w:r w:rsidRPr="005237B9">
        <w:rPr>
          <w:b/>
          <w:bCs/>
          <w:sz w:val="16"/>
          <w:szCs w:val="16"/>
        </w:rPr>
        <w:t>Input 1</w:t>
      </w:r>
      <w:r w:rsidRPr="005237B9">
        <w:rPr>
          <w:sz w:val="16"/>
          <w:szCs w:val="16"/>
        </w:rPr>
        <w:t xml:space="preserve"> = </w:t>
      </w:r>
    </w:p>
    <w:p w14:paraId="64F33168" w14:textId="77777777" w:rsidR="00241810" w:rsidRPr="005237B9" w:rsidRDefault="00241810" w:rsidP="005237B9">
      <w:pPr>
        <w:pStyle w:val="NoSpacing"/>
        <w:rPr>
          <w:sz w:val="16"/>
          <w:szCs w:val="16"/>
          <w:lang w:val="en-US"/>
        </w:rPr>
      </w:pPr>
      <w:r w:rsidRPr="005237B9">
        <w:rPr>
          <w:sz w:val="16"/>
          <w:szCs w:val="16"/>
          <w:lang w:val="en-US"/>
        </w:rPr>
        <w:t>41575334333732323135312F4B374D44454E472B62507852666943594558414D504C454B455900000000000000000000000000000000000000000000000000</w:t>
      </w:r>
    </w:p>
    <w:p w14:paraId="68C12179" w14:textId="77777777" w:rsidR="00241810" w:rsidRPr="005237B9" w:rsidRDefault="00241810" w:rsidP="005237B9">
      <w:pPr>
        <w:pStyle w:val="NoSpacing"/>
        <w:rPr>
          <w:sz w:val="16"/>
          <w:szCs w:val="16"/>
        </w:rPr>
      </w:pPr>
    </w:p>
    <w:p w14:paraId="793C7FC6" w14:textId="15E6CF21" w:rsidR="008D5669" w:rsidRPr="005237B9" w:rsidRDefault="008D5669" w:rsidP="005237B9">
      <w:pPr>
        <w:pStyle w:val="NoSpacing"/>
        <w:rPr>
          <w:sz w:val="16"/>
          <w:szCs w:val="16"/>
        </w:rPr>
      </w:pPr>
      <w:r w:rsidRPr="005237B9">
        <w:rPr>
          <w:b/>
          <w:bCs/>
          <w:sz w:val="16"/>
          <w:szCs w:val="16"/>
        </w:rPr>
        <w:t>Input 2</w:t>
      </w:r>
      <w:r w:rsidRPr="005237B9">
        <w:rPr>
          <w:sz w:val="16"/>
          <w:szCs w:val="16"/>
        </w:rPr>
        <w:t>(</w:t>
      </w:r>
      <w:proofErr w:type="spellStart"/>
      <w:proofErr w:type="gramStart"/>
      <w:r w:rsidRPr="005237B9">
        <w:rPr>
          <w:rFonts w:hint="eastAsia"/>
          <w:sz w:val="16"/>
          <w:szCs w:val="16"/>
        </w:rPr>
        <w:t>i</w:t>
      </w:r>
      <w:r w:rsidRPr="005237B9">
        <w:rPr>
          <w:sz w:val="16"/>
          <w:szCs w:val="16"/>
        </w:rPr>
        <w:t>pad</w:t>
      </w:r>
      <w:proofErr w:type="spellEnd"/>
      <w:r w:rsidRPr="005237B9">
        <w:rPr>
          <w:sz w:val="16"/>
          <w:szCs w:val="16"/>
        </w:rPr>
        <w:t>)  =</w:t>
      </w:r>
      <w:proofErr w:type="gramEnd"/>
      <w:r w:rsidRPr="005237B9">
        <w:rPr>
          <w:sz w:val="16"/>
          <w:szCs w:val="16"/>
        </w:rPr>
        <w:t xml:space="preserve"> repeat 36, 64 times </w:t>
      </w:r>
    </w:p>
    <w:p w14:paraId="20FEBE5A" w14:textId="77777777" w:rsidR="008D5669" w:rsidRPr="005237B9" w:rsidRDefault="008D5669" w:rsidP="005237B9">
      <w:pPr>
        <w:pStyle w:val="NoSpacing"/>
        <w:rPr>
          <w:sz w:val="16"/>
          <w:szCs w:val="16"/>
        </w:rPr>
      </w:pPr>
      <w:r w:rsidRPr="005237B9">
        <w:rPr>
          <w:sz w:val="16"/>
          <w:szCs w:val="16"/>
        </w:rPr>
        <w:t>=</w:t>
      </w:r>
    </w:p>
    <w:p w14:paraId="67D93A11" w14:textId="77777777" w:rsidR="008D5669" w:rsidRPr="005237B9" w:rsidRDefault="008D5669" w:rsidP="005237B9">
      <w:pPr>
        <w:pStyle w:val="NoSpacing"/>
        <w:rPr>
          <w:rFonts w:cstheme="minorHAnsi"/>
          <w:sz w:val="16"/>
          <w:szCs w:val="16"/>
        </w:rPr>
      </w:pPr>
      <w:r w:rsidRPr="005237B9">
        <w:rPr>
          <w:rFonts w:cstheme="minorHAnsi"/>
          <w:sz w:val="16"/>
          <w:szCs w:val="16"/>
        </w:rPr>
        <w:t>36363636363636363636363636363636363636363636363636363636363636363636363636363636363636363636363636363636363636363636363636363636</w:t>
      </w:r>
    </w:p>
    <w:p w14:paraId="698013BC" w14:textId="77777777" w:rsidR="008D5669" w:rsidRPr="00CA4C2E" w:rsidRDefault="008D5669" w:rsidP="008D5669">
      <w:pPr>
        <w:rPr>
          <w:sz w:val="18"/>
          <w:szCs w:val="18"/>
        </w:rPr>
      </w:pPr>
    </w:p>
    <w:p w14:paraId="7181F500" w14:textId="77777777" w:rsidR="008D5669" w:rsidRPr="00CA4C2E" w:rsidRDefault="008D5669" w:rsidP="008D5669">
      <w:pPr>
        <w:autoSpaceDE w:val="0"/>
        <w:autoSpaceDN w:val="0"/>
        <w:adjustRightInd w:val="0"/>
        <w:rPr>
          <w:sz w:val="18"/>
          <w:szCs w:val="18"/>
        </w:rPr>
      </w:pPr>
      <w:r w:rsidRPr="00CA4C2E">
        <w:rPr>
          <w:rFonts w:cstheme="minorHAnsi"/>
          <w:color w:val="FFFFFF" w:themeColor="background1"/>
          <w:sz w:val="18"/>
          <w:szCs w:val="18"/>
          <w:highlight w:val="magenta"/>
        </w:rPr>
        <w:t>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magenta"/>
          </w:rPr>
          <m:t>⨁</m:t>
        </m:r>
      </m:oMath>
      <w:r w:rsidRPr="00CA4C2E">
        <w:rPr>
          <w:rFonts w:cstheme="minorHAnsi"/>
          <w:color w:val="FFFFFF" w:themeColor="background1"/>
          <w:sz w:val="18"/>
          <w:szCs w:val="18"/>
          <w:highlight w:val="magenta"/>
        </w:rPr>
        <w:t>ipad</w:t>
      </w:r>
      <w:r w:rsidRPr="00CA4C2E">
        <w:rPr>
          <w:sz w:val="18"/>
          <w:szCs w:val="18"/>
        </w:rPr>
        <w:t>=</w:t>
      </w:r>
    </w:p>
    <w:p w14:paraId="21A0FBCF" w14:textId="77777777" w:rsidR="008D5669" w:rsidRDefault="008D5669" w:rsidP="008D5669">
      <w:pPr>
        <w:autoSpaceDE w:val="0"/>
        <w:autoSpaceDN w:val="0"/>
        <w:adjustRightInd w:val="0"/>
        <w:rPr>
          <w:sz w:val="18"/>
          <w:szCs w:val="18"/>
        </w:rPr>
      </w:pPr>
      <w:r w:rsidRPr="00CA4C2E">
        <w:rPr>
          <w:sz w:val="18"/>
          <w:szCs w:val="18"/>
        </w:rPr>
        <w:t>367761650205010404070307197d017b727378711d54664e64505f756f736e777b667a737d736f36363636363636363636363636363636363636363636363636</w:t>
      </w:r>
    </w:p>
    <w:p w14:paraId="0122FA73" w14:textId="77777777" w:rsidR="008D5669" w:rsidRPr="00CA4C2E" w:rsidRDefault="008D5669" w:rsidP="008D5669">
      <w:pPr>
        <w:rPr>
          <w:sz w:val="18"/>
          <w:szCs w:val="18"/>
        </w:rPr>
      </w:pPr>
      <w:r w:rsidRPr="00CA4C2E">
        <w:rPr>
          <w:sz w:val="18"/>
          <w:szCs w:val="18"/>
        </w:rPr>
        <w:t>Next, we need to append the message to the end of this.</w:t>
      </w:r>
      <w:r w:rsidRPr="00CA4C2E">
        <w:rPr>
          <w:sz w:val="18"/>
          <w:szCs w:val="18"/>
          <w:highlight w:val="yellow"/>
        </w:rPr>
        <w:t xml:space="preserve"> (k</w:t>
      </w:r>
      <m:oMath>
        <m:r>
          <m:rPr>
            <m:sty m:val="bi"/>
          </m:rPr>
          <w:rPr>
            <w:rFonts w:ascii="Cambria Math" w:hAnsi="Cambria Math"/>
            <w:sz w:val="18"/>
            <w:szCs w:val="18"/>
            <w:highlight w:val="yellow"/>
          </w:rPr>
          <m:t>⨁</m:t>
        </m:r>
      </m:oMath>
      <w:r w:rsidRPr="00CA4C2E">
        <w:rPr>
          <w:sz w:val="18"/>
          <w:szCs w:val="18"/>
          <w:highlight w:val="yellow"/>
        </w:rPr>
        <w:t>ipad)</w:t>
      </w:r>
      <w:r w:rsidRPr="00CA4C2E">
        <w:rPr>
          <w:sz w:val="18"/>
          <w:szCs w:val="18"/>
        </w:rPr>
        <w:t>.</w:t>
      </w:r>
    </w:p>
    <w:p w14:paraId="35EEBCE8" w14:textId="77777777" w:rsidR="008D5669" w:rsidRPr="00CA4C2E" w:rsidRDefault="008D5669" w:rsidP="008D5669">
      <w:pPr>
        <w:autoSpaceDE w:val="0"/>
        <w:autoSpaceDN w:val="0"/>
        <w:adjustRightInd w:val="0"/>
        <w:rPr>
          <w:rFonts w:cstheme="minorHAnsi"/>
          <w:sz w:val="18"/>
          <w:szCs w:val="18"/>
        </w:rPr>
      </w:pPr>
      <w:r w:rsidRPr="00CA4C2E">
        <w:rPr>
          <w:rFonts w:cstheme="minorHAnsi"/>
          <w:color w:val="FFFFFF" w:themeColor="background1"/>
          <w:sz w:val="18"/>
          <w:szCs w:val="18"/>
          <w:highlight w:val="magenta"/>
        </w:rPr>
        <w:t>(k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magenta"/>
          </w:rPr>
          <m:t>⨁</m:t>
        </m:r>
      </m:oMath>
      <w:proofErr w:type="gramStart"/>
      <w:r w:rsidRPr="00CA4C2E">
        <w:rPr>
          <w:rFonts w:cstheme="minorHAnsi"/>
          <w:color w:val="FFFFFF" w:themeColor="background1"/>
          <w:sz w:val="18"/>
          <w:szCs w:val="18"/>
          <w:highlight w:val="magenta"/>
        </w:rPr>
        <w:t>ipad)</w:t>
      </w:r>
      <w:r w:rsidRPr="00CA4C2E">
        <w:rPr>
          <w:rFonts w:cstheme="minorHAnsi"/>
          <w:color w:val="000000" w:themeColor="text1"/>
          <w:sz w:val="18"/>
          <w:szCs w:val="18"/>
        </w:rPr>
        <w:t>|</w:t>
      </w:r>
      <w:proofErr w:type="gramEnd"/>
      <w:r w:rsidRPr="00CA4C2E">
        <w:rPr>
          <w:rFonts w:cstheme="minorHAnsi"/>
          <w:color w:val="000000" w:themeColor="text1"/>
          <w:sz w:val="18"/>
          <w:szCs w:val="18"/>
        </w:rPr>
        <w:t>|</w:t>
      </w:r>
      <w:r w:rsidRPr="00CA4C2E">
        <w:rPr>
          <w:rFonts w:cstheme="minorHAnsi"/>
          <w:color w:val="FFFFFF" w:themeColor="background1"/>
          <w:sz w:val="18"/>
          <w:szCs w:val="18"/>
          <w:highlight w:val="darkYellow"/>
        </w:rPr>
        <w:t>m</w:t>
      </w:r>
      <w:r w:rsidRPr="00CA4C2E">
        <w:rPr>
          <w:rFonts w:cstheme="minorHAnsi"/>
          <w:sz w:val="18"/>
          <w:szCs w:val="18"/>
        </w:rPr>
        <w:t xml:space="preserve"> = </w:t>
      </w:r>
    </w:p>
    <w:p w14:paraId="22D1F3CA" w14:textId="77777777" w:rsidR="008D5669" w:rsidRPr="00CA4C2E" w:rsidRDefault="008D5669" w:rsidP="008D5669">
      <w:pPr>
        <w:autoSpaceDE w:val="0"/>
        <w:autoSpaceDN w:val="0"/>
        <w:adjustRightInd w:val="0"/>
        <w:rPr>
          <w:sz w:val="18"/>
          <w:szCs w:val="18"/>
        </w:rPr>
      </w:pPr>
      <w:r w:rsidRPr="00CA4C2E">
        <w:rPr>
          <w:sz w:val="18"/>
          <w:szCs w:val="18"/>
        </w:rPr>
        <w:t>367761650205010404070307197d017b727378711d54664e64505f756f736e777b667a737d736f36363636363636363636363636363636363636363636363636</w:t>
      </w:r>
      <w:r w:rsidRPr="00CA4C2E">
        <w:rPr>
          <w:sz w:val="18"/>
          <w:szCs w:val="18"/>
          <w:highlight w:val="darkYellow"/>
        </w:rPr>
        <w:t>3230323530343135</w:t>
      </w:r>
    </w:p>
    <w:p w14:paraId="6B8253B6" w14:textId="77777777" w:rsidR="008D5669" w:rsidRPr="00CA4C2E" w:rsidRDefault="008D5669" w:rsidP="008D5669">
      <w:pPr>
        <w:rPr>
          <w:sz w:val="18"/>
          <w:szCs w:val="18"/>
        </w:rPr>
      </w:pPr>
    </w:p>
    <w:p w14:paraId="01D26A54" w14:textId="77777777" w:rsidR="008D5669" w:rsidRPr="00CA4C2E" w:rsidRDefault="008D5669" w:rsidP="008D5669">
      <w:pPr>
        <w:rPr>
          <w:sz w:val="18"/>
          <w:szCs w:val="18"/>
          <w:u w:val="single"/>
        </w:rPr>
      </w:pPr>
      <w:r w:rsidRPr="00CA4C2E">
        <w:rPr>
          <w:sz w:val="18"/>
          <w:szCs w:val="18"/>
          <w:u w:val="single"/>
        </w:rPr>
        <w:t xml:space="preserve">3)Calculate </w:t>
      </w:r>
      <w:r w:rsidRPr="00CA4C2E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output2 </w:t>
      </w:r>
      <w:r w:rsidRPr="00CA4C2E">
        <w:rPr>
          <w:rFonts w:cstheme="minorHAnsi"/>
          <w:b/>
          <w:bCs/>
          <w:sz w:val="18"/>
          <w:szCs w:val="18"/>
          <w:highlight w:val="yellow"/>
          <w:u w:val="single"/>
        </w:rPr>
        <w:t xml:space="preserve">= </w:t>
      </w:r>
      <w:r w:rsidRPr="00CA4C2E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>SHA256(output1)</w:t>
      </w:r>
    </w:p>
    <w:p w14:paraId="2BBD96B2" w14:textId="2FBAACC1" w:rsidR="00EB69EA" w:rsidRPr="00CA4C2E" w:rsidRDefault="008D5669" w:rsidP="008D5669">
      <w:pPr>
        <w:rPr>
          <w:sz w:val="18"/>
          <w:szCs w:val="18"/>
        </w:rPr>
      </w:pPr>
      <w:r w:rsidRPr="00CA4C2E">
        <w:rPr>
          <w:sz w:val="18"/>
          <w:szCs w:val="18"/>
        </w:rPr>
        <w:t xml:space="preserve">Now we need to use </w:t>
      </w:r>
      <w:hyperlink r:id="rId18" w:history="1">
        <w:r w:rsidR="00A13E88" w:rsidRPr="00C36A74">
          <w:rPr>
            <w:rStyle w:val="Hyperlink"/>
            <w:sz w:val="18"/>
            <w:szCs w:val="18"/>
          </w:rPr>
          <w:t>https://emn178.github.io/online-tools/sha256.html</w:t>
        </w:r>
      </w:hyperlink>
      <w:r w:rsidR="00EB69EA">
        <w:rPr>
          <w:sz w:val="18"/>
          <w:szCs w:val="18"/>
        </w:rPr>
        <w:t xml:space="preserve"> </w:t>
      </w:r>
    </w:p>
    <w:p w14:paraId="0DF24082" w14:textId="77777777" w:rsidR="008D5669" w:rsidRPr="00A82FBE" w:rsidRDefault="008D5669" w:rsidP="00F90F01">
      <w:pPr>
        <w:pStyle w:val="ListParagraph"/>
        <w:numPr>
          <w:ilvl w:val="0"/>
          <w:numId w:val="16"/>
        </w:numPr>
        <w:spacing w:after="0" w:line="240" w:lineRule="auto"/>
        <w:rPr>
          <w:b/>
          <w:bCs/>
          <w:sz w:val="18"/>
          <w:szCs w:val="18"/>
          <w:u w:val="single"/>
        </w:rPr>
      </w:pPr>
      <w:r w:rsidRPr="00A82FBE">
        <w:rPr>
          <w:b/>
          <w:bCs/>
          <w:sz w:val="18"/>
          <w:szCs w:val="18"/>
          <w:u w:val="single"/>
        </w:rPr>
        <w:t>Input hex, output hex.</w:t>
      </w:r>
    </w:p>
    <w:p w14:paraId="4BF66E69" w14:textId="2546E619" w:rsidR="00A13E88" w:rsidRDefault="008D5669" w:rsidP="008D5669">
      <w:pPr>
        <w:rPr>
          <w:sz w:val="18"/>
          <w:szCs w:val="18"/>
        </w:rPr>
      </w:pPr>
      <w:r w:rsidRPr="00CA4C2E">
        <w:rPr>
          <w:rFonts w:cstheme="minorHAnsi"/>
          <w:color w:val="FFFFFF" w:themeColor="background1"/>
          <w:sz w:val="18"/>
          <w:szCs w:val="18"/>
          <w:highlight w:val="darkCyan"/>
        </w:rPr>
        <w:t>SHA256[(k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darkCyan"/>
          </w:rPr>
          <m:t>⨁</m:t>
        </m:r>
      </m:oMath>
      <w:proofErr w:type="gramStart"/>
      <w:r w:rsidRPr="00CA4C2E">
        <w:rPr>
          <w:rFonts w:cstheme="minorHAnsi"/>
          <w:color w:val="FFFFFF" w:themeColor="background1"/>
          <w:sz w:val="18"/>
          <w:szCs w:val="18"/>
          <w:highlight w:val="darkCyan"/>
        </w:rPr>
        <w:t>ipad)|</w:t>
      </w:r>
      <w:proofErr w:type="gramEnd"/>
      <w:r w:rsidRPr="00CA4C2E">
        <w:rPr>
          <w:rFonts w:cstheme="minorHAnsi"/>
          <w:color w:val="FFFFFF" w:themeColor="background1"/>
          <w:sz w:val="18"/>
          <w:szCs w:val="18"/>
          <w:highlight w:val="darkCyan"/>
        </w:rPr>
        <w:t>|m]</w:t>
      </w:r>
      <w:r w:rsidRPr="00CA4C2E">
        <w:rPr>
          <w:rFonts w:cstheme="minorHAnsi"/>
          <w:color w:val="FFFFFF" w:themeColor="background1"/>
          <w:sz w:val="18"/>
          <w:szCs w:val="18"/>
        </w:rPr>
        <w:t xml:space="preserve">  </w:t>
      </w:r>
      <w:r w:rsidRPr="00CA4C2E">
        <w:rPr>
          <w:rFonts w:cstheme="minorHAnsi"/>
          <w:color w:val="000000" w:themeColor="text1"/>
          <w:sz w:val="18"/>
          <w:szCs w:val="18"/>
        </w:rPr>
        <w:t xml:space="preserve">      </w:t>
      </w:r>
      <w:r w:rsidRPr="00CA4C2E">
        <w:rPr>
          <w:sz w:val="18"/>
          <w:szCs w:val="18"/>
        </w:rPr>
        <w:t>=</w:t>
      </w:r>
    </w:p>
    <w:p w14:paraId="36815B02" w14:textId="23B6B57E" w:rsidR="003D287C" w:rsidRPr="003D287C" w:rsidRDefault="003D287C" w:rsidP="008D5669">
      <w:pPr>
        <w:rPr>
          <w:rFonts w:cstheme="minorHAnsi"/>
          <w:color w:val="FFFFFF" w:themeColor="background1"/>
          <w:sz w:val="18"/>
          <w:szCs w:val="18"/>
          <w:highlight w:val="darkCyan"/>
        </w:rPr>
      </w:pPr>
      <w:r w:rsidRPr="003D287C">
        <w:rPr>
          <w:rFonts w:cstheme="minorHAnsi"/>
          <w:color w:val="FFFFFF" w:themeColor="background1"/>
          <w:sz w:val="18"/>
          <w:szCs w:val="18"/>
          <w:highlight w:val="darkCyan"/>
        </w:rPr>
        <w:t>763fd92c1fd3894fc227e22ac236ab1c6bf65dbf58d46c7c09c8805e68b847cf</w:t>
      </w:r>
    </w:p>
    <w:p w14:paraId="0A2310D5" w14:textId="77777777" w:rsidR="008D5669" w:rsidRPr="00CA4C2E" w:rsidRDefault="008D5669" w:rsidP="008D5669">
      <w:pPr>
        <w:rPr>
          <w:sz w:val="18"/>
          <w:szCs w:val="18"/>
        </w:rPr>
      </w:pPr>
    </w:p>
    <w:p w14:paraId="7E496A5B" w14:textId="77777777" w:rsidR="008D5669" w:rsidRPr="00CA4C2E" w:rsidRDefault="008D5669" w:rsidP="008D5669">
      <w:pPr>
        <w:rPr>
          <w:sz w:val="18"/>
          <w:szCs w:val="18"/>
          <w:u w:val="single"/>
        </w:rPr>
      </w:pPr>
      <w:r w:rsidRPr="00CA4C2E">
        <w:rPr>
          <w:sz w:val="18"/>
          <w:szCs w:val="18"/>
          <w:u w:val="single"/>
        </w:rPr>
        <w:t>4)</w:t>
      </w:r>
      <w:proofErr w:type="gramStart"/>
      <w:r w:rsidRPr="00CA4C2E">
        <w:rPr>
          <w:sz w:val="18"/>
          <w:szCs w:val="18"/>
          <w:u w:val="single"/>
        </w:rPr>
        <w:t xml:space="preserve">Calculate </w:t>
      </w:r>
      <w:r w:rsidRPr="00CA4C2E">
        <w:rPr>
          <w:sz w:val="18"/>
          <w:szCs w:val="18"/>
          <w:highlight w:val="yellow"/>
          <w:u w:val="single"/>
        </w:rPr>
        <w:t xml:space="preserve"> </w:t>
      </w:r>
      <w:r w:rsidRPr="00CA4C2E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>output</w:t>
      </w:r>
      <w:proofErr w:type="gramEnd"/>
      <w:r w:rsidRPr="00CA4C2E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3 </w:t>
      </w:r>
      <w:r w:rsidRPr="00CA4C2E">
        <w:rPr>
          <w:rFonts w:cstheme="minorHAnsi"/>
          <w:b/>
          <w:bCs/>
          <w:sz w:val="18"/>
          <w:szCs w:val="18"/>
          <w:highlight w:val="yellow"/>
          <w:u w:val="single"/>
        </w:rPr>
        <w:t xml:space="preserve">= </w:t>
      </w:r>
      <w:r w:rsidRPr="00CA4C2E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>k</w:t>
      </w:r>
      <m:oMath>
        <m:r>
          <m:rPr>
            <m:sty m:val="bi"/>
          </m:rPr>
          <w:rPr>
            <w:rFonts w:ascii="Cambria Math" w:hAnsi="Cambria Math" w:cstheme="minorHAnsi"/>
            <w:color w:val="FF0000"/>
            <w:sz w:val="18"/>
            <w:szCs w:val="18"/>
            <w:highlight w:val="yellow"/>
            <w:u w:val="single"/>
          </w:rPr>
          <m:t>⨁</m:t>
        </m:r>
      </m:oMath>
      <w:r w:rsidRPr="00CA4C2E">
        <w:rPr>
          <w:rFonts w:hAnsi="Cambria Math" w:cstheme="minorHAnsi"/>
          <w:b/>
          <w:color w:val="FF0000"/>
          <w:sz w:val="18"/>
          <w:szCs w:val="18"/>
          <w:highlight w:val="yellow"/>
          <w:u w:val="single"/>
        </w:rPr>
        <w:t>opad</w:t>
      </w:r>
      <w:r w:rsidRPr="00CA4C2E">
        <w:rPr>
          <w:sz w:val="18"/>
          <w:szCs w:val="18"/>
          <w:highlight w:val="yellow"/>
          <w:u w:val="single"/>
        </w:rPr>
        <w:t xml:space="preserve"> </w:t>
      </w:r>
    </w:p>
    <w:p w14:paraId="618220FD" w14:textId="77777777" w:rsidR="008D5669" w:rsidRPr="00CA4C2E" w:rsidRDefault="008D5669" w:rsidP="008D5669">
      <w:pPr>
        <w:jc w:val="both"/>
        <w:rPr>
          <w:rFonts w:cstheme="minorHAnsi"/>
          <w:color w:val="FFFFFF" w:themeColor="background1"/>
          <w:sz w:val="18"/>
          <w:szCs w:val="18"/>
        </w:rPr>
      </w:pPr>
      <w:r w:rsidRPr="00CA4C2E">
        <w:rPr>
          <w:rFonts w:cstheme="minorHAnsi"/>
          <w:bCs/>
          <w:color w:val="FFFFFF" w:themeColor="background1"/>
          <w:sz w:val="18"/>
          <w:szCs w:val="18"/>
          <w:highlight w:val="darkGreen"/>
        </w:rPr>
        <w:t>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darkGreen"/>
          </w:rPr>
          <m:t>⨁</m:t>
        </m:r>
      </m:oMath>
      <w:r w:rsidRPr="00CA4C2E">
        <w:rPr>
          <w:rFonts w:cstheme="minorHAnsi"/>
          <w:color w:val="FFFFFF" w:themeColor="background1"/>
          <w:sz w:val="18"/>
          <w:szCs w:val="18"/>
          <w:highlight w:val="darkGreen"/>
        </w:rPr>
        <w:t>opad</w:t>
      </w:r>
      <w:r w:rsidRPr="00CA4C2E">
        <w:rPr>
          <w:rFonts w:cstheme="minorHAnsi"/>
          <w:color w:val="FFFFFF" w:themeColor="background1"/>
          <w:sz w:val="18"/>
          <w:szCs w:val="18"/>
        </w:rPr>
        <w:t xml:space="preserve">          </w:t>
      </w:r>
      <w:r w:rsidRPr="00CA4C2E">
        <w:rPr>
          <w:rFonts w:cstheme="minorHAnsi"/>
          <w:color w:val="000000" w:themeColor="text1"/>
          <w:sz w:val="18"/>
          <w:szCs w:val="18"/>
        </w:rPr>
        <w:t xml:space="preserve">compute using </w:t>
      </w:r>
      <w:hyperlink r:id="rId19" w:history="1">
        <w:r w:rsidRPr="00CA4C2E">
          <w:rPr>
            <w:rStyle w:val="Hyperlink"/>
            <w:rFonts w:cstheme="minorHAnsi"/>
            <w:bCs/>
            <w:sz w:val="18"/>
            <w:szCs w:val="18"/>
          </w:rPr>
          <w:t>https://xor.pw</w:t>
        </w:r>
      </w:hyperlink>
    </w:p>
    <w:p w14:paraId="58387488" w14:textId="77777777" w:rsidR="008D5669" w:rsidRPr="00CA4C2E" w:rsidRDefault="008D5669" w:rsidP="008D5669">
      <w:pPr>
        <w:jc w:val="both"/>
        <w:rPr>
          <w:rFonts w:cstheme="minorHAnsi"/>
          <w:sz w:val="18"/>
          <w:szCs w:val="18"/>
        </w:rPr>
      </w:pPr>
      <w:r w:rsidRPr="00CA4C2E">
        <w:rPr>
          <w:rFonts w:cstheme="minorHAnsi"/>
          <w:sz w:val="18"/>
          <w:szCs w:val="18"/>
        </w:rPr>
        <w:t xml:space="preserve">K(padding)= </w:t>
      </w:r>
    </w:p>
    <w:p w14:paraId="08DB7175" w14:textId="77777777" w:rsidR="008D5669" w:rsidRPr="00CA4C2E" w:rsidRDefault="008D5669" w:rsidP="008D5669">
      <w:pPr>
        <w:pStyle w:val="NoSpacing"/>
        <w:rPr>
          <w:sz w:val="18"/>
          <w:szCs w:val="18"/>
          <w:lang w:val="en-US"/>
        </w:rPr>
      </w:pPr>
      <w:r w:rsidRPr="00CA4C2E">
        <w:rPr>
          <w:sz w:val="18"/>
          <w:szCs w:val="18"/>
          <w:lang w:val="en-US"/>
        </w:rPr>
        <w:t>41575334333732323135312F4B374D44454E472B62507852666943594558414D504C454B455900000000000000000000000000000000000000000000000000</w:t>
      </w:r>
      <w:r w:rsidRPr="00CA4C2E">
        <w:rPr>
          <w:sz w:val="18"/>
          <w:szCs w:val="18"/>
        </w:rPr>
        <w:t xml:space="preserve"> </w:t>
      </w:r>
    </w:p>
    <w:p w14:paraId="659C4621" w14:textId="77777777" w:rsidR="008D5669" w:rsidRPr="00CA4C2E" w:rsidRDefault="008D5669" w:rsidP="008D5669">
      <w:pPr>
        <w:pStyle w:val="NoSpacing"/>
        <w:rPr>
          <w:sz w:val="18"/>
          <w:szCs w:val="18"/>
        </w:rPr>
      </w:pPr>
    </w:p>
    <w:p w14:paraId="373B5BC5" w14:textId="77777777" w:rsidR="008D5669" w:rsidRPr="00CA4C2E" w:rsidRDefault="008D5669" w:rsidP="008D5669">
      <w:pPr>
        <w:pStyle w:val="NoSpacing"/>
        <w:rPr>
          <w:sz w:val="18"/>
          <w:szCs w:val="18"/>
        </w:rPr>
      </w:pPr>
      <w:proofErr w:type="spellStart"/>
      <w:r w:rsidRPr="00CA4C2E">
        <w:rPr>
          <w:b/>
          <w:sz w:val="18"/>
          <w:szCs w:val="18"/>
        </w:rPr>
        <w:t>opad</w:t>
      </w:r>
      <w:proofErr w:type="spellEnd"/>
      <w:r w:rsidRPr="00CA4C2E">
        <w:rPr>
          <w:sz w:val="18"/>
          <w:szCs w:val="18"/>
        </w:rPr>
        <w:t xml:space="preserve"> = repeat 5c 64 times </w:t>
      </w:r>
    </w:p>
    <w:p w14:paraId="7B3C7119" w14:textId="77777777" w:rsidR="008D5669" w:rsidRPr="00CA4C2E" w:rsidRDefault="008D5669" w:rsidP="008D5669">
      <w:pPr>
        <w:pStyle w:val="NoSpacing"/>
        <w:rPr>
          <w:sz w:val="18"/>
          <w:szCs w:val="18"/>
        </w:rPr>
      </w:pPr>
      <w:r w:rsidRPr="00CA4C2E">
        <w:rPr>
          <w:sz w:val="18"/>
          <w:szCs w:val="18"/>
        </w:rPr>
        <w:t>=</w:t>
      </w:r>
    </w:p>
    <w:p w14:paraId="58CBD8CC" w14:textId="77777777" w:rsidR="008D5669" w:rsidRPr="00CA4C2E" w:rsidRDefault="008D5669" w:rsidP="008D5669">
      <w:pPr>
        <w:pStyle w:val="NoSpacing"/>
        <w:rPr>
          <w:sz w:val="18"/>
          <w:szCs w:val="18"/>
        </w:rPr>
      </w:pPr>
      <w:r w:rsidRPr="00CA4C2E">
        <w:rPr>
          <w:sz w:val="18"/>
          <w:szCs w:val="18"/>
        </w:rPr>
        <w:t>5C5C5C5C5C5C5C5C5C5C5C5C5C5C5C5C5C5C5C5C5C5C5C5C5C5C5C5C5C5C5C5C5C5C5C5C5C5C5C5C5C5C5C5C5C5C5C5C5C5C5C5C5C5C5C5C5C5C5C5C5C5C5C5C</w:t>
      </w:r>
    </w:p>
    <w:p w14:paraId="1F48E8BF" w14:textId="77777777" w:rsidR="008D5669" w:rsidRPr="00CA4C2E" w:rsidRDefault="008D5669" w:rsidP="008D5669">
      <w:pPr>
        <w:pStyle w:val="NoSpacing"/>
        <w:rPr>
          <w:sz w:val="18"/>
          <w:szCs w:val="18"/>
        </w:rPr>
      </w:pPr>
      <w:r w:rsidRPr="00CA4C2E">
        <w:rPr>
          <w:sz w:val="18"/>
          <w:szCs w:val="18"/>
        </w:rPr>
        <w:t>(512-bit)</w:t>
      </w:r>
    </w:p>
    <w:p w14:paraId="4B15AAAC" w14:textId="77777777" w:rsidR="008D5669" w:rsidRPr="00CA4C2E" w:rsidRDefault="008D5669" w:rsidP="008D5669">
      <w:pPr>
        <w:pStyle w:val="NoSpacing"/>
        <w:rPr>
          <w:sz w:val="18"/>
          <w:szCs w:val="18"/>
        </w:rPr>
      </w:pPr>
    </w:p>
    <w:p w14:paraId="194166AC" w14:textId="77777777" w:rsidR="008D5669" w:rsidRPr="00CA4C2E" w:rsidRDefault="008D5669" w:rsidP="008D5669">
      <w:pPr>
        <w:jc w:val="both"/>
        <w:rPr>
          <w:rFonts w:cstheme="minorHAnsi"/>
          <w:sz w:val="18"/>
          <w:szCs w:val="18"/>
        </w:rPr>
      </w:pPr>
      <w:r w:rsidRPr="00CA4C2E">
        <w:rPr>
          <w:rFonts w:cstheme="minorHAnsi"/>
          <w:sz w:val="18"/>
          <w:szCs w:val="18"/>
        </w:rPr>
        <w:t>Result=</w:t>
      </w:r>
    </w:p>
    <w:p w14:paraId="7D0C9452" w14:textId="77777777" w:rsidR="008D5669" w:rsidRPr="00CA4C2E" w:rsidRDefault="008D5669" w:rsidP="008D5669">
      <w:pPr>
        <w:jc w:val="both"/>
        <w:rPr>
          <w:rFonts w:cstheme="minorHAnsi"/>
          <w:sz w:val="18"/>
          <w:szCs w:val="18"/>
        </w:rPr>
      </w:pPr>
      <w:r w:rsidRPr="00CA4C2E">
        <w:rPr>
          <w:rFonts w:cstheme="minorHAnsi"/>
          <w:sz w:val="18"/>
          <w:szCs w:val="18"/>
          <w:highlight w:val="darkGreen"/>
        </w:rPr>
        <w:t>5c1d0b0f686f6b6e6e6d696d73176b111819121b773e0c240e3a351f0519041d110c10191719055c5c5c5c5c5c5c5c5c5c5c5c5c5c5c5c5c5c5c5c5c5c5c5c5c</w:t>
      </w:r>
    </w:p>
    <w:p w14:paraId="66A304B3" w14:textId="77777777" w:rsidR="008D5669" w:rsidRPr="00CA4C2E" w:rsidRDefault="008D5669" w:rsidP="008D5669">
      <w:pPr>
        <w:jc w:val="both"/>
        <w:rPr>
          <w:rFonts w:cstheme="minorHAnsi"/>
          <w:sz w:val="18"/>
          <w:szCs w:val="18"/>
        </w:rPr>
      </w:pPr>
    </w:p>
    <w:p w14:paraId="16F82B0F" w14:textId="77777777" w:rsidR="008D5669" w:rsidRPr="00CA4C2E" w:rsidRDefault="008D5669" w:rsidP="008D5669">
      <w:pPr>
        <w:rPr>
          <w:sz w:val="18"/>
          <w:szCs w:val="18"/>
          <w:u w:val="single"/>
        </w:rPr>
      </w:pPr>
      <w:r w:rsidRPr="00CA4C2E">
        <w:rPr>
          <w:sz w:val="18"/>
          <w:szCs w:val="18"/>
          <w:u w:val="single"/>
        </w:rPr>
        <w:t xml:space="preserve">5)Calculate </w:t>
      </w:r>
      <w:r w:rsidRPr="00CA4C2E">
        <w:rPr>
          <w:b/>
          <w:bCs/>
          <w:color w:val="FF0000"/>
          <w:sz w:val="18"/>
          <w:szCs w:val="18"/>
          <w:highlight w:val="yellow"/>
          <w:u w:val="single"/>
        </w:rPr>
        <w:t xml:space="preserve">output4 </w:t>
      </w:r>
      <w:r w:rsidRPr="00CA4C2E">
        <w:rPr>
          <w:b/>
          <w:bCs/>
          <w:sz w:val="18"/>
          <w:szCs w:val="18"/>
          <w:highlight w:val="yellow"/>
          <w:u w:val="single"/>
        </w:rPr>
        <w:t xml:space="preserve">= </w:t>
      </w:r>
      <w:r w:rsidRPr="00CA4C2E">
        <w:rPr>
          <w:b/>
          <w:bCs/>
          <w:color w:val="FF0000"/>
          <w:sz w:val="18"/>
          <w:szCs w:val="18"/>
          <w:highlight w:val="yellow"/>
          <w:u w:val="single"/>
        </w:rPr>
        <w:t>output3</w:t>
      </w:r>
      <m:oMath>
        <m:r>
          <m:rPr>
            <m:sty m:val="bi"/>
          </m:rPr>
          <w:rPr>
            <w:rFonts w:ascii="Cambria Math" w:hAnsi="Cambria Math" w:cstheme="minorHAnsi"/>
            <w:color w:val="FF0000"/>
            <w:sz w:val="18"/>
            <w:szCs w:val="18"/>
            <w:highlight w:val="yellow"/>
            <w:u w:val="single"/>
          </w:rPr>
          <m:t>||</m:t>
        </m:r>
      </m:oMath>
      <w:r w:rsidRPr="00CA4C2E">
        <w:rPr>
          <w:rFonts w:hAnsi="Cambria Math" w:cstheme="minorHAnsi"/>
          <w:b/>
          <w:color w:val="FF0000"/>
          <w:sz w:val="18"/>
          <w:szCs w:val="18"/>
          <w:highlight w:val="yellow"/>
          <w:u w:val="single"/>
        </w:rPr>
        <w:t>output</w:t>
      </w:r>
      <w:proofErr w:type="gramStart"/>
      <w:r w:rsidRPr="00CA4C2E">
        <w:rPr>
          <w:rFonts w:hAnsi="Cambria Math" w:cstheme="minorHAnsi"/>
          <w:b/>
          <w:color w:val="FF0000"/>
          <w:sz w:val="18"/>
          <w:szCs w:val="18"/>
          <w:highlight w:val="yellow"/>
          <w:u w:val="single"/>
        </w:rPr>
        <w:t>2</w:t>
      </w:r>
      <w:r w:rsidRPr="00CA4C2E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 </w:t>
      </w:r>
      <w:r w:rsidRPr="00CA4C2E">
        <w:rPr>
          <w:rFonts w:cstheme="minorHAnsi"/>
          <w:b/>
          <w:bCs/>
          <w:sz w:val="18"/>
          <w:szCs w:val="18"/>
          <w:highlight w:val="yellow"/>
          <w:u w:val="single"/>
        </w:rPr>
        <w:t>)</w:t>
      </w:r>
      <w:proofErr w:type="gramEnd"/>
      <w:r w:rsidRPr="00CA4C2E">
        <w:rPr>
          <w:rFonts w:cstheme="minorHAnsi"/>
          <w:b/>
          <w:bCs/>
          <w:sz w:val="18"/>
          <w:szCs w:val="18"/>
          <w:highlight w:val="yellow"/>
          <w:u w:val="single"/>
        </w:rPr>
        <w:t>:</w:t>
      </w:r>
    </w:p>
    <w:p w14:paraId="4998A4BB" w14:textId="77777777" w:rsidR="008D5669" w:rsidRPr="00CA4C2E" w:rsidRDefault="008D5669" w:rsidP="008D5669">
      <w:pPr>
        <w:autoSpaceDE w:val="0"/>
        <w:autoSpaceDN w:val="0"/>
        <w:adjustRightInd w:val="0"/>
        <w:rPr>
          <w:rFonts w:cstheme="minorHAnsi"/>
          <w:sz w:val="18"/>
          <w:szCs w:val="18"/>
        </w:rPr>
      </w:pPr>
      <w:r w:rsidRPr="00CA4C2E">
        <w:rPr>
          <w:rFonts w:cstheme="minorHAnsi"/>
          <w:bCs/>
          <w:color w:val="FFFFFF" w:themeColor="background1"/>
          <w:sz w:val="18"/>
          <w:szCs w:val="18"/>
          <w:highlight w:val="darkGreen"/>
        </w:rPr>
        <w:t>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darkGreen"/>
          </w:rPr>
          <m:t>⨁</m:t>
        </m:r>
      </m:oMath>
      <w:r w:rsidRPr="00CA4C2E">
        <w:rPr>
          <w:rFonts w:cstheme="minorHAnsi"/>
          <w:color w:val="FFFFFF" w:themeColor="background1"/>
          <w:sz w:val="18"/>
          <w:szCs w:val="18"/>
          <w:highlight w:val="darkGreen"/>
        </w:rPr>
        <w:t>opad</w:t>
      </w:r>
      <w:r w:rsidRPr="00CA4C2E">
        <w:rPr>
          <w:rFonts w:cstheme="minorHAnsi"/>
          <w:sz w:val="18"/>
          <w:szCs w:val="18"/>
        </w:rPr>
        <w:t>||</w:t>
      </w:r>
      <w:r w:rsidRPr="00CA4C2E">
        <w:rPr>
          <w:rFonts w:cstheme="minorHAnsi"/>
          <w:color w:val="FFFFFF" w:themeColor="background1"/>
          <w:sz w:val="18"/>
          <w:szCs w:val="18"/>
          <w:highlight w:val="darkCyan"/>
        </w:rPr>
        <w:t xml:space="preserve"> SHA256[(k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darkCyan"/>
          </w:rPr>
          <m:t>⨁</m:t>
        </m:r>
      </m:oMath>
      <w:proofErr w:type="gramStart"/>
      <w:r w:rsidRPr="00CA4C2E">
        <w:rPr>
          <w:rFonts w:cstheme="minorHAnsi"/>
          <w:color w:val="FFFFFF" w:themeColor="background1"/>
          <w:sz w:val="18"/>
          <w:szCs w:val="18"/>
          <w:highlight w:val="darkCyan"/>
        </w:rPr>
        <w:t>ipad)|</w:t>
      </w:r>
      <w:proofErr w:type="gramEnd"/>
      <w:r w:rsidRPr="00CA4C2E">
        <w:rPr>
          <w:rFonts w:cstheme="minorHAnsi"/>
          <w:color w:val="FFFFFF" w:themeColor="background1"/>
          <w:sz w:val="18"/>
          <w:szCs w:val="18"/>
          <w:highlight w:val="darkCyan"/>
        </w:rPr>
        <w:t>|m]</w:t>
      </w:r>
    </w:p>
    <w:p w14:paraId="7FF4824E" w14:textId="77777777" w:rsidR="008D5669" w:rsidRDefault="008D5669" w:rsidP="008D5669">
      <w:pPr>
        <w:rPr>
          <w:sz w:val="18"/>
          <w:szCs w:val="18"/>
        </w:rPr>
      </w:pPr>
      <w:r w:rsidRPr="00CA4C2E">
        <w:rPr>
          <w:sz w:val="18"/>
          <w:szCs w:val="18"/>
        </w:rPr>
        <w:t>What we need to do here is concatenate output 3 with output 2 at the end.</w:t>
      </w:r>
    </w:p>
    <w:p w14:paraId="6E9F497F" w14:textId="0EB167EB" w:rsidR="005916F7" w:rsidRPr="003D287C" w:rsidRDefault="005916F7" w:rsidP="003D287C">
      <w:pPr>
        <w:rPr>
          <w:rFonts w:cstheme="minorHAnsi"/>
          <w:color w:val="FFFFFF" w:themeColor="background1"/>
          <w:sz w:val="18"/>
          <w:szCs w:val="18"/>
          <w:highlight w:val="darkCyan"/>
        </w:rPr>
      </w:pPr>
      <w:r w:rsidRPr="00CA4C2E">
        <w:rPr>
          <w:rFonts w:cstheme="minorHAnsi"/>
          <w:sz w:val="18"/>
          <w:szCs w:val="18"/>
          <w:highlight w:val="darkGreen"/>
        </w:rPr>
        <w:t>5c1d0b0f686f6b6e6e6d696d73176b111819121b773e0c240e3a351f0519041d110c10191719055c5c5c5c5c5c5c5c5c5c5c5c5c5c5c5c5c5c5c5c5c5c5c5c5c</w:t>
      </w:r>
      <w:r w:rsidR="003D287C" w:rsidRPr="003D287C">
        <w:rPr>
          <w:rFonts w:cstheme="minorHAnsi"/>
          <w:color w:val="FFFFFF" w:themeColor="background1"/>
          <w:sz w:val="18"/>
          <w:szCs w:val="18"/>
          <w:highlight w:val="darkCyan"/>
        </w:rPr>
        <w:t>763fd92c1fd3894fc227e22ac236ab1c6bf65dbf58d46c7c09c8805e68b847cf</w:t>
      </w:r>
    </w:p>
    <w:p w14:paraId="7C5AD48B" w14:textId="77777777" w:rsidR="008D5669" w:rsidRPr="00CA4C2E" w:rsidRDefault="008D5669" w:rsidP="008D5669">
      <w:pPr>
        <w:rPr>
          <w:sz w:val="18"/>
          <w:szCs w:val="18"/>
          <w:u w:val="single"/>
        </w:rPr>
      </w:pPr>
      <w:r w:rsidRPr="00CA4C2E">
        <w:rPr>
          <w:sz w:val="18"/>
          <w:szCs w:val="18"/>
          <w:u w:val="single"/>
        </w:rPr>
        <w:t>6)R</w:t>
      </w:r>
      <w:r w:rsidRPr="00CA4C2E">
        <w:rPr>
          <w:sz w:val="18"/>
          <w:szCs w:val="18"/>
          <w:highlight w:val="yellow"/>
          <w:u w:val="single"/>
        </w:rPr>
        <w:t>esult = SHA256(output4</w:t>
      </w:r>
      <w:proofErr w:type="gramStart"/>
      <w:r w:rsidRPr="00CA4C2E">
        <w:rPr>
          <w:sz w:val="18"/>
          <w:szCs w:val="18"/>
          <w:highlight w:val="yellow"/>
          <w:u w:val="single"/>
        </w:rPr>
        <w:t>) )</w:t>
      </w:r>
      <w:proofErr w:type="gramEnd"/>
      <w:r w:rsidRPr="00CA4C2E">
        <w:rPr>
          <w:sz w:val="18"/>
          <w:szCs w:val="18"/>
          <w:highlight w:val="yellow"/>
          <w:u w:val="single"/>
        </w:rPr>
        <w:t>:</w:t>
      </w:r>
    </w:p>
    <w:p w14:paraId="58B2C8E0" w14:textId="77777777" w:rsidR="008D5669" w:rsidRPr="00CA4C2E" w:rsidRDefault="008D5669" w:rsidP="008D5669">
      <w:pPr>
        <w:rPr>
          <w:sz w:val="18"/>
          <w:szCs w:val="18"/>
        </w:rPr>
      </w:pPr>
      <w:r w:rsidRPr="00CA4C2E">
        <w:rPr>
          <w:sz w:val="18"/>
          <w:szCs w:val="18"/>
          <w:highlight w:val="yellow"/>
        </w:rPr>
        <w:t>HMAC(</w:t>
      </w:r>
      <w:proofErr w:type="spellStart"/>
      <w:proofErr w:type="gramStart"/>
      <w:r w:rsidRPr="00CA4C2E">
        <w:rPr>
          <w:sz w:val="18"/>
          <w:szCs w:val="18"/>
          <w:highlight w:val="yellow"/>
        </w:rPr>
        <w:t>k,m</w:t>
      </w:r>
      <w:proofErr w:type="spellEnd"/>
      <w:proofErr w:type="gramEnd"/>
      <w:r w:rsidRPr="00CA4C2E">
        <w:rPr>
          <w:sz w:val="18"/>
          <w:szCs w:val="18"/>
          <w:highlight w:val="yellow"/>
        </w:rPr>
        <w:t>)</w:t>
      </w:r>
      <w:r w:rsidRPr="00CA4C2E">
        <w:rPr>
          <w:sz w:val="18"/>
          <w:szCs w:val="18"/>
        </w:rPr>
        <w:t xml:space="preserve"> </w:t>
      </w:r>
    </w:p>
    <w:p w14:paraId="5DD12053" w14:textId="77777777" w:rsidR="008D5669" w:rsidRPr="00CA4C2E" w:rsidRDefault="008D5669" w:rsidP="008D5669">
      <w:pPr>
        <w:rPr>
          <w:rFonts w:cstheme="minorHAnsi"/>
          <w:sz w:val="18"/>
          <w:szCs w:val="18"/>
        </w:rPr>
      </w:pPr>
      <w:r w:rsidRPr="00CA4C2E">
        <w:rPr>
          <w:rFonts w:cstheme="minorHAnsi"/>
          <w:bCs/>
          <w:sz w:val="18"/>
          <w:szCs w:val="18"/>
        </w:rPr>
        <w:t>SHA256[</w:t>
      </w:r>
      <w:r w:rsidRPr="00CA4C2E">
        <w:rPr>
          <w:rFonts w:cstheme="minorHAnsi"/>
          <w:bCs/>
          <w:color w:val="FFFFFF" w:themeColor="background1"/>
          <w:sz w:val="18"/>
          <w:szCs w:val="18"/>
          <w:highlight w:val="darkGreen"/>
        </w:rPr>
        <w:t>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darkGreen"/>
          </w:rPr>
          <m:t>⨁</m:t>
        </m:r>
      </m:oMath>
      <w:r w:rsidRPr="00CA4C2E">
        <w:rPr>
          <w:rFonts w:cstheme="minorHAnsi"/>
          <w:color w:val="FFFFFF" w:themeColor="background1"/>
          <w:sz w:val="18"/>
          <w:szCs w:val="18"/>
          <w:highlight w:val="darkGreen"/>
        </w:rPr>
        <w:t>opad</w:t>
      </w:r>
      <w:r w:rsidRPr="00CA4C2E">
        <w:rPr>
          <w:rFonts w:cstheme="minorHAnsi"/>
          <w:sz w:val="18"/>
          <w:szCs w:val="18"/>
        </w:rPr>
        <w:t>||</w:t>
      </w:r>
      <w:r w:rsidRPr="00CA4C2E">
        <w:rPr>
          <w:rFonts w:cstheme="minorHAnsi"/>
          <w:color w:val="FFFFFF" w:themeColor="background1"/>
          <w:sz w:val="18"/>
          <w:szCs w:val="18"/>
          <w:highlight w:val="darkCyan"/>
        </w:rPr>
        <w:t xml:space="preserve"> SHA256[(k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darkCyan"/>
          </w:rPr>
          <m:t>⨁</m:t>
        </m:r>
      </m:oMath>
      <w:proofErr w:type="gramStart"/>
      <w:r w:rsidRPr="00CA4C2E">
        <w:rPr>
          <w:rFonts w:cstheme="minorHAnsi"/>
          <w:color w:val="FFFFFF" w:themeColor="background1"/>
          <w:sz w:val="18"/>
          <w:szCs w:val="18"/>
          <w:highlight w:val="darkCyan"/>
        </w:rPr>
        <w:t>ipad)|</w:t>
      </w:r>
      <w:proofErr w:type="gramEnd"/>
      <w:r w:rsidRPr="00CA4C2E">
        <w:rPr>
          <w:rFonts w:cstheme="minorHAnsi"/>
          <w:color w:val="FFFFFF" w:themeColor="background1"/>
          <w:sz w:val="18"/>
          <w:szCs w:val="18"/>
          <w:highlight w:val="darkCyan"/>
        </w:rPr>
        <w:t>|m]</w:t>
      </w:r>
      <w:r w:rsidRPr="00CA4C2E">
        <w:rPr>
          <w:rFonts w:cstheme="minorHAnsi"/>
          <w:sz w:val="18"/>
          <w:szCs w:val="18"/>
        </w:rPr>
        <w:t>]</w:t>
      </w:r>
    </w:p>
    <w:p w14:paraId="2557A0ED" w14:textId="77777777" w:rsidR="008D5669" w:rsidRPr="00CA4C2E" w:rsidRDefault="008D5669" w:rsidP="008D5669">
      <w:pPr>
        <w:rPr>
          <w:rFonts w:cstheme="minorHAnsi"/>
          <w:sz w:val="18"/>
          <w:szCs w:val="18"/>
        </w:rPr>
      </w:pPr>
      <w:r w:rsidRPr="00CA4C2E">
        <w:rPr>
          <w:rFonts w:cstheme="minorHAnsi"/>
          <w:sz w:val="18"/>
          <w:szCs w:val="18"/>
        </w:rPr>
        <w:lastRenderedPageBreak/>
        <w:t xml:space="preserve">Use this tool: </w:t>
      </w:r>
      <w:hyperlink r:id="rId20" w:history="1">
        <w:r w:rsidRPr="00CA4C2E">
          <w:rPr>
            <w:rStyle w:val="Hyperlink"/>
            <w:rFonts w:cstheme="minorHAnsi"/>
            <w:sz w:val="18"/>
            <w:szCs w:val="18"/>
          </w:rPr>
          <w:t>https://emn178.github.io/online-tools/sha256.html</w:t>
        </w:r>
      </w:hyperlink>
    </w:p>
    <w:p w14:paraId="2DC56729" w14:textId="77777777" w:rsidR="008D5669" w:rsidRPr="00CA4C2E" w:rsidRDefault="008D5669" w:rsidP="00F90F01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  <w:sz w:val="18"/>
          <w:szCs w:val="18"/>
        </w:rPr>
      </w:pPr>
      <w:r w:rsidRPr="006210EB">
        <w:rPr>
          <w:rFonts w:cstheme="minorHAnsi"/>
          <w:b/>
          <w:bCs/>
          <w:sz w:val="18"/>
          <w:szCs w:val="18"/>
        </w:rPr>
        <w:t>Input Hex</w:t>
      </w:r>
      <w:r w:rsidRPr="00CA4C2E">
        <w:rPr>
          <w:rFonts w:cstheme="minorHAnsi"/>
          <w:sz w:val="18"/>
          <w:szCs w:val="18"/>
        </w:rPr>
        <w:t>, Output hex</w:t>
      </w:r>
    </w:p>
    <w:p w14:paraId="0913592E" w14:textId="77777777" w:rsidR="008D5669" w:rsidRPr="00CA4C2E" w:rsidRDefault="008D5669" w:rsidP="008D5669">
      <w:pPr>
        <w:rPr>
          <w:rFonts w:cstheme="minorHAnsi"/>
          <w:sz w:val="18"/>
          <w:szCs w:val="18"/>
        </w:rPr>
      </w:pPr>
      <w:r w:rsidRPr="00CA4C2E">
        <w:rPr>
          <w:rFonts w:cstheme="minorHAnsi"/>
          <w:sz w:val="18"/>
          <w:szCs w:val="18"/>
        </w:rPr>
        <w:t xml:space="preserve">= </w:t>
      </w:r>
    </w:p>
    <w:p w14:paraId="279CF3A6" w14:textId="6E1CC15B" w:rsidR="008D5669" w:rsidRPr="00CA4C2E" w:rsidRDefault="00907971" w:rsidP="008D5669">
      <w:pPr>
        <w:rPr>
          <w:sz w:val="18"/>
          <w:szCs w:val="18"/>
        </w:rPr>
      </w:pPr>
      <w:r w:rsidRPr="00907971">
        <w:rPr>
          <w:sz w:val="18"/>
          <w:szCs w:val="18"/>
        </w:rPr>
        <w:t>44860973422fd434c2a89ec8b67af8945bbe05f4433ac17f69bc3dd5ac46e78f</w:t>
      </w:r>
      <w:r>
        <w:rPr>
          <w:sz w:val="18"/>
          <w:szCs w:val="18"/>
        </w:rPr>
        <w:t xml:space="preserve"> </w:t>
      </w:r>
    </w:p>
    <w:p w14:paraId="4B3BEF76" w14:textId="77777777" w:rsidR="008D5669" w:rsidRPr="00CA4C2E" w:rsidRDefault="008D5669" w:rsidP="008D5669">
      <w:pPr>
        <w:rPr>
          <w:sz w:val="18"/>
          <w:szCs w:val="18"/>
          <w:u w:val="single"/>
        </w:rPr>
      </w:pPr>
      <w:r w:rsidRPr="00CA4C2E">
        <w:rPr>
          <w:sz w:val="18"/>
          <w:szCs w:val="18"/>
          <w:u w:val="single"/>
        </w:rPr>
        <w:t xml:space="preserve">7)Validation </w:t>
      </w:r>
    </w:p>
    <w:p w14:paraId="555E58A2" w14:textId="77777777" w:rsidR="008D5669" w:rsidRPr="00CA4C2E" w:rsidRDefault="008D5669" w:rsidP="008D5669">
      <w:pPr>
        <w:rPr>
          <w:rFonts w:cstheme="minorHAnsi"/>
          <w:b/>
          <w:bCs/>
          <w:sz w:val="18"/>
          <w:szCs w:val="18"/>
        </w:rPr>
      </w:pPr>
      <w:r w:rsidRPr="00CA4C2E">
        <w:rPr>
          <w:sz w:val="18"/>
          <w:szCs w:val="18"/>
        </w:rPr>
        <w:t xml:space="preserve">We can also use </w:t>
      </w:r>
      <w:hyperlink r:id="rId21" w:history="1">
        <w:r w:rsidRPr="00CA4C2E">
          <w:rPr>
            <w:rStyle w:val="Hyperlink"/>
            <w:rFonts w:cstheme="minorHAnsi"/>
            <w:b/>
            <w:bCs/>
            <w:sz w:val="18"/>
            <w:szCs w:val="18"/>
          </w:rPr>
          <w:t>https://emn178.github.io/online-tools/sha256.html</w:t>
        </w:r>
      </w:hyperlink>
      <w:r w:rsidRPr="00CA4C2E">
        <w:rPr>
          <w:sz w:val="18"/>
          <w:szCs w:val="18"/>
        </w:rPr>
        <w:t xml:space="preserve"> to check if our results are correct. </w:t>
      </w:r>
    </w:p>
    <w:p w14:paraId="1F7B25BB" w14:textId="77777777" w:rsidR="008D5669" w:rsidRPr="00CA4C2E" w:rsidRDefault="008D5669" w:rsidP="00F90F01">
      <w:pPr>
        <w:pStyle w:val="ListParagraph"/>
        <w:numPr>
          <w:ilvl w:val="0"/>
          <w:numId w:val="6"/>
        </w:numPr>
        <w:rPr>
          <w:rFonts w:cstheme="minorHAnsi"/>
          <w:sz w:val="18"/>
          <w:szCs w:val="18"/>
        </w:rPr>
      </w:pPr>
      <w:r w:rsidRPr="00CA4C2E">
        <w:rPr>
          <w:rFonts w:cstheme="minorHAnsi"/>
          <w:sz w:val="18"/>
          <w:szCs w:val="18"/>
        </w:rPr>
        <w:t>Input Hex, output hex</w:t>
      </w:r>
    </w:p>
    <w:p w14:paraId="52633978" w14:textId="77777777" w:rsidR="008D5669" w:rsidRPr="00CA4C2E" w:rsidRDefault="008D5669" w:rsidP="00F90F01">
      <w:pPr>
        <w:pStyle w:val="ListParagraph"/>
        <w:numPr>
          <w:ilvl w:val="0"/>
          <w:numId w:val="6"/>
        </w:numPr>
        <w:rPr>
          <w:rFonts w:cstheme="minorHAnsi"/>
          <w:sz w:val="18"/>
          <w:szCs w:val="18"/>
        </w:rPr>
      </w:pPr>
      <w:r w:rsidRPr="00CA4C2E">
        <w:rPr>
          <w:rFonts w:cstheme="minorHAnsi"/>
          <w:sz w:val="18"/>
          <w:szCs w:val="18"/>
        </w:rPr>
        <w:t>Enable HMAC</w:t>
      </w:r>
    </w:p>
    <w:p w14:paraId="43A095D2" w14:textId="77777777" w:rsidR="008D5669" w:rsidRPr="00CA4C2E" w:rsidRDefault="008D5669" w:rsidP="00F90F01">
      <w:pPr>
        <w:pStyle w:val="ListParagraph"/>
        <w:numPr>
          <w:ilvl w:val="0"/>
          <w:numId w:val="6"/>
        </w:numPr>
        <w:rPr>
          <w:rFonts w:cstheme="minorHAnsi"/>
          <w:sz w:val="18"/>
          <w:szCs w:val="18"/>
        </w:rPr>
      </w:pPr>
      <w:r w:rsidRPr="00CA4C2E">
        <w:rPr>
          <w:rFonts w:cstheme="minorHAnsi"/>
          <w:sz w:val="18"/>
          <w:szCs w:val="18"/>
        </w:rPr>
        <w:t>Encoding Hex</w:t>
      </w:r>
    </w:p>
    <w:p w14:paraId="02A08258" w14:textId="77777777" w:rsidR="008D5669" w:rsidRPr="00CA4C2E" w:rsidRDefault="008D5669" w:rsidP="00F90F01">
      <w:pPr>
        <w:pStyle w:val="ListParagraph"/>
        <w:numPr>
          <w:ilvl w:val="0"/>
          <w:numId w:val="6"/>
        </w:numPr>
        <w:rPr>
          <w:rFonts w:cstheme="minorHAnsi"/>
          <w:sz w:val="18"/>
          <w:szCs w:val="18"/>
        </w:rPr>
      </w:pPr>
      <w:r w:rsidRPr="00CA4C2E">
        <w:rPr>
          <w:rFonts w:cstheme="minorHAnsi"/>
          <w:sz w:val="18"/>
          <w:szCs w:val="18"/>
        </w:rPr>
        <w:t xml:space="preserve">Key (before padding): </w:t>
      </w:r>
    </w:p>
    <w:p w14:paraId="62B51068" w14:textId="77777777" w:rsidR="008D5669" w:rsidRPr="00CA4C2E" w:rsidRDefault="008D5669" w:rsidP="008D5669">
      <w:pPr>
        <w:pStyle w:val="NoSpacing"/>
        <w:ind w:left="720"/>
        <w:rPr>
          <w:sz w:val="18"/>
          <w:szCs w:val="18"/>
        </w:rPr>
      </w:pPr>
      <w:r w:rsidRPr="00CA4C2E">
        <w:rPr>
          <w:sz w:val="18"/>
          <w:szCs w:val="18"/>
        </w:rPr>
        <w:t>41575334333732323135312F4B374D44454E472B62507852666943594558414D504C454B4559</w:t>
      </w:r>
    </w:p>
    <w:p w14:paraId="57434697" w14:textId="77777777" w:rsidR="008D5669" w:rsidRPr="00CA4C2E" w:rsidRDefault="008D5669" w:rsidP="008D5669">
      <w:pPr>
        <w:pStyle w:val="NoSpacing"/>
        <w:ind w:left="720"/>
        <w:rPr>
          <w:sz w:val="18"/>
          <w:szCs w:val="18"/>
        </w:rPr>
      </w:pPr>
    </w:p>
    <w:p w14:paraId="4AF7F369" w14:textId="77777777" w:rsidR="008D5669" w:rsidRPr="00CA4C2E" w:rsidRDefault="008D5669" w:rsidP="008D5669">
      <w:pPr>
        <w:pStyle w:val="ListParagraph"/>
        <w:spacing w:line="360" w:lineRule="auto"/>
        <w:jc w:val="both"/>
        <w:rPr>
          <w:rFonts w:cstheme="minorHAnsi"/>
          <w:sz w:val="18"/>
          <w:szCs w:val="18"/>
        </w:rPr>
      </w:pPr>
      <w:r w:rsidRPr="00CA4C2E">
        <w:rPr>
          <w:sz w:val="18"/>
          <w:szCs w:val="18"/>
        </w:rPr>
        <w:t xml:space="preserve"> </w:t>
      </w:r>
      <w:r w:rsidRPr="00CA4C2E">
        <w:rPr>
          <w:rFonts w:cstheme="minorHAnsi"/>
          <w:sz w:val="18"/>
          <w:szCs w:val="18"/>
        </w:rPr>
        <w:t>Enter original input/</w:t>
      </w:r>
      <w:proofErr w:type="gramStart"/>
      <w:r w:rsidRPr="00CA4C2E">
        <w:rPr>
          <w:rFonts w:cstheme="minorHAnsi"/>
          <w:sz w:val="18"/>
          <w:szCs w:val="18"/>
        </w:rPr>
        <w:t>message(</w:t>
      </w:r>
      <w:proofErr w:type="gramEnd"/>
      <w:r w:rsidRPr="00CA4C2E">
        <w:rPr>
          <w:rFonts w:cstheme="minorHAnsi"/>
          <w:sz w:val="18"/>
          <w:szCs w:val="18"/>
        </w:rPr>
        <w:t>HEX) – This is the da</w:t>
      </w:r>
      <w:r w:rsidRPr="00323013">
        <w:rPr>
          <w:rFonts w:cstheme="minorHAnsi"/>
          <w:sz w:val="18"/>
          <w:szCs w:val="18"/>
        </w:rPr>
        <w:t>te “20250415”:</w:t>
      </w:r>
    </w:p>
    <w:p w14:paraId="2541D3D8" w14:textId="77777777" w:rsidR="008D5669" w:rsidRPr="00CA4C2E" w:rsidRDefault="008D5669" w:rsidP="008D5669">
      <w:pPr>
        <w:rPr>
          <w:sz w:val="18"/>
          <w:szCs w:val="18"/>
        </w:rPr>
      </w:pPr>
      <w:r w:rsidRPr="00CA4C2E">
        <w:rPr>
          <w:sz w:val="18"/>
          <w:szCs w:val="18"/>
          <w:highlight w:val="darkYellow"/>
        </w:rPr>
        <w:t>3230323530343135</w:t>
      </w:r>
      <w:r w:rsidRPr="00CA4C2E">
        <w:rPr>
          <w:sz w:val="18"/>
          <w:szCs w:val="18"/>
        </w:rPr>
        <w:t xml:space="preserve"> </w:t>
      </w:r>
    </w:p>
    <w:p w14:paraId="6968D0FF" w14:textId="77777777" w:rsidR="008D5669" w:rsidRPr="00CA4C2E" w:rsidRDefault="008D5669" w:rsidP="008D5669">
      <w:pPr>
        <w:rPr>
          <w:rFonts w:cstheme="minorHAnsi"/>
          <w:sz w:val="18"/>
          <w:szCs w:val="18"/>
        </w:rPr>
      </w:pPr>
      <w:r w:rsidRPr="00CA4C2E">
        <w:rPr>
          <w:rFonts w:cstheme="minorHAnsi"/>
          <w:sz w:val="18"/>
          <w:szCs w:val="18"/>
        </w:rPr>
        <w:t xml:space="preserve">Output: dd1b50bf12bbeefe8ecd6953cea134f07973a57c6d35ca70a60490ccbd9ed2b2 </w:t>
      </w:r>
    </w:p>
    <w:p w14:paraId="7526A412" w14:textId="5EAE2C8A" w:rsidR="008D5669" w:rsidRPr="00CA4C2E" w:rsidRDefault="008D5669" w:rsidP="00F90F01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  <w:sz w:val="18"/>
          <w:szCs w:val="18"/>
        </w:rPr>
      </w:pPr>
      <w:r w:rsidRPr="00CA4C2E">
        <w:rPr>
          <w:rFonts w:cstheme="minorHAnsi"/>
          <w:sz w:val="18"/>
          <w:szCs w:val="18"/>
        </w:rPr>
        <w:t>Not the same as Step 6 Calculation. Therefore</w:t>
      </w:r>
      <w:r w:rsidR="000F4439">
        <w:rPr>
          <w:rFonts w:cstheme="minorHAnsi"/>
          <w:sz w:val="18"/>
          <w:szCs w:val="18"/>
        </w:rPr>
        <w:t>,</w:t>
      </w:r>
      <w:r w:rsidRPr="00CA4C2E">
        <w:rPr>
          <w:rFonts w:cstheme="minorHAnsi"/>
          <w:sz w:val="18"/>
          <w:szCs w:val="18"/>
        </w:rPr>
        <w:t xml:space="preserve"> calculation is incorrect.</w:t>
      </w:r>
    </w:p>
    <w:p w14:paraId="1FDC7991" w14:textId="77777777" w:rsidR="008D5669" w:rsidRPr="00CA4C2E" w:rsidRDefault="008D5669" w:rsidP="008D5669">
      <w:pPr>
        <w:rPr>
          <w:rFonts w:cstheme="minorHAnsi"/>
          <w:sz w:val="18"/>
          <w:szCs w:val="18"/>
        </w:rPr>
      </w:pPr>
      <w:proofErr w:type="spellStart"/>
      <w:r w:rsidRPr="00CA4C2E">
        <w:rPr>
          <w:rFonts w:cstheme="minorHAnsi"/>
          <w:b/>
          <w:bCs/>
          <w:sz w:val="18"/>
          <w:szCs w:val="18"/>
        </w:rPr>
        <w:t>kDate</w:t>
      </w:r>
      <w:proofErr w:type="spellEnd"/>
      <w:r w:rsidRPr="00CA4C2E">
        <w:rPr>
          <w:rFonts w:cstheme="minorHAnsi"/>
          <w:sz w:val="18"/>
          <w:szCs w:val="18"/>
        </w:rPr>
        <w:t xml:space="preserve">: dd1b50bf12bbeefe8ecd6953cea134f07973a57c6d35ca70a60490ccbd9ed2b2 </w:t>
      </w:r>
    </w:p>
    <w:p w14:paraId="68307774" w14:textId="77777777" w:rsidR="008D5669" w:rsidRPr="00CA4C2E" w:rsidRDefault="008D5669" w:rsidP="008D5669">
      <w:pPr>
        <w:rPr>
          <w:sz w:val="18"/>
          <w:szCs w:val="18"/>
        </w:rPr>
      </w:pPr>
    </w:p>
    <w:p w14:paraId="26639DCB" w14:textId="4F2F885F" w:rsidR="008D5669" w:rsidRPr="00B76A07" w:rsidRDefault="008D5669" w:rsidP="009C27B8">
      <w:pPr>
        <w:pStyle w:val="Heading2"/>
        <w:ind w:firstLine="720"/>
      </w:pPr>
      <w:bookmarkStart w:id="4" w:name="_Hlk195904684"/>
      <w:bookmarkEnd w:id="1"/>
      <w:r w:rsidRPr="00B76A07">
        <w:t xml:space="preserve">2.2) Compute </w:t>
      </w:r>
      <w:proofErr w:type="spellStart"/>
      <w:r w:rsidRPr="00B76A07">
        <w:t>kRegion</w:t>
      </w:r>
      <w:proofErr w:type="spellEnd"/>
      <w:r w:rsidRPr="00B76A07">
        <w:t xml:space="preserve"> = </w:t>
      </w:r>
      <w:proofErr w:type="gramStart"/>
      <w:r w:rsidRPr="00B76A07">
        <w:t>HMAC(</w:t>
      </w:r>
      <w:proofErr w:type="spellStart"/>
      <w:proofErr w:type="gramEnd"/>
      <w:r w:rsidRPr="00B76A07">
        <w:rPr>
          <w:color w:val="FF0000"/>
        </w:rPr>
        <w:t>kDate</w:t>
      </w:r>
      <w:proofErr w:type="spellEnd"/>
      <w:r w:rsidRPr="00B76A07">
        <w:t xml:space="preserve">, </w:t>
      </w:r>
      <w:r w:rsidRPr="00B76A07">
        <w:rPr>
          <w:color w:val="4EA72E" w:themeColor="accent6"/>
        </w:rPr>
        <w:t>Region</w:t>
      </w:r>
      <w:r w:rsidRPr="00B76A07">
        <w:t>), where Region = us-east-</w:t>
      </w:r>
      <w:proofErr w:type="gramStart"/>
      <w:r w:rsidRPr="00B76A07">
        <w:t>1;</w:t>
      </w:r>
      <w:proofErr w:type="gramEnd"/>
    </w:p>
    <w:p w14:paraId="56A949DD" w14:textId="77777777" w:rsidR="008D5669" w:rsidRPr="00CA4C2E" w:rsidRDefault="008D5669" w:rsidP="008D5669">
      <w:pPr>
        <w:rPr>
          <w:sz w:val="18"/>
          <w:szCs w:val="18"/>
        </w:rPr>
      </w:pPr>
      <w:r w:rsidRPr="00CA4C2E">
        <w:rPr>
          <w:b/>
          <w:bCs/>
          <w:sz w:val="18"/>
          <w:szCs w:val="18"/>
        </w:rPr>
        <w:t>Compute </w:t>
      </w:r>
      <w:proofErr w:type="spellStart"/>
      <w:r w:rsidRPr="00CA4C2E">
        <w:rPr>
          <w:sz w:val="18"/>
          <w:szCs w:val="18"/>
        </w:rPr>
        <w:t>kRegion</w:t>
      </w:r>
      <w:proofErr w:type="spellEnd"/>
    </w:p>
    <w:p w14:paraId="37838A50" w14:textId="77777777" w:rsidR="008D5669" w:rsidRPr="00CA4C2E" w:rsidRDefault="008D5669" w:rsidP="008D5669">
      <w:pPr>
        <w:rPr>
          <w:sz w:val="18"/>
          <w:szCs w:val="18"/>
        </w:rPr>
      </w:pPr>
      <w:r w:rsidRPr="00CA4C2E">
        <w:rPr>
          <w:b/>
          <w:bCs/>
          <w:sz w:val="18"/>
          <w:szCs w:val="18"/>
        </w:rPr>
        <w:t>Formula:</w:t>
      </w:r>
      <w:r w:rsidRPr="00CA4C2E">
        <w:rPr>
          <w:sz w:val="18"/>
          <w:szCs w:val="18"/>
        </w:rPr>
        <w:br/>
      </w:r>
      <w:proofErr w:type="spellStart"/>
      <w:r w:rsidRPr="00CA4C2E">
        <w:rPr>
          <w:sz w:val="18"/>
          <w:szCs w:val="18"/>
        </w:rPr>
        <w:t>kRegion</w:t>
      </w:r>
      <w:proofErr w:type="spellEnd"/>
      <w:r w:rsidRPr="00CA4C2E">
        <w:rPr>
          <w:sz w:val="18"/>
          <w:szCs w:val="18"/>
        </w:rPr>
        <w:t xml:space="preserve"> = HMAC-SHA256(</w:t>
      </w:r>
      <w:proofErr w:type="spellStart"/>
      <w:r w:rsidRPr="00CA4C2E">
        <w:rPr>
          <w:sz w:val="18"/>
          <w:szCs w:val="18"/>
        </w:rPr>
        <w:t>kDate</w:t>
      </w:r>
      <w:proofErr w:type="spellEnd"/>
      <w:r w:rsidRPr="00CA4C2E">
        <w:rPr>
          <w:sz w:val="18"/>
          <w:szCs w:val="18"/>
        </w:rPr>
        <w:t>, Region)</w:t>
      </w:r>
    </w:p>
    <w:p w14:paraId="4C5DEF89" w14:textId="77777777" w:rsidR="008D5669" w:rsidRPr="00CA4C2E" w:rsidRDefault="008D5669" w:rsidP="008D5669">
      <w:pPr>
        <w:rPr>
          <w:sz w:val="18"/>
          <w:szCs w:val="18"/>
        </w:rPr>
      </w:pPr>
      <w:r w:rsidRPr="00CA4C2E">
        <w:rPr>
          <w:b/>
          <w:bCs/>
          <w:sz w:val="18"/>
          <w:szCs w:val="18"/>
        </w:rPr>
        <w:t>Steps:</w:t>
      </w:r>
    </w:p>
    <w:p w14:paraId="4ABB37C1" w14:textId="77777777" w:rsidR="008D5669" w:rsidRPr="00CA4C2E" w:rsidRDefault="008D5669" w:rsidP="00F90F01">
      <w:pPr>
        <w:numPr>
          <w:ilvl w:val="0"/>
          <w:numId w:val="12"/>
        </w:numPr>
        <w:spacing w:after="0" w:line="240" w:lineRule="auto"/>
        <w:rPr>
          <w:sz w:val="18"/>
          <w:szCs w:val="18"/>
        </w:rPr>
      </w:pPr>
      <w:r w:rsidRPr="00CA4C2E">
        <w:rPr>
          <w:sz w:val="18"/>
          <w:szCs w:val="18"/>
        </w:rPr>
        <w:t>Use </w:t>
      </w:r>
      <w:proofErr w:type="spellStart"/>
      <w:r w:rsidRPr="00CA4C2E">
        <w:rPr>
          <w:sz w:val="18"/>
          <w:szCs w:val="18"/>
        </w:rPr>
        <w:t>kDate</w:t>
      </w:r>
      <w:proofErr w:type="spellEnd"/>
      <w:r w:rsidRPr="00CA4C2E">
        <w:rPr>
          <w:sz w:val="18"/>
          <w:szCs w:val="18"/>
        </w:rPr>
        <w:t> from Step 1 as the </w:t>
      </w:r>
      <w:r w:rsidRPr="00CA4C2E">
        <w:rPr>
          <w:b/>
          <w:bCs/>
          <w:sz w:val="18"/>
          <w:szCs w:val="18"/>
        </w:rPr>
        <w:t>Key</w:t>
      </w:r>
      <w:r w:rsidRPr="00CA4C2E">
        <w:rPr>
          <w:sz w:val="18"/>
          <w:szCs w:val="18"/>
        </w:rPr>
        <w:t>.</w:t>
      </w:r>
    </w:p>
    <w:p w14:paraId="0B56D0EA" w14:textId="77777777" w:rsidR="008D5669" w:rsidRPr="00CA4C2E" w:rsidRDefault="008D5669" w:rsidP="00F90F01">
      <w:pPr>
        <w:numPr>
          <w:ilvl w:val="0"/>
          <w:numId w:val="12"/>
        </w:numPr>
        <w:spacing w:after="0" w:line="240" w:lineRule="auto"/>
        <w:rPr>
          <w:sz w:val="18"/>
          <w:szCs w:val="18"/>
        </w:rPr>
      </w:pPr>
      <w:r w:rsidRPr="00CA4C2E">
        <w:rPr>
          <w:sz w:val="18"/>
          <w:szCs w:val="18"/>
        </w:rPr>
        <w:t>The message is the Region (us-east-1).</w:t>
      </w:r>
    </w:p>
    <w:p w14:paraId="44084B2A" w14:textId="2ABE3F84" w:rsidR="008D5669" w:rsidRPr="002F44B6" w:rsidRDefault="008D5669" w:rsidP="00F90F01">
      <w:pPr>
        <w:numPr>
          <w:ilvl w:val="0"/>
          <w:numId w:val="12"/>
        </w:numPr>
        <w:spacing w:after="0" w:line="240" w:lineRule="auto"/>
        <w:rPr>
          <w:sz w:val="18"/>
          <w:szCs w:val="18"/>
        </w:rPr>
      </w:pPr>
      <w:r w:rsidRPr="00CA4C2E">
        <w:rPr>
          <w:sz w:val="18"/>
          <w:szCs w:val="18"/>
        </w:rPr>
        <w:t>Compute HMAC-SHA256.</w:t>
      </w:r>
      <w:r w:rsidRPr="002F44B6">
        <w:rPr>
          <w:sz w:val="18"/>
          <w:szCs w:val="18"/>
        </w:rPr>
        <w:br/>
      </w:r>
      <w:proofErr w:type="spellStart"/>
      <w:r w:rsidRPr="002F44B6">
        <w:rPr>
          <w:sz w:val="18"/>
          <w:szCs w:val="18"/>
        </w:rPr>
        <w:t>kRegion</w:t>
      </w:r>
      <w:proofErr w:type="spellEnd"/>
      <w:r w:rsidRPr="002F44B6">
        <w:rPr>
          <w:sz w:val="18"/>
          <w:szCs w:val="18"/>
        </w:rPr>
        <w:t xml:space="preserve"> = HMAC-SHA256(&lt;kDate_from_step1&gt;, "us-east-1")</w:t>
      </w:r>
    </w:p>
    <w:p w14:paraId="53544125" w14:textId="1CD181E8" w:rsidR="00D952D8" w:rsidRPr="00CA4C2E" w:rsidRDefault="008D5669" w:rsidP="008D5669">
      <w:pPr>
        <w:rPr>
          <w:rFonts w:cstheme="minorHAnsi"/>
          <w:sz w:val="18"/>
          <w:szCs w:val="18"/>
        </w:rPr>
      </w:pPr>
      <w:proofErr w:type="spellStart"/>
      <w:r w:rsidRPr="00CA4C2E">
        <w:rPr>
          <w:rFonts w:cstheme="minorHAnsi"/>
          <w:b/>
          <w:bCs/>
          <w:sz w:val="18"/>
          <w:szCs w:val="18"/>
        </w:rPr>
        <w:t>kDate</w:t>
      </w:r>
      <w:proofErr w:type="spellEnd"/>
      <w:r w:rsidRPr="00CA4C2E">
        <w:rPr>
          <w:rFonts w:cstheme="minorHAnsi"/>
          <w:sz w:val="18"/>
          <w:szCs w:val="18"/>
        </w:rPr>
        <w:t xml:space="preserve">: dd1b50bf12bbeefe8ecd6953cea134f07973a57c6d35ca70a60490ccbd9ed2b2 </w:t>
      </w:r>
    </w:p>
    <w:p w14:paraId="5B1A00F9" w14:textId="77777777" w:rsidR="008D5669" w:rsidRPr="00776ADC" w:rsidRDefault="008D5669" w:rsidP="008D5669">
      <w:pPr>
        <w:rPr>
          <w:sz w:val="18"/>
          <w:szCs w:val="18"/>
          <w:u w:val="single"/>
        </w:rPr>
      </w:pPr>
      <w:r w:rsidRPr="00776ADC">
        <w:rPr>
          <w:sz w:val="18"/>
          <w:szCs w:val="18"/>
          <w:u w:val="single"/>
        </w:rPr>
        <w:t xml:space="preserve">1)Get Key and Message ready </w:t>
      </w:r>
    </w:p>
    <w:p w14:paraId="67469AFC" w14:textId="77777777" w:rsidR="00E252F0" w:rsidRDefault="008D5669" w:rsidP="00E252F0">
      <w:pPr>
        <w:pStyle w:val="NoSpacing"/>
        <w:rPr>
          <w:rFonts w:cstheme="minorHAnsi"/>
        </w:rPr>
      </w:pPr>
      <w:r w:rsidRPr="00776ADC">
        <w:t xml:space="preserve">Key = </w:t>
      </w:r>
      <w:proofErr w:type="spellStart"/>
      <w:r w:rsidRPr="00CA4C2E">
        <w:rPr>
          <w:rFonts w:cstheme="minorHAnsi"/>
          <w:b/>
          <w:bCs/>
        </w:rPr>
        <w:t>kDate</w:t>
      </w:r>
      <w:proofErr w:type="spellEnd"/>
    </w:p>
    <w:p w14:paraId="65688D14" w14:textId="2CE84FB5" w:rsidR="008D5669" w:rsidRPr="00CA4C2E" w:rsidRDefault="008D5669" w:rsidP="00E252F0">
      <w:pPr>
        <w:pStyle w:val="NoSpacing"/>
        <w:rPr>
          <w:rFonts w:cstheme="minorHAnsi"/>
        </w:rPr>
      </w:pPr>
      <w:r w:rsidRPr="00CA4C2E">
        <w:rPr>
          <w:rFonts w:cstheme="minorHAnsi"/>
        </w:rPr>
        <w:t xml:space="preserve">dd1b50bf12bbeefe8ecd6953cea134f07973a57c6d35ca70a60490ccbd9ed2b2 </w:t>
      </w:r>
    </w:p>
    <w:p w14:paraId="76F91938" w14:textId="77777777" w:rsidR="008D5669" w:rsidRPr="00776ADC" w:rsidRDefault="008D5669" w:rsidP="008D5669">
      <w:pPr>
        <w:pStyle w:val="NoSpacing"/>
        <w:rPr>
          <w:sz w:val="18"/>
          <w:szCs w:val="18"/>
        </w:rPr>
      </w:pPr>
    </w:p>
    <w:p w14:paraId="4D497B32" w14:textId="77777777" w:rsidR="008D5669" w:rsidRPr="00FA16CE" w:rsidRDefault="008D5669" w:rsidP="008D5669">
      <w:pPr>
        <w:pStyle w:val="NoSpacing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Determine if we hash key.</w:t>
      </w:r>
    </w:p>
    <w:p w14:paraId="1707FEC4" w14:textId="77777777" w:rsidR="008D5669" w:rsidRPr="00FA16CE" w:rsidRDefault="008D5669" w:rsidP="00F90F01">
      <w:pPr>
        <w:pStyle w:val="NoSpacing"/>
        <w:numPr>
          <w:ilvl w:val="0"/>
          <w:numId w:val="17"/>
        </w:numPr>
        <w:rPr>
          <w:sz w:val="18"/>
          <w:szCs w:val="18"/>
        </w:rPr>
      </w:pPr>
      <w:r w:rsidRPr="00FA16CE">
        <w:rPr>
          <w:b/>
          <w:bCs/>
          <w:sz w:val="18"/>
          <w:szCs w:val="18"/>
        </w:rPr>
        <w:t>For Keys </w:t>
      </w:r>
      <w:r w:rsidRPr="00FA16CE">
        <w:rPr>
          <w:b/>
          <w:bCs/>
          <w:i/>
          <w:iCs/>
          <w:sz w:val="18"/>
          <w:szCs w:val="18"/>
        </w:rPr>
        <w:t>Longer</w:t>
      </w:r>
      <w:r w:rsidRPr="00FA16CE">
        <w:rPr>
          <w:b/>
          <w:bCs/>
          <w:sz w:val="18"/>
          <w:szCs w:val="18"/>
        </w:rPr>
        <w:t xml:space="preserve"> Than 64 </w:t>
      </w:r>
      <w:proofErr w:type="gramStart"/>
      <w:r w:rsidRPr="00FA16CE">
        <w:rPr>
          <w:b/>
          <w:bCs/>
          <w:sz w:val="18"/>
          <w:szCs w:val="18"/>
        </w:rPr>
        <w:t>Bytes</w:t>
      </w:r>
      <w:r>
        <w:rPr>
          <w:b/>
          <w:bCs/>
          <w:sz w:val="18"/>
          <w:szCs w:val="18"/>
        </w:rPr>
        <w:t>(</w:t>
      </w:r>
      <w:proofErr w:type="gramEnd"/>
      <w:r>
        <w:rPr>
          <w:b/>
          <w:bCs/>
          <w:sz w:val="18"/>
          <w:szCs w:val="18"/>
        </w:rPr>
        <w:t>Hex)</w:t>
      </w:r>
      <w:r w:rsidRPr="00FA16CE">
        <w:rPr>
          <w:b/>
          <w:bCs/>
          <w:sz w:val="18"/>
          <w:szCs w:val="18"/>
        </w:rPr>
        <w:t>:</w:t>
      </w:r>
    </w:p>
    <w:p w14:paraId="28C55143" w14:textId="77777777" w:rsidR="008D5669" w:rsidRPr="00FA16CE" w:rsidRDefault="008D5669" w:rsidP="00F90F01">
      <w:pPr>
        <w:pStyle w:val="NoSpacing"/>
        <w:numPr>
          <w:ilvl w:val="1"/>
          <w:numId w:val="18"/>
        </w:numPr>
        <w:rPr>
          <w:sz w:val="18"/>
          <w:szCs w:val="18"/>
        </w:rPr>
      </w:pPr>
      <w:r w:rsidRPr="00FA16CE">
        <w:rPr>
          <w:b/>
          <w:bCs/>
          <w:sz w:val="18"/>
          <w:szCs w:val="18"/>
        </w:rPr>
        <w:t>Step 1:</w:t>
      </w:r>
      <w:r w:rsidRPr="00FA16CE">
        <w:rPr>
          <w:sz w:val="18"/>
          <w:szCs w:val="18"/>
        </w:rPr>
        <w:t> Hash the key with SHA-256 (reduces it to 32 bytes).</w:t>
      </w:r>
    </w:p>
    <w:p w14:paraId="34CB49B0" w14:textId="77777777" w:rsidR="008D5669" w:rsidRPr="00FA16CE" w:rsidRDefault="008D5669" w:rsidP="00F90F01">
      <w:pPr>
        <w:pStyle w:val="NoSpacing"/>
        <w:numPr>
          <w:ilvl w:val="1"/>
          <w:numId w:val="18"/>
        </w:numPr>
        <w:rPr>
          <w:sz w:val="18"/>
          <w:szCs w:val="18"/>
        </w:rPr>
      </w:pPr>
      <w:r w:rsidRPr="00FA16CE">
        <w:rPr>
          <w:b/>
          <w:bCs/>
          <w:sz w:val="18"/>
          <w:szCs w:val="18"/>
        </w:rPr>
        <w:t>Step 2:</w:t>
      </w:r>
      <w:r w:rsidRPr="00FA16CE">
        <w:rPr>
          <w:sz w:val="18"/>
          <w:szCs w:val="18"/>
        </w:rPr>
        <w:t> Pad the hashed key with zeros to 64 bytes.</w:t>
      </w:r>
    </w:p>
    <w:p w14:paraId="75D6B050" w14:textId="77777777" w:rsidR="008D5669" w:rsidRPr="00FA16CE" w:rsidRDefault="008D5669" w:rsidP="00F90F01">
      <w:pPr>
        <w:pStyle w:val="NoSpacing"/>
        <w:numPr>
          <w:ilvl w:val="0"/>
          <w:numId w:val="17"/>
        </w:numPr>
        <w:rPr>
          <w:sz w:val="18"/>
          <w:szCs w:val="18"/>
        </w:rPr>
      </w:pPr>
      <w:r w:rsidRPr="00FA16CE">
        <w:rPr>
          <w:b/>
          <w:bCs/>
          <w:sz w:val="18"/>
          <w:szCs w:val="18"/>
        </w:rPr>
        <w:t>For Keys </w:t>
      </w:r>
      <w:r w:rsidRPr="00FA16CE">
        <w:rPr>
          <w:b/>
          <w:bCs/>
          <w:i/>
          <w:iCs/>
          <w:sz w:val="18"/>
          <w:szCs w:val="18"/>
        </w:rPr>
        <w:t>Shorter</w:t>
      </w:r>
      <w:r w:rsidRPr="00FA16CE">
        <w:rPr>
          <w:b/>
          <w:bCs/>
          <w:sz w:val="18"/>
          <w:szCs w:val="18"/>
        </w:rPr>
        <w:t xml:space="preserve"> Than 64 </w:t>
      </w:r>
      <w:proofErr w:type="gramStart"/>
      <w:r w:rsidRPr="00FA16CE">
        <w:rPr>
          <w:b/>
          <w:bCs/>
          <w:sz w:val="18"/>
          <w:szCs w:val="18"/>
        </w:rPr>
        <w:t>Bytes</w:t>
      </w:r>
      <w:r>
        <w:rPr>
          <w:b/>
          <w:bCs/>
          <w:sz w:val="18"/>
          <w:szCs w:val="18"/>
        </w:rPr>
        <w:t>(</w:t>
      </w:r>
      <w:proofErr w:type="gramEnd"/>
      <w:r>
        <w:rPr>
          <w:b/>
          <w:bCs/>
          <w:sz w:val="18"/>
          <w:szCs w:val="18"/>
        </w:rPr>
        <w:t>Hex)</w:t>
      </w:r>
      <w:r w:rsidRPr="00FA16CE">
        <w:rPr>
          <w:b/>
          <w:bCs/>
          <w:sz w:val="18"/>
          <w:szCs w:val="18"/>
        </w:rPr>
        <w:t>:</w:t>
      </w:r>
    </w:p>
    <w:p w14:paraId="4836E2ED" w14:textId="77777777" w:rsidR="008D5669" w:rsidRPr="00FA16CE" w:rsidRDefault="008D5669" w:rsidP="00F90F01">
      <w:pPr>
        <w:pStyle w:val="NoSpacing"/>
        <w:numPr>
          <w:ilvl w:val="1"/>
          <w:numId w:val="17"/>
        </w:numPr>
        <w:rPr>
          <w:sz w:val="18"/>
          <w:szCs w:val="18"/>
        </w:rPr>
      </w:pPr>
      <w:r w:rsidRPr="00FA16CE">
        <w:rPr>
          <w:b/>
          <w:bCs/>
          <w:sz w:val="18"/>
          <w:szCs w:val="18"/>
        </w:rPr>
        <w:t>Directly use the key as-is</w:t>
      </w:r>
      <w:r w:rsidRPr="00FA16CE">
        <w:rPr>
          <w:sz w:val="18"/>
          <w:szCs w:val="18"/>
        </w:rPr>
        <w:t> (HMAC automatically pads it internally with zeros to 64 bytes during processing).</w:t>
      </w:r>
    </w:p>
    <w:p w14:paraId="7CAC6D4B" w14:textId="77777777" w:rsidR="008D5669" w:rsidRPr="00FA16CE" w:rsidRDefault="008D5669" w:rsidP="00F90F01">
      <w:pPr>
        <w:pStyle w:val="NoSpacing"/>
        <w:numPr>
          <w:ilvl w:val="0"/>
          <w:numId w:val="17"/>
        </w:numPr>
        <w:rPr>
          <w:sz w:val="18"/>
          <w:szCs w:val="18"/>
        </w:rPr>
      </w:pPr>
      <w:r w:rsidRPr="00FA16CE">
        <w:rPr>
          <w:b/>
          <w:bCs/>
          <w:sz w:val="18"/>
          <w:szCs w:val="18"/>
        </w:rPr>
        <w:t>For Keys </w:t>
      </w:r>
      <w:r w:rsidRPr="00FA16CE">
        <w:rPr>
          <w:b/>
          <w:bCs/>
          <w:i/>
          <w:iCs/>
          <w:sz w:val="18"/>
          <w:szCs w:val="18"/>
        </w:rPr>
        <w:t>Exactly</w:t>
      </w:r>
      <w:r w:rsidRPr="00FA16CE">
        <w:rPr>
          <w:b/>
          <w:bCs/>
          <w:sz w:val="18"/>
          <w:szCs w:val="18"/>
        </w:rPr>
        <w:t xml:space="preserve"> 64 </w:t>
      </w:r>
      <w:proofErr w:type="gramStart"/>
      <w:r w:rsidRPr="00FA16CE">
        <w:rPr>
          <w:b/>
          <w:bCs/>
          <w:sz w:val="18"/>
          <w:szCs w:val="18"/>
        </w:rPr>
        <w:t>Bytes</w:t>
      </w:r>
      <w:r>
        <w:rPr>
          <w:b/>
          <w:bCs/>
          <w:sz w:val="18"/>
          <w:szCs w:val="18"/>
        </w:rPr>
        <w:t>(</w:t>
      </w:r>
      <w:proofErr w:type="gramEnd"/>
      <w:r>
        <w:rPr>
          <w:b/>
          <w:bCs/>
          <w:sz w:val="18"/>
          <w:szCs w:val="18"/>
        </w:rPr>
        <w:t>Byte)</w:t>
      </w:r>
      <w:r w:rsidRPr="00FA16CE">
        <w:rPr>
          <w:b/>
          <w:bCs/>
          <w:sz w:val="18"/>
          <w:szCs w:val="18"/>
        </w:rPr>
        <w:t>:</w:t>
      </w:r>
    </w:p>
    <w:p w14:paraId="7DE9D638" w14:textId="77777777" w:rsidR="008D5669" w:rsidRPr="00FA16CE" w:rsidRDefault="008D5669" w:rsidP="00F90F01">
      <w:pPr>
        <w:pStyle w:val="NoSpacing"/>
        <w:numPr>
          <w:ilvl w:val="0"/>
          <w:numId w:val="19"/>
        </w:numPr>
        <w:rPr>
          <w:sz w:val="18"/>
          <w:szCs w:val="18"/>
        </w:rPr>
      </w:pPr>
      <w:r w:rsidRPr="00FA16CE">
        <w:rPr>
          <w:sz w:val="18"/>
          <w:szCs w:val="18"/>
        </w:rPr>
        <w:t>Use the key directly (no hashing or padding needed).</w:t>
      </w:r>
    </w:p>
    <w:p w14:paraId="0ECC2BD7" w14:textId="77777777" w:rsidR="008D5669" w:rsidRDefault="008D5669" w:rsidP="008D5669">
      <w:pPr>
        <w:pStyle w:val="NoSpacing"/>
        <w:rPr>
          <w:sz w:val="18"/>
          <w:szCs w:val="18"/>
          <w:lang w:val="en-US"/>
        </w:rPr>
      </w:pPr>
    </w:p>
    <w:p w14:paraId="49BA9692" w14:textId="77777777" w:rsidR="008D5669" w:rsidRDefault="008D5669" w:rsidP="008D5669">
      <w:pPr>
        <w:pStyle w:val="NoSpacing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My key has 64 hex characters = 32 bytes(hex). This is shorter than 64 bytes(hex). We use it directly.</w:t>
      </w:r>
    </w:p>
    <w:p w14:paraId="162F331D" w14:textId="77777777" w:rsidR="008D5669" w:rsidRPr="00776ADC" w:rsidRDefault="008D5669" w:rsidP="008D5669">
      <w:pPr>
        <w:pStyle w:val="NoSpacing"/>
        <w:rPr>
          <w:sz w:val="18"/>
          <w:szCs w:val="18"/>
        </w:rPr>
      </w:pPr>
    </w:p>
    <w:p w14:paraId="2BC88B5F" w14:textId="11FEDC3C" w:rsidR="008D5669" w:rsidRPr="00015132" w:rsidRDefault="008D5669" w:rsidP="008D5669">
      <w:pPr>
        <w:pStyle w:val="NoSpacing"/>
        <w:rPr>
          <w:rFonts w:cstheme="minorHAnsi"/>
          <w:sz w:val="18"/>
          <w:szCs w:val="18"/>
        </w:rPr>
      </w:pPr>
      <w:r w:rsidRPr="00642349">
        <w:rPr>
          <w:color w:val="FF0000"/>
          <w:sz w:val="18"/>
          <w:szCs w:val="18"/>
        </w:rPr>
        <w:t>Message</w:t>
      </w:r>
      <w:r w:rsidRPr="00015132">
        <w:rPr>
          <w:sz w:val="18"/>
          <w:szCs w:val="18"/>
        </w:rPr>
        <w:t>: </w:t>
      </w:r>
      <w:r w:rsidRPr="00642349">
        <w:rPr>
          <w:rFonts w:cstheme="minorHAnsi"/>
          <w:b/>
          <w:bCs/>
          <w:sz w:val="18"/>
          <w:szCs w:val="18"/>
        </w:rPr>
        <w:t>us-east-1</w:t>
      </w:r>
    </w:p>
    <w:p w14:paraId="479778F4" w14:textId="77777777" w:rsidR="008D5669" w:rsidRPr="00015132" w:rsidRDefault="008D5669" w:rsidP="008D5669">
      <w:pPr>
        <w:pStyle w:val="NoSpacing"/>
        <w:rPr>
          <w:sz w:val="18"/>
          <w:szCs w:val="18"/>
        </w:rPr>
      </w:pPr>
      <w:r w:rsidRPr="00015132">
        <w:rPr>
          <w:rFonts w:cstheme="minorHAnsi"/>
          <w:sz w:val="18"/>
          <w:szCs w:val="18"/>
        </w:rPr>
        <w:t>Conver</w:t>
      </w:r>
      <w:r>
        <w:rPr>
          <w:rFonts w:cstheme="minorHAnsi"/>
          <w:sz w:val="18"/>
          <w:szCs w:val="18"/>
        </w:rPr>
        <w:t xml:space="preserve">t to hex </w:t>
      </w:r>
      <w:hyperlink r:id="rId22" w:history="1">
        <w:r w:rsidRPr="005C2814">
          <w:rPr>
            <w:rStyle w:val="Hyperlink"/>
            <w:rFonts w:cstheme="minorHAnsi"/>
            <w:sz w:val="18"/>
            <w:szCs w:val="18"/>
          </w:rPr>
          <w:t>https://www.rapidtables.com/convert/number/ascii-to-hex.html</w:t>
        </w:r>
      </w:hyperlink>
      <w:r>
        <w:rPr>
          <w:rFonts w:cstheme="minorHAnsi"/>
          <w:sz w:val="18"/>
          <w:szCs w:val="18"/>
        </w:rPr>
        <w:t xml:space="preserve"> </w:t>
      </w:r>
    </w:p>
    <w:p w14:paraId="4FDCBB0E" w14:textId="2B02BD46" w:rsidR="005D0DE0" w:rsidRPr="00A75DC0" w:rsidRDefault="008D5669" w:rsidP="00F90F01">
      <w:pPr>
        <w:pStyle w:val="NoSpacing"/>
        <w:numPr>
          <w:ilvl w:val="1"/>
          <w:numId w:val="4"/>
        </w:numPr>
        <w:rPr>
          <w:sz w:val="18"/>
          <w:szCs w:val="18"/>
        </w:rPr>
      </w:pPr>
      <w:r w:rsidRPr="00776ADC">
        <w:rPr>
          <w:sz w:val="18"/>
          <w:szCs w:val="18"/>
        </w:rPr>
        <w:t>Hex: </w:t>
      </w:r>
      <w:r w:rsidRPr="003F6CEA">
        <w:rPr>
          <w:sz w:val="18"/>
          <w:szCs w:val="18"/>
          <w:highlight w:val="darkYellow"/>
        </w:rPr>
        <w:t>75732D656173742D31</w:t>
      </w:r>
    </w:p>
    <w:p w14:paraId="63037DFA" w14:textId="77777777" w:rsidR="008D5669" w:rsidRPr="00776ADC" w:rsidRDefault="008D5669" w:rsidP="008D5669">
      <w:pPr>
        <w:rPr>
          <w:sz w:val="18"/>
          <w:szCs w:val="18"/>
        </w:rPr>
      </w:pPr>
    </w:p>
    <w:p w14:paraId="1804B983" w14:textId="77777777" w:rsidR="008D5669" w:rsidRPr="00776ADC" w:rsidRDefault="008D5669" w:rsidP="008D5669">
      <w:pPr>
        <w:rPr>
          <w:rFonts w:cstheme="minorHAnsi"/>
          <w:b/>
          <w:bCs/>
          <w:sz w:val="18"/>
          <w:szCs w:val="18"/>
          <w:u w:val="single"/>
        </w:rPr>
      </w:pPr>
      <w:r w:rsidRPr="00776ADC">
        <w:rPr>
          <w:sz w:val="18"/>
          <w:szCs w:val="18"/>
          <w:u w:val="single"/>
        </w:rPr>
        <w:t xml:space="preserve">2)Calculate </w:t>
      </w:r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output1 </w:t>
      </w:r>
      <w:r w:rsidRPr="00776ADC">
        <w:rPr>
          <w:rFonts w:cstheme="minorHAnsi"/>
          <w:b/>
          <w:bCs/>
          <w:sz w:val="18"/>
          <w:szCs w:val="18"/>
          <w:highlight w:val="yellow"/>
          <w:u w:val="single"/>
        </w:rPr>
        <w:t xml:space="preserve">= </w:t>
      </w:r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>(k</w:t>
      </w:r>
      <m:oMath>
        <m:r>
          <m:rPr>
            <m:sty m:val="bi"/>
          </m:rPr>
          <w:rPr>
            <w:rFonts w:ascii="Cambria Math" w:hAnsi="Cambria Math" w:cstheme="minorHAnsi"/>
            <w:color w:val="FF0000"/>
            <w:sz w:val="18"/>
            <w:szCs w:val="18"/>
            <w:highlight w:val="yellow"/>
            <w:u w:val="single"/>
          </w:rPr>
          <m:t>⨁</m:t>
        </m:r>
      </m:oMath>
      <w:proofErr w:type="gramStart"/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ipad)   </w:t>
      </w:r>
      <w:proofErr w:type="gramEnd"/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 ||</w:t>
      </w:r>
      <w:proofErr w:type="gramStart"/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m </w:t>
      </w:r>
      <w:r w:rsidRPr="00776ADC">
        <w:rPr>
          <w:rFonts w:cstheme="minorHAnsi"/>
          <w:b/>
          <w:bCs/>
          <w:sz w:val="18"/>
          <w:szCs w:val="18"/>
          <w:highlight w:val="yellow"/>
          <w:u w:val="single"/>
        </w:rPr>
        <w:t>)</w:t>
      </w:r>
      <w:proofErr w:type="gramEnd"/>
      <w:r w:rsidRPr="00776ADC">
        <w:rPr>
          <w:rFonts w:cstheme="minorHAnsi"/>
          <w:b/>
          <w:bCs/>
          <w:sz w:val="18"/>
          <w:szCs w:val="18"/>
          <w:highlight w:val="yellow"/>
          <w:u w:val="single"/>
        </w:rPr>
        <w:t>:</w:t>
      </w:r>
    </w:p>
    <w:p w14:paraId="084D9A54" w14:textId="77777777" w:rsidR="008D5669" w:rsidRPr="00776ADC" w:rsidRDefault="008D5669" w:rsidP="008D5669">
      <w:pPr>
        <w:rPr>
          <w:sz w:val="18"/>
          <w:szCs w:val="18"/>
        </w:rPr>
      </w:pPr>
      <w:r w:rsidRPr="00776ADC">
        <w:rPr>
          <w:sz w:val="18"/>
          <w:szCs w:val="18"/>
        </w:rPr>
        <w:t xml:space="preserve">We use </w:t>
      </w:r>
      <w:hyperlink r:id="rId23" w:history="1">
        <w:r w:rsidRPr="00776ADC">
          <w:rPr>
            <w:rStyle w:val="Hyperlink"/>
            <w:sz w:val="18"/>
            <w:szCs w:val="18"/>
          </w:rPr>
          <w:t>https://xor.pw/#</w:t>
        </w:r>
      </w:hyperlink>
    </w:p>
    <w:p w14:paraId="2BCAA732" w14:textId="6D688F84" w:rsidR="00A75DC0" w:rsidRDefault="00A75DC0" w:rsidP="008D5669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Input 1 = K</w:t>
      </w:r>
      <w:r w:rsidR="00E252F0">
        <w:rPr>
          <w:b/>
          <w:bCs/>
          <w:sz w:val="18"/>
          <w:szCs w:val="18"/>
        </w:rPr>
        <w:t xml:space="preserve"> = </w:t>
      </w:r>
      <w:proofErr w:type="spellStart"/>
      <w:r w:rsidR="00E252F0">
        <w:rPr>
          <w:b/>
          <w:bCs/>
          <w:sz w:val="18"/>
          <w:szCs w:val="18"/>
        </w:rPr>
        <w:t>kdate</w:t>
      </w:r>
      <w:proofErr w:type="spellEnd"/>
    </w:p>
    <w:p w14:paraId="0AB95E97" w14:textId="69C9449A" w:rsidR="00E252F0" w:rsidRPr="00E252F0" w:rsidRDefault="00E252F0" w:rsidP="008D5669">
      <w:pPr>
        <w:rPr>
          <w:sz w:val="18"/>
          <w:szCs w:val="18"/>
        </w:rPr>
      </w:pPr>
      <w:r w:rsidRPr="00CA4C2E">
        <w:rPr>
          <w:rFonts w:cstheme="minorHAnsi"/>
        </w:rPr>
        <w:t>dd1b50bf12bbeefe8ecd6953cea134f07973a57c6d35ca70a60490ccbd9ed2b2</w:t>
      </w:r>
    </w:p>
    <w:p w14:paraId="242643C9" w14:textId="78A9F937" w:rsidR="008D5669" w:rsidRPr="00776ADC" w:rsidRDefault="008D5669" w:rsidP="008D5669">
      <w:pPr>
        <w:rPr>
          <w:sz w:val="18"/>
          <w:szCs w:val="18"/>
        </w:rPr>
      </w:pPr>
      <w:r w:rsidRPr="00776ADC">
        <w:rPr>
          <w:b/>
          <w:bCs/>
          <w:sz w:val="18"/>
          <w:szCs w:val="18"/>
        </w:rPr>
        <w:lastRenderedPageBreak/>
        <w:t>Input 2(</w:t>
      </w:r>
      <w:proofErr w:type="spellStart"/>
      <w:proofErr w:type="gramStart"/>
      <w:r w:rsidRPr="00776ADC">
        <w:rPr>
          <w:rFonts w:hint="eastAsia"/>
          <w:b/>
          <w:bCs/>
          <w:sz w:val="18"/>
          <w:szCs w:val="18"/>
        </w:rPr>
        <w:t>i</w:t>
      </w:r>
      <w:r w:rsidRPr="00776ADC">
        <w:rPr>
          <w:b/>
          <w:bCs/>
          <w:sz w:val="18"/>
          <w:szCs w:val="18"/>
        </w:rPr>
        <w:t>pad</w:t>
      </w:r>
      <w:proofErr w:type="spellEnd"/>
      <w:r w:rsidRPr="00776ADC">
        <w:rPr>
          <w:b/>
          <w:bCs/>
          <w:sz w:val="18"/>
          <w:szCs w:val="18"/>
        </w:rPr>
        <w:t xml:space="preserve">) </w:t>
      </w:r>
      <w:r w:rsidRPr="00776ADC">
        <w:rPr>
          <w:sz w:val="18"/>
          <w:szCs w:val="18"/>
        </w:rPr>
        <w:t xml:space="preserve"> =</w:t>
      </w:r>
      <w:proofErr w:type="gramEnd"/>
      <w:r w:rsidRPr="00776ADC">
        <w:rPr>
          <w:sz w:val="18"/>
          <w:szCs w:val="18"/>
        </w:rPr>
        <w:t xml:space="preserve"> repeat 36, 64 times </w:t>
      </w:r>
    </w:p>
    <w:p w14:paraId="6B03437E" w14:textId="77777777" w:rsidR="008D5669" w:rsidRPr="00776ADC" w:rsidRDefault="008D5669" w:rsidP="008D5669">
      <w:pPr>
        <w:rPr>
          <w:sz w:val="18"/>
          <w:szCs w:val="18"/>
        </w:rPr>
      </w:pPr>
      <w:r w:rsidRPr="00776ADC">
        <w:rPr>
          <w:sz w:val="18"/>
          <w:szCs w:val="18"/>
        </w:rPr>
        <w:t>=</w:t>
      </w:r>
    </w:p>
    <w:p w14:paraId="774131EE" w14:textId="77777777" w:rsidR="008D5669" w:rsidRPr="00776ADC" w:rsidRDefault="008D5669" w:rsidP="008D5669">
      <w:pPr>
        <w:autoSpaceDE w:val="0"/>
        <w:autoSpaceDN w:val="0"/>
        <w:adjustRightInd w:val="0"/>
        <w:rPr>
          <w:rFonts w:cstheme="minorHAnsi"/>
          <w:bCs/>
          <w:sz w:val="18"/>
          <w:szCs w:val="18"/>
        </w:rPr>
      </w:pPr>
      <w:r w:rsidRPr="00776ADC">
        <w:rPr>
          <w:rFonts w:cstheme="minorHAnsi"/>
          <w:bCs/>
          <w:sz w:val="18"/>
          <w:szCs w:val="18"/>
        </w:rPr>
        <w:t>36363636363636363636363636363636363636363636363636363636363636363636363636363636363636363636363636363636363636363636363636363636</w:t>
      </w:r>
    </w:p>
    <w:p w14:paraId="1B256CBA" w14:textId="77777777" w:rsidR="008D5669" w:rsidRPr="00776ADC" w:rsidRDefault="008D5669" w:rsidP="008D5669">
      <w:pPr>
        <w:rPr>
          <w:sz w:val="18"/>
          <w:szCs w:val="18"/>
        </w:rPr>
      </w:pPr>
    </w:p>
    <w:p w14:paraId="05C8D964" w14:textId="77777777" w:rsidR="008D5669" w:rsidRDefault="008D5669" w:rsidP="008D5669">
      <w:pPr>
        <w:autoSpaceDE w:val="0"/>
        <w:autoSpaceDN w:val="0"/>
        <w:adjustRightInd w:val="0"/>
        <w:rPr>
          <w:sz w:val="18"/>
          <w:szCs w:val="18"/>
        </w:rPr>
      </w:pPr>
      <w:r w:rsidRPr="00776ADC">
        <w:rPr>
          <w:rFonts w:cstheme="minorHAnsi"/>
          <w:color w:val="FFFFFF" w:themeColor="background1"/>
          <w:sz w:val="18"/>
          <w:szCs w:val="18"/>
          <w:highlight w:val="magenta"/>
        </w:rPr>
        <w:t>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magenta"/>
          </w:rPr>
          <m:t>⨁</m:t>
        </m:r>
      </m:oMath>
      <w:r w:rsidRPr="00776ADC">
        <w:rPr>
          <w:rFonts w:cstheme="minorHAnsi"/>
          <w:color w:val="FFFFFF" w:themeColor="background1"/>
          <w:sz w:val="18"/>
          <w:szCs w:val="18"/>
          <w:highlight w:val="magenta"/>
        </w:rPr>
        <w:t>ipad</w:t>
      </w:r>
      <w:r w:rsidRPr="00776ADC">
        <w:rPr>
          <w:sz w:val="18"/>
          <w:szCs w:val="18"/>
        </w:rPr>
        <w:t>=</w:t>
      </w:r>
    </w:p>
    <w:p w14:paraId="49440E35" w14:textId="71C39C02" w:rsidR="008D5669" w:rsidRPr="00776ADC" w:rsidRDefault="008D5669" w:rsidP="008D5669">
      <w:pPr>
        <w:autoSpaceDE w:val="0"/>
        <w:autoSpaceDN w:val="0"/>
        <w:adjustRightInd w:val="0"/>
        <w:rPr>
          <w:rFonts w:cstheme="minorHAnsi"/>
          <w:bCs/>
          <w:sz w:val="18"/>
          <w:szCs w:val="18"/>
        </w:rPr>
      </w:pPr>
      <w:r w:rsidRPr="008D2D5C">
        <w:rPr>
          <w:sz w:val="18"/>
          <w:szCs w:val="18"/>
        </w:rPr>
        <w:t>3636363636363636363636363636363636363636363636363636363636363636eb2d6689248dd8c8b8fb5f65f89702c64f45934a5b03fc469032a6fa8ba8e484</w:t>
      </w:r>
    </w:p>
    <w:p w14:paraId="52E1E2D1" w14:textId="77777777" w:rsidR="008D5669" w:rsidRPr="00776ADC" w:rsidRDefault="008D5669" w:rsidP="008D5669">
      <w:pPr>
        <w:rPr>
          <w:sz w:val="18"/>
          <w:szCs w:val="18"/>
        </w:rPr>
      </w:pPr>
      <w:r w:rsidRPr="00776ADC">
        <w:rPr>
          <w:sz w:val="18"/>
          <w:szCs w:val="18"/>
        </w:rPr>
        <w:t>Next, we need to append the message to the end of this.</w:t>
      </w:r>
      <w:r w:rsidRPr="00776ADC">
        <w:rPr>
          <w:sz w:val="18"/>
          <w:szCs w:val="18"/>
          <w:highlight w:val="yellow"/>
        </w:rPr>
        <w:t xml:space="preserve"> (k</w:t>
      </w:r>
      <m:oMath>
        <m:r>
          <m:rPr>
            <m:sty m:val="bi"/>
          </m:rPr>
          <w:rPr>
            <w:rFonts w:ascii="Cambria Math" w:hAnsi="Cambria Math"/>
            <w:sz w:val="18"/>
            <w:szCs w:val="18"/>
            <w:highlight w:val="yellow"/>
          </w:rPr>
          <m:t>⨁</m:t>
        </m:r>
      </m:oMath>
      <w:r w:rsidRPr="00776ADC">
        <w:rPr>
          <w:sz w:val="18"/>
          <w:szCs w:val="18"/>
          <w:highlight w:val="yellow"/>
        </w:rPr>
        <w:t>ipad)</w:t>
      </w:r>
      <w:r w:rsidRPr="00776ADC">
        <w:rPr>
          <w:sz w:val="18"/>
          <w:szCs w:val="18"/>
        </w:rPr>
        <w:t>.</w:t>
      </w:r>
    </w:p>
    <w:p w14:paraId="3EC7446B" w14:textId="77777777" w:rsidR="008D5669" w:rsidRDefault="008D5669" w:rsidP="008D5669">
      <w:pPr>
        <w:autoSpaceDE w:val="0"/>
        <w:autoSpaceDN w:val="0"/>
        <w:adjustRightInd w:val="0"/>
        <w:rPr>
          <w:rFonts w:cstheme="minorHAnsi"/>
          <w:sz w:val="18"/>
          <w:szCs w:val="18"/>
        </w:rPr>
      </w:pPr>
      <w:r w:rsidRPr="00776ADC">
        <w:rPr>
          <w:rFonts w:cstheme="minorHAnsi"/>
          <w:color w:val="FFFFFF" w:themeColor="background1"/>
          <w:sz w:val="18"/>
          <w:szCs w:val="18"/>
          <w:highlight w:val="magenta"/>
        </w:rPr>
        <w:t>(k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magenta"/>
          </w:rPr>
          <m:t>⨁</m:t>
        </m:r>
      </m:oMath>
      <w:proofErr w:type="gramStart"/>
      <w:r w:rsidRPr="00776ADC">
        <w:rPr>
          <w:rFonts w:cstheme="minorHAnsi"/>
          <w:color w:val="FFFFFF" w:themeColor="background1"/>
          <w:sz w:val="18"/>
          <w:szCs w:val="18"/>
          <w:highlight w:val="magenta"/>
        </w:rPr>
        <w:t>ipad)</w:t>
      </w:r>
      <w:r w:rsidRPr="00776ADC">
        <w:rPr>
          <w:rFonts w:cstheme="minorHAnsi"/>
          <w:color w:val="000000" w:themeColor="text1"/>
          <w:sz w:val="18"/>
          <w:szCs w:val="18"/>
        </w:rPr>
        <w:t>|</w:t>
      </w:r>
      <w:proofErr w:type="gramEnd"/>
      <w:r w:rsidRPr="00776ADC">
        <w:rPr>
          <w:rFonts w:cstheme="minorHAnsi"/>
          <w:color w:val="000000" w:themeColor="text1"/>
          <w:sz w:val="18"/>
          <w:szCs w:val="18"/>
        </w:rPr>
        <w:t>|</w:t>
      </w:r>
      <w:r w:rsidRPr="00776ADC">
        <w:rPr>
          <w:rFonts w:cstheme="minorHAnsi"/>
          <w:color w:val="FFFFFF" w:themeColor="background1"/>
          <w:sz w:val="18"/>
          <w:szCs w:val="18"/>
          <w:highlight w:val="darkYellow"/>
        </w:rPr>
        <w:t>m</w:t>
      </w:r>
      <w:r w:rsidRPr="00776ADC">
        <w:rPr>
          <w:rFonts w:cstheme="minorHAnsi"/>
          <w:sz w:val="18"/>
          <w:szCs w:val="18"/>
        </w:rPr>
        <w:t xml:space="preserve"> = </w:t>
      </w:r>
    </w:p>
    <w:p w14:paraId="7D988433" w14:textId="77777777" w:rsidR="008D5669" w:rsidRDefault="008D5669" w:rsidP="008D5669">
      <w:pPr>
        <w:autoSpaceDE w:val="0"/>
        <w:autoSpaceDN w:val="0"/>
        <w:adjustRightInd w:val="0"/>
        <w:rPr>
          <w:sz w:val="18"/>
          <w:szCs w:val="18"/>
        </w:rPr>
      </w:pPr>
      <w:r w:rsidRPr="008D2D5C">
        <w:rPr>
          <w:sz w:val="18"/>
          <w:szCs w:val="18"/>
        </w:rPr>
        <w:t>3636363636363636363636363636363636363636363636363636363636363636eb2d6689248dd8c8b8fb5f65f89702c64f45934a5b03fc469032a6fa8ba8e484</w:t>
      </w:r>
      <w:r w:rsidRPr="00B23959">
        <w:rPr>
          <w:sz w:val="18"/>
          <w:szCs w:val="18"/>
          <w:highlight w:val="yellow"/>
        </w:rPr>
        <w:t>75732D656173742D31</w:t>
      </w:r>
    </w:p>
    <w:p w14:paraId="1149DAF2" w14:textId="0F6FFB6C" w:rsidR="008D5669" w:rsidRPr="00776ADC" w:rsidRDefault="008D5669" w:rsidP="00D70332">
      <w:pPr>
        <w:autoSpaceDE w:val="0"/>
        <w:autoSpaceDN w:val="0"/>
        <w:adjustRightInd w:val="0"/>
        <w:rPr>
          <w:sz w:val="18"/>
          <w:szCs w:val="18"/>
          <w:u w:val="single"/>
        </w:rPr>
      </w:pPr>
      <w:r>
        <w:rPr>
          <w:rFonts w:cstheme="minorHAnsi"/>
          <w:sz w:val="18"/>
          <w:szCs w:val="18"/>
        </w:rPr>
        <w:t xml:space="preserve"> </w:t>
      </w:r>
      <w:r w:rsidRPr="00776ADC">
        <w:rPr>
          <w:sz w:val="18"/>
          <w:szCs w:val="18"/>
          <w:u w:val="single"/>
        </w:rPr>
        <w:t xml:space="preserve">3)Calculate </w:t>
      </w:r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output2 </w:t>
      </w:r>
      <w:r w:rsidRPr="00776ADC">
        <w:rPr>
          <w:rFonts w:cstheme="minorHAnsi"/>
          <w:b/>
          <w:bCs/>
          <w:sz w:val="18"/>
          <w:szCs w:val="18"/>
          <w:highlight w:val="yellow"/>
          <w:u w:val="single"/>
        </w:rPr>
        <w:t xml:space="preserve">= </w:t>
      </w:r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>SHA256(output1)</w:t>
      </w:r>
    </w:p>
    <w:p w14:paraId="59613108" w14:textId="77777777" w:rsidR="008D5669" w:rsidRPr="00776ADC" w:rsidRDefault="008D5669" w:rsidP="008D5669">
      <w:pPr>
        <w:rPr>
          <w:sz w:val="18"/>
          <w:szCs w:val="18"/>
        </w:rPr>
      </w:pPr>
      <w:r w:rsidRPr="00776ADC">
        <w:rPr>
          <w:sz w:val="18"/>
          <w:szCs w:val="18"/>
        </w:rPr>
        <w:t xml:space="preserve">Now we need to use </w:t>
      </w:r>
      <w:hyperlink r:id="rId24" w:history="1">
        <w:r w:rsidRPr="00776ADC">
          <w:rPr>
            <w:rStyle w:val="Hyperlink"/>
            <w:sz w:val="18"/>
            <w:szCs w:val="18"/>
          </w:rPr>
          <w:t>https://emn178.github.io/online-tools/sha256.html to SHA output 1</w:t>
        </w:r>
      </w:hyperlink>
    </w:p>
    <w:p w14:paraId="00A2E5D0" w14:textId="77777777" w:rsidR="008D5669" w:rsidRPr="00DC794D" w:rsidRDefault="008D5669" w:rsidP="00F90F01">
      <w:pPr>
        <w:pStyle w:val="ListParagraph"/>
        <w:numPr>
          <w:ilvl w:val="0"/>
          <w:numId w:val="16"/>
        </w:numPr>
        <w:spacing w:after="0" w:line="240" w:lineRule="auto"/>
        <w:rPr>
          <w:b/>
          <w:bCs/>
          <w:sz w:val="18"/>
          <w:szCs w:val="18"/>
        </w:rPr>
      </w:pPr>
      <w:r w:rsidRPr="00DC794D">
        <w:rPr>
          <w:b/>
          <w:bCs/>
          <w:sz w:val="18"/>
          <w:szCs w:val="18"/>
        </w:rPr>
        <w:t>Input hex, output hex.</w:t>
      </w:r>
    </w:p>
    <w:p w14:paraId="0457113E" w14:textId="77777777" w:rsidR="008D5669" w:rsidRPr="00776ADC" w:rsidRDefault="008D5669" w:rsidP="008D5669">
      <w:pPr>
        <w:rPr>
          <w:sz w:val="18"/>
          <w:szCs w:val="18"/>
        </w:rPr>
      </w:pPr>
    </w:p>
    <w:p w14:paraId="12E4307A" w14:textId="0A571D51" w:rsidR="008D5669" w:rsidRDefault="008D5669" w:rsidP="008D5669">
      <w:pPr>
        <w:rPr>
          <w:sz w:val="18"/>
          <w:szCs w:val="18"/>
        </w:rPr>
      </w:pPr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>SHA256[(k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darkCyan"/>
          </w:rPr>
          <m:t>⨁</m:t>
        </m:r>
      </m:oMath>
      <w:proofErr w:type="gramStart"/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>ipad)|</w:t>
      </w:r>
      <w:proofErr w:type="gramEnd"/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>|m]</w:t>
      </w:r>
      <w:r w:rsidRPr="00776ADC">
        <w:rPr>
          <w:rFonts w:cstheme="minorHAnsi"/>
          <w:color w:val="FFFFFF" w:themeColor="background1"/>
          <w:sz w:val="18"/>
          <w:szCs w:val="18"/>
        </w:rPr>
        <w:t xml:space="preserve">  </w:t>
      </w:r>
      <w:r w:rsidRPr="00776ADC">
        <w:rPr>
          <w:rFonts w:cstheme="minorHAnsi"/>
          <w:color w:val="000000" w:themeColor="text1"/>
          <w:sz w:val="18"/>
          <w:szCs w:val="18"/>
        </w:rPr>
        <w:t xml:space="preserve">      </w:t>
      </w:r>
      <w:r w:rsidRPr="00776ADC">
        <w:rPr>
          <w:sz w:val="18"/>
          <w:szCs w:val="18"/>
        </w:rPr>
        <w:t>=</w:t>
      </w:r>
    </w:p>
    <w:p w14:paraId="57246D2E" w14:textId="77777777" w:rsidR="008D5669" w:rsidRPr="00C94DBD" w:rsidRDefault="008D5669" w:rsidP="008D5669">
      <w:pPr>
        <w:rPr>
          <w:rFonts w:cstheme="minorHAnsi"/>
          <w:color w:val="FFFFFF" w:themeColor="background1"/>
          <w:sz w:val="18"/>
          <w:szCs w:val="18"/>
          <w:highlight w:val="darkCyan"/>
        </w:rPr>
      </w:pPr>
      <w:r w:rsidRPr="00C94DBD">
        <w:rPr>
          <w:rFonts w:cstheme="minorHAnsi"/>
          <w:color w:val="FFFFFF" w:themeColor="background1"/>
          <w:sz w:val="18"/>
          <w:szCs w:val="18"/>
          <w:highlight w:val="darkCyan"/>
        </w:rPr>
        <w:t>ea4e8fc89cf349074bf82e55866bb6c1705f8d55de65d17664c76323e49dbf3f</w:t>
      </w:r>
    </w:p>
    <w:p w14:paraId="6443F245" w14:textId="77777777" w:rsidR="008D5669" w:rsidRPr="00776ADC" w:rsidRDefault="008D5669" w:rsidP="008D5669">
      <w:pPr>
        <w:rPr>
          <w:sz w:val="18"/>
          <w:szCs w:val="18"/>
          <w:u w:val="single"/>
        </w:rPr>
      </w:pPr>
      <w:r w:rsidRPr="00776ADC">
        <w:rPr>
          <w:sz w:val="18"/>
          <w:szCs w:val="18"/>
          <w:u w:val="single"/>
        </w:rPr>
        <w:t>4)</w:t>
      </w:r>
      <w:proofErr w:type="gramStart"/>
      <w:r w:rsidRPr="00776ADC">
        <w:rPr>
          <w:sz w:val="18"/>
          <w:szCs w:val="18"/>
          <w:u w:val="single"/>
        </w:rPr>
        <w:t xml:space="preserve">Calculate </w:t>
      </w:r>
      <w:r w:rsidRPr="00776ADC">
        <w:rPr>
          <w:sz w:val="18"/>
          <w:szCs w:val="18"/>
          <w:highlight w:val="yellow"/>
          <w:u w:val="single"/>
        </w:rPr>
        <w:t xml:space="preserve"> </w:t>
      </w:r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>output</w:t>
      </w:r>
      <w:proofErr w:type="gramEnd"/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3 </w:t>
      </w:r>
      <w:r w:rsidRPr="00776ADC">
        <w:rPr>
          <w:rFonts w:cstheme="minorHAnsi"/>
          <w:b/>
          <w:bCs/>
          <w:sz w:val="18"/>
          <w:szCs w:val="18"/>
          <w:highlight w:val="yellow"/>
          <w:u w:val="single"/>
        </w:rPr>
        <w:t xml:space="preserve">= </w:t>
      </w:r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>k</w:t>
      </w:r>
      <m:oMath>
        <m:r>
          <m:rPr>
            <m:sty m:val="bi"/>
          </m:rPr>
          <w:rPr>
            <w:rFonts w:ascii="Cambria Math" w:hAnsi="Cambria Math" w:cstheme="minorHAnsi"/>
            <w:color w:val="FF0000"/>
            <w:sz w:val="18"/>
            <w:szCs w:val="18"/>
            <w:highlight w:val="yellow"/>
            <w:u w:val="single"/>
          </w:rPr>
          <m:t>⨁</m:t>
        </m:r>
      </m:oMath>
      <w:r w:rsidRPr="00776ADC">
        <w:rPr>
          <w:rFonts w:hAnsi="Cambria Math" w:cstheme="minorHAnsi"/>
          <w:b/>
          <w:color w:val="FF0000"/>
          <w:sz w:val="18"/>
          <w:szCs w:val="18"/>
          <w:highlight w:val="yellow"/>
          <w:u w:val="single"/>
        </w:rPr>
        <w:t>opad</w:t>
      </w:r>
      <w:r w:rsidRPr="00776ADC">
        <w:rPr>
          <w:sz w:val="18"/>
          <w:szCs w:val="18"/>
          <w:highlight w:val="yellow"/>
          <w:u w:val="single"/>
        </w:rPr>
        <w:t xml:space="preserve"> </w:t>
      </w:r>
    </w:p>
    <w:p w14:paraId="1DB22985" w14:textId="77777777" w:rsidR="008D5669" w:rsidRPr="00776ADC" w:rsidRDefault="008D5669" w:rsidP="008D5669">
      <w:pPr>
        <w:jc w:val="both"/>
        <w:rPr>
          <w:rFonts w:cstheme="minorHAnsi"/>
          <w:color w:val="FFFFFF" w:themeColor="background1"/>
          <w:sz w:val="18"/>
          <w:szCs w:val="18"/>
        </w:rPr>
      </w:pPr>
      <w:r w:rsidRPr="00776ADC">
        <w:rPr>
          <w:rFonts w:cstheme="minorHAnsi"/>
          <w:bCs/>
          <w:color w:val="FFFFFF" w:themeColor="background1"/>
          <w:sz w:val="18"/>
          <w:szCs w:val="18"/>
          <w:highlight w:val="darkGreen"/>
        </w:rPr>
        <w:t>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darkGreen"/>
          </w:rPr>
          <m:t>⨁</m:t>
        </m:r>
      </m:oMath>
      <w:r w:rsidRPr="00776ADC">
        <w:rPr>
          <w:rFonts w:cstheme="minorHAnsi"/>
          <w:color w:val="FFFFFF" w:themeColor="background1"/>
          <w:sz w:val="18"/>
          <w:szCs w:val="18"/>
          <w:highlight w:val="darkGreen"/>
        </w:rPr>
        <w:t>opad</w:t>
      </w:r>
      <w:r w:rsidRPr="00776ADC">
        <w:rPr>
          <w:rFonts w:cstheme="minorHAnsi"/>
          <w:color w:val="FFFFFF" w:themeColor="background1"/>
          <w:sz w:val="18"/>
          <w:szCs w:val="18"/>
        </w:rPr>
        <w:t xml:space="preserve">          </w:t>
      </w:r>
      <w:r w:rsidRPr="00776ADC">
        <w:rPr>
          <w:rFonts w:cstheme="minorHAnsi"/>
          <w:color w:val="000000" w:themeColor="text1"/>
          <w:sz w:val="18"/>
          <w:szCs w:val="18"/>
        </w:rPr>
        <w:t xml:space="preserve">compute using </w:t>
      </w:r>
      <w:hyperlink r:id="rId25" w:history="1">
        <w:r w:rsidRPr="00776ADC">
          <w:rPr>
            <w:rStyle w:val="Hyperlink"/>
            <w:rFonts w:cstheme="minorHAnsi"/>
            <w:bCs/>
            <w:sz w:val="18"/>
            <w:szCs w:val="18"/>
          </w:rPr>
          <w:t>https://xor.pw</w:t>
        </w:r>
      </w:hyperlink>
    </w:p>
    <w:p w14:paraId="56EF8EBC" w14:textId="77777777" w:rsidR="008D5669" w:rsidRPr="00776ADC" w:rsidRDefault="008D5669" w:rsidP="008D5669">
      <w:pPr>
        <w:jc w:val="both"/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 xml:space="preserve">K(padding)= </w:t>
      </w:r>
    </w:p>
    <w:p w14:paraId="3F439DB6" w14:textId="77777777" w:rsidR="008D5669" w:rsidRPr="00CA4C2E" w:rsidRDefault="008D5669" w:rsidP="008D5669">
      <w:pPr>
        <w:rPr>
          <w:rFonts w:cstheme="minorHAnsi"/>
          <w:sz w:val="18"/>
          <w:szCs w:val="18"/>
        </w:rPr>
      </w:pPr>
      <w:r w:rsidRPr="00CA4C2E">
        <w:rPr>
          <w:rFonts w:cstheme="minorHAnsi"/>
          <w:sz w:val="18"/>
          <w:szCs w:val="18"/>
        </w:rPr>
        <w:t xml:space="preserve">dd1b50bf12bbeefe8ecd6953cea134f07973a57c6d35ca70a60490ccbd9ed2b2 </w:t>
      </w:r>
    </w:p>
    <w:p w14:paraId="2513AB0F" w14:textId="77777777" w:rsidR="008D5669" w:rsidRPr="00776ADC" w:rsidRDefault="008D5669" w:rsidP="008D5669">
      <w:pPr>
        <w:pStyle w:val="NoSpacing"/>
        <w:rPr>
          <w:sz w:val="18"/>
          <w:szCs w:val="18"/>
        </w:rPr>
      </w:pPr>
      <w:proofErr w:type="spellStart"/>
      <w:r w:rsidRPr="00776ADC">
        <w:rPr>
          <w:b/>
          <w:sz w:val="18"/>
          <w:szCs w:val="18"/>
        </w:rPr>
        <w:t>opad</w:t>
      </w:r>
      <w:proofErr w:type="spellEnd"/>
      <w:r w:rsidRPr="00776ADC">
        <w:rPr>
          <w:sz w:val="18"/>
          <w:szCs w:val="18"/>
        </w:rPr>
        <w:t xml:space="preserve"> = repeat 5c 64 times </w:t>
      </w:r>
    </w:p>
    <w:p w14:paraId="7E96348A" w14:textId="77777777" w:rsidR="008D5669" w:rsidRPr="00776ADC" w:rsidRDefault="008D5669" w:rsidP="008D5669">
      <w:pPr>
        <w:pStyle w:val="NoSpacing"/>
        <w:rPr>
          <w:sz w:val="18"/>
          <w:szCs w:val="18"/>
        </w:rPr>
      </w:pPr>
      <w:r w:rsidRPr="00776ADC">
        <w:rPr>
          <w:sz w:val="18"/>
          <w:szCs w:val="18"/>
        </w:rPr>
        <w:t>=</w:t>
      </w:r>
    </w:p>
    <w:p w14:paraId="636A8705" w14:textId="77777777" w:rsidR="008D5669" w:rsidRPr="00776ADC" w:rsidRDefault="008D5669" w:rsidP="008D5669">
      <w:pPr>
        <w:pStyle w:val="NoSpacing"/>
        <w:rPr>
          <w:sz w:val="18"/>
          <w:szCs w:val="18"/>
        </w:rPr>
      </w:pPr>
      <w:r w:rsidRPr="00776ADC">
        <w:rPr>
          <w:sz w:val="18"/>
          <w:szCs w:val="18"/>
        </w:rPr>
        <w:t>5C5C5C5C5C5C5C5C5C5C5C5C5C5C5C5C5C5C5C5C5C5C5C5C5C5C5C5C5C5C5C5C5C5C5C5C5C5C5C5C5C5C5C5C5C5C5C5C5C5C5C5C5C5C5C5C5C5C5C5C5C5C5C5C</w:t>
      </w:r>
    </w:p>
    <w:p w14:paraId="08CAB272" w14:textId="77777777" w:rsidR="008D5669" w:rsidRPr="00776ADC" w:rsidRDefault="008D5669" w:rsidP="008D5669">
      <w:pPr>
        <w:pStyle w:val="NoSpacing"/>
        <w:rPr>
          <w:sz w:val="18"/>
          <w:szCs w:val="18"/>
        </w:rPr>
      </w:pPr>
      <w:r w:rsidRPr="00776ADC">
        <w:rPr>
          <w:sz w:val="18"/>
          <w:szCs w:val="18"/>
        </w:rPr>
        <w:t>(512-bit)</w:t>
      </w:r>
    </w:p>
    <w:p w14:paraId="632C7AE8" w14:textId="77777777" w:rsidR="008D5669" w:rsidRPr="00776ADC" w:rsidRDefault="008D5669" w:rsidP="008D5669">
      <w:pPr>
        <w:pStyle w:val="NoSpacing"/>
        <w:rPr>
          <w:sz w:val="18"/>
          <w:szCs w:val="18"/>
        </w:rPr>
      </w:pPr>
    </w:p>
    <w:p w14:paraId="3C73F8AA" w14:textId="77777777" w:rsidR="008D5669" w:rsidRDefault="008D5669" w:rsidP="008D5669">
      <w:pPr>
        <w:jc w:val="both"/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>Result=</w:t>
      </w:r>
    </w:p>
    <w:p w14:paraId="429F1FC0" w14:textId="4A2BC8D8" w:rsidR="008D5669" w:rsidRPr="00083432" w:rsidRDefault="008D5669" w:rsidP="008D5669">
      <w:pPr>
        <w:jc w:val="both"/>
        <w:rPr>
          <w:rFonts w:cstheme="minorHAnsi"/>
          <w:sz w:val="18"/>
          <w:szCs w:val="18"/>
          <w:highlight w:val="darkGreen"/>
        </w:rPr>
      </w:pPr>
      <w:r w:rsidRPr="00C22396">
        <w:rPr>
          <w:rFonts w:cstheme="minorHAnsi"/>
          <w:sz w:val="18"/>
          <w:szCs w:val="18"/>
          <w:highlight w:val="darkGreen"/>
        </w:rPr>
        <w:t>5c5c5c5c5c5c5c5c5c5c5c5c5c5c5c5c5c5c5c5c5c5c5c5c5c5c5c5c5c5c5c5c81470ce34ee7b2a2d291350f92fd68ac252ff9203169962cfa58cc90e1c28eee</w:t>
      </w:r>
    </w:p>
    <w:p w14:paraId="6D91DB52" w14:textId="77777777" w:rsidR="008D5669" w:rsidRPr="00776ADC" w:rsidRDefault="008D5669" w:rsidP="008D5669">
      <w:pPr>
        <w:rPr>
          <w:sz w:val="18"/>
          <w:szCs w:val="18"/>
          <w:u w:val="single"/>
        </w:rPr>
      </w:pPr>
      <w:r w:rsidRPr="00776ADC">
        <w:rPr>
          <w:sz w:val="18"/>
          <w:szCs w:val="18"/>
          <w:u w:val="single"/>
        </w:rPr>
        <w:t xml:space="preserve">5)Calculate </w:t>
      </w:r>
      <w:r w:rsidRPr="00776ADC">
        <w:rPr>
          <w:b/>
          <w:bCs/>
          <w:color w:val="FF0000"/>
          <w:sz w:val="18"/>
          <w:szCs w:val="18"/>
          <w:highlight w:val="yellow"/>
          <w:u w:val="single"/>
        </w:rPr>
        <w:t xml:space="preserve">output4 </w:t>
      </w:r>
      <w:r w:rsidRPr="00776ADC">
        <w:rPr>
          <w:b/>
          <w:bCs/>
          <w:sz w:val="18"/>
          <w:szCs w:val="18"/>
          <w:highlight w:val="yellow"/>
          <w:u w:val="single"/>
        </w:rPr>
        <w:t xml:space="preserve">= </w:t>
      </w:r>
      <w:r w:rsidRPr="00776ADC">
        <w:rPr>
          <w:b/>
          <w:bCs/>
          <w:color w:val="FF0000"/>
          <w:sz w:val="18"/>
          <w:szCs w:val="18"/>
          <w:highlight w:val="yellow"/>
          <w:u w:val="single"/>
        </w:rPr>
        <w:t>output3</w:t>
      </w:r>
      <m:oMath>
        <m:r>
          <m:rPr>
            <m:sty m:val="bi"/>
          </m:rPr>
          <w:rPr>
            <w:rFonts w:ascii="Cambria Math" w:hAnsi="Cambria Math" w:cstheme="minorHAnsi"/>
            <w:color w:val="FF0000"/>
            <w:sz w:val="18"/>
            <w:szCs w:val="18"/>
            <w:highlight w:val="yellow"/>
            <w:u w:val="single"/>
          </w:rPr>
          <m:t>||</m:t>
        </m:r>
      </m:oMath>
      <w:r w:rsidRPr="00776ADC">
        <w:rPr>
          <w:rFonts w:hAnsi="Cambria Math" w:cstheme="minorHAnsi"/>
          <w:b/>
          <w:color w:val="FF0000"/>
          <w:sz w:val="18"/>
          <w:szCs w:val="18"/>
          <w:highlight w:val="yellow"/>
          <w:u w:val="single"/>
        </w:rPr>
        <w:t>output</w:t>
      </w:r>
      <w:proofErr w:type="gramStart"/>
      <w:r w:rsidRPr="00776ADC">
        <w:rPr>
          <w:rFonts w:hAnsi="Cambria Math" w:cstheme="minorHAnsi"/>
          <w:b/>
          <w:color w:val="FF0000"/>
          <w:sz w:val="18"/>
          <w:szCs w:val="18"/>
          <w:highlight w:val="yellow"/>
          <w:u w:val="single"/>
        </w:rPr>
        <w:t>2</w:t>
      </w:r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 </w:t>
      </w:r>
      <w:r w:rsidRPr="00776ADC">
        <w:rPr>
          <w:rFonts w:cstheme="minorHAnsi"/>
          <w:b/>
          <w:bCs/>
          <w:sz w:val="18"/>
          <w:szCs w:val="18"/>
          <w:highlight w:val="yellow"/>
          <w:u w:val="single"/>
        </w:rPr>
        <w:t>)</w:t>
      </w:r>
      <w:proofErr w:type="gramEnd"/>
      <w:r w:rsidRPr="00776ADC">
        <w:rPr>
          <w:rFonts w:cstheme="minorHAnsi"/>
          <w:b/>
          <w:bCs/>
          <w:sz w:val="18"/>
          <w:szCs w:val="18"/>
          <w:highlight w:val="yellow"/>
          <w:u w:val="single"/>
        </w:rPr>
        <w:t>:</w:t>
      </w:r>
    </w:p>
    <w:p w14:paraId="0F97B913" w14:textId="77777777" w:rsidR="008D5669" w:rsidRPr="00776ADC" w:rsidRDefault="008D5669" w:rsidP="008D5669">
      <w:pPr>
        <w:autoSpaceDE w:val="0"/>
        <w:autoSpaceDN w:val="0"/>
        <w:adjustRightInd w:val="0"/>
        <w:rPr>
          <w:rFonts w:cstheme="minorHAnsi"/>
          <w:sz w:val="18"/>
          <w:szCs w:val="18"/>
        </w:rPr>
      </w:pPr>
      <w:r w:rsidRPr="00776ADC">
        <w:rPr>
          <w:rFonts w:cstheme="minorHAnsi"/>
          <w:bCs/>
          <w:color w:val="FFFFFF" w:themeColor="background1"/>
          <w:sz w:val="18"/>
          <w:szCs w:val="18"/>
          <w:highlight w:val="darkGreen"/>
        </w:rPr>
        <w:t>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darkGreen"/>
          </w:rPr>
          <m:t>⨁</m:t>
        </m:r>
      </m:oMath>
      <w:r w:rsidRPr="00776ADC">
        <w:rPr>
          <w:rFonts w:cstheme="minorHAnsi"/>
          <w:color w:val="FFFFFF" w:themeColor="background1"/>
          <w:sz w:val="18"/>
          <w:szCs w:val="18"/>
          <w:highlight w:val="darkGreen"/>
        </w:rPr>
        <w:t>opad</w:t>
      </w:r>
      <w:r w:rsidRPr="00776ADC">
        <w:rPr>
          <w:rFonts w:cstheme="minorHAnsi"/>
          <w:sz w:val="18"/>
          <w:szCs w:val="18"/>
        </w:rPr>
        <w:t>||</w:t>
      </w:r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 xml:space="preserve"> SHA256[(k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darkCyan"/>
          </w:rPr>
          <m:t>⨁</m:t>
        </m:r>
      </m:oMath>
      <w:proofErr w:type="gramStart"/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>ipad)|</w:t>
      </w:r>
      <w:proofErr w:type="gramEnd"/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>|m]</w:t>
      </w:r>
    </w:p>
    <w:p w14:paraId="4AA3D11D" w14:textId="77777777" w:rsidR="008D5669" w:rsidRPr="00776ADC" w:rsidRDefault="008D5669" w:rsidP="008D5669">
      <w:pPr>
        <w:rPr>
          <w:sz w:val="18"/>
          <w:szCs w:val="18"/>
        </w:rPr>
      </w:pPr>
      <w:r w:rsidRPr="00776ADC">
        <w:rPr>
          <w:sz w:val="18"/>
          <w:szCs w:val="18"/>
        </w:rPr>
        <w:t>What we need to do here is concatenate output 3 with output 2 at the end.</w:t>
      </w:r>
    </w:p>
    <w:p w14:paraId="099A1CC1" w14:textId="77777777" w:rsidR="008D5669" w:rsidRPr="00C94DBD" w:rsidRDefault="008D5669" w:rsidP="008D5669">
      <w:pPr>
        <w:rPr>
          <w:rFonts w:cstheme="minorHAnsi"/>
          <w:color w:val="FFFFFF" w:themeColor="background1"/>
          <w:sz w:val="18"/>
          <w:szCs w:val="18"/>
          <w:highlight w:val="darkCyan"/>
        </w:rPr>
      </w:pPr>
      <w:r w:rsidRPr="00C22396">
        <w:rPr>
          <w:rFonts w:cstheme="minorHAnsi"/>
          <w:sz w:val="18"/>
          <w:szCs w:val="18"/>
          <w:highlight w:val="darkGreen"/>
        </w:rPr>
        <w:t>5c5c5c5c5c5c5c5c5c5c5c5c5c5c5c5c5c5c5c5c5c5c5c5c5c5c5c5c5c5c5c5c81470ce34ee7b2a2d291350f92fd68ac252ff9203169962cfa58cc90e1c28eee</w:t>
      </w:r>
      <w:r w:rsidRPr="00C94DBD">
        <w:rPr>
          <w:rFonts w:cstheme="minorHAnsi"/>
          <w:color w:val="FFFFFF" w:themeColor="background1"/>
          <w:sz w:val="18"/>
          <w:szCs w:val="18"/>
          <w:highlight w:val="darkCyan"/>
        </w:rPr>
        <w:t>ea4e8fc89cf349074bf82e55866bb6c1705f8d55de65d17664c76323e49dbf3f</w:t>
      </w:r>
    </w:p>
    <w:p w14:paraId="784DDC12" w14:textId="77777777" w:rsidR="008D5669" w:rsidRPr="00776ADC" w:rsidRDefault="008D5669" w:rsidP="008D5669">
      <w:pPr>
        <w:rPr>
          <w:sz w:val="18"/>
          <w:szCs w:val="18"/>
        </w:rPr>
      </w:pPr>
    </w:p>
    <w:p w14:paraId="5E009513" w14:textId="77777777" w:rsidR="008D5669" w:rsidRPr="00776ADC" w:rsidRDefault="008D5669" w:rsidP="008D5669">
      <w:pPr>
        <w:rPr>
          <w:sz w:val="18"/>
          <w:szCs w:val="18"/>
          <w:u w:val="single"/>
        </w:rPr>
      </w:pPr>
      <w:r w:rsidRPr="00776ADC">
        <w:rPr>
          <w:sz w:val="18"/>
          <w:szCs w:val="18"/>
          <w:u w:val="single"/>
        </w:rPr>
        <w:t>6)R</w:t>
      </w:r>
      <w:r w:rsidRPr="00776ADC">
        <w:rPr>
          <w:sz w:val="18"/>
          <w:szCs w:val="18"/>
          <w:highlight w:val="yellow"/>
          <w:u w:val="single"/>
        </w:rPr>
        <w:t>esult = SHA256(output4</w:t>
      </w:r>
      <w:proofErr w:type="gramStart"/>
      <w:r w:rsidRPr="00776ADC">
        <w:rPr>
          <w:sz w:val="18"/>
          <w:szCs w:val="18"/>
          <w:highlight w:val="yellow"/>
          <w:u w:val="single"/>
        </w:rPr>
        <w:t>) )</w:t>
      </w:r>
      <w:proofErr w:type="gramEnd"/>
      <w:r w:rsidRPr="00776ADC">
        <w:rPr>
          <w:sz w:val="18"/>
          <w:szCs w:val="18"/>
          <w:highlight w:val="yellow"/>
          <w:u w:val="single"/>
        </w:rPr>
        <w:t>:</w:t>
      </w:r>
    </w:p>
    <w:p w14:paraId="2DCFD9E7" w14:textId="77777777" w:rsidR="008D5669" w:rsidRPr="00776ADC" w:rsidRDefault="008D5669" w:rsidP="008D5669">
      <w:pPr>
        <w:rPr>
          <w:sz w:val="18"/>
          <w:szCs w:val="18"/>
        </w:rPr>
      </w:pPr>
      <w:r w:rsidRPr="00776ADC">
        <w:rPr>
          <w:sz w:val="18"/>
          <w:szCs w:val="18"/>
          <w:highlight w:val="yellow"/>
        </w:rPr>
        <w:t>HMAC(</w:t>
      </w:r>
      <w:proofErr w:type="spellStart"/>
      <w:proofErr w:type="gramStart"/>
      <w:r w:rsidRPr="00776ADC">
        <w:rPr>
          <w:sz w:val="18"/>
          <w:szCs w:val="18"/>
          <w:highlight w:val="yellow"/>
        </w:rPr>
        <w:t>k,m</w:t>
      </w:r>
      <w:proofErr w:type="spellEnd"/>
      <w:proofErr w:type="gramEnd"/>
      <w:r w:rsidRPr="00776ADC">
        <w:rPr>
          <w:sz w:val="18"/>
          <w:szCs w:val="18"/>
          <w:highlight w:val="yellow"/>
        </w:rPr>
        <w:t>)</w:t>
      </w:r>
      <w:r w:rsidRPr="00776ADC">
        <w:rPr>
          <w:sz w:val="18"/>
          <w:szCs w:val="18"/>
        </w:rPr>
        <w:t xml:space="preserve"> </w:t>
      </w:r>
    </w:p>
    <w:p w14:paraId="19E72EF0" w14:textId="77777777" w:rsidR="008D5669" w:rsidRPr="00776ADC" w:rsidRDefault="008D5669" w:rsidP="008D5669">
      <w:pPr>
        <w:rPr>
          <w:rFonts w:cstheme="minorHAnsi"/>
          <w:sz w:val="18"/>
          <w:szCs w:val="18"/>
        </w:rPr>
      </w:pPr>
      <w:r w:rsidRPr="00776ADC">
        <w:rPr>
          <w:rFonts w:cstheme="minorHAnsi"/>
          <w:bCs/>
          <w:sz w:val="18"/>
          <w:szCs w:val="18"/>
        </w:rPr>
        <w:t>SHA256[</w:t>
      </w:r>
      <w:r w:rsidRPr="00776ADC">
        <w:rPr>
          <w:rFonts w:cstheme="minorHAnsi"/>
          <w:bCs/>
          <w:color w:val="FFFFFF" w:themeColor="background1"/>
          <w:sz w:val="18"/>
          <w:szCs w:val="18"/>
          <w:highlight w:val="darkGreen"/>
        </w:rPr>
        <w:t>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darkGreen"/>
          </w:rPr>
          <m:t>⨁</m:t>
        </m:r>
      </m:oMath>
      <w:r w:rsidRPr="00776ADC">
        <w:rPr>
          <w:rFonts w:cstheme="minorHAnsi"/>
          <w:color w:val="FFFFFF" w:themeColor="background1"/>
          <w:sz w:val="18"/>
          <w:szCs w:val="18"/>
          <w:highlight w:val="darkGreen"/>
        </w:rPr>
        <w:t>opad</w:t>
      </w:r>
      <w:r w:rsidRPr="00776ADC">
        <w:rPr>
          <w:rFonts w:cstheme="minorHAnsi"/>
          <w:sz w:val="18"/>
          <w:szCs w:val="18"/>
        </w:rPr>
        <w:t>||</w:t>
      </w:r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 xml:space="preserve"> SHA256[(k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darkCyan"/>
          </w:rPr>
          <m:t>⨁</m:t>
        </m:r>
      </m:oMath>
      <w:proofErr w:type="gramStart"/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>ipad)|</w:t>
      </w:r>
      <w:proofErr w:type="gramEnd"/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>|m]</w:t>
      </w:r>
      <w:r w:rsidRPr="00776ADC">
        <w:rPr>
          <w:rFonts w:cstheme="minorHAnsi"/>
          <w:sz w:val="18"/>
          <w:szCs w:val="18"/>
        </w:rPr>
        <w:t>]</w:t>
      </w:r>
    </w:p>
    <w:p w14:paraId="0D606AB7" w14:textId="77777777" w:rsidR="008D5669" w:rsidRPr="00776ADC" w:rsidRDefault="008D5669" w:rsidP="008D5669">
      <w:pPr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 xml:space="preserve">Use this tool: </w:t>
      </w:r>
      <w:hyperlink r:id="rId26" w:history="1">
        <w:r w:rsidRPr="00776ADC">
          <w:rPr>
            <w:rStyle w:val="Hyperlink"/>
            <w:rFonts w:cstheme="minorHAnsi"/>
            <w:sz w:val="18"/>
            <w:szCs w:val="18"/>
          </w:rPr>
          <w:t>https://emn178.github.io/online-tools/sha256.html</w:t>
        </w:r>
      </w:hyperlink>
    </w:p>
    <w:p w14:paraId="46EA9AB0" w14:textId="77777777" w:rsidR="008D5669" w:rsidRPr="00776ADC" w:rsidRDefault="008D5669" w:rsidP="00F90F01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>Input Hex, Output hex</w:t>
      </w:r>
    </w:p>
    <w:p w14:paraId="313D3239" w14:textId="77777777" w:rsidR="008D5669" w:rsidRPr="00776ADC" w:rsidRDefault="008D5669" w:rsidP="008D5669">
      <w:pPr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 xml:space="preserve">= </w:t>
      </w:r>
    </w:p>
    <w:p w14:paraId="13BC77D9" w14:textId="77777777" w:rsidR="008D5669" w:rsidRPr="00776ADC" w:rsidRDefault="008D5669" w:rsidP="008D5669">
      <w:pPr>
        <w:rPr>
          <w:rFonts w:cstheme="minorHAnsi"/>
          <w:sz w:val="18"/>
          <w:szCs w:val="18"/>
        </w:rPr>
      </w:pPr>
      <w:r w:rsidRPr="001E15E4">
        <w:rPr>
          <w:rFonts w:cstheme="minorHAnsi"/>
          <w:sz w:val="18"/>
          <w:szCs w:val="18"/>
        </w:rPr>
        <w:t>babc4295c993666650df5d7a0a133274b5f3061b5ba13515b612be75102c621e</w:t>
      </w:r>
      <w:r>
        <w:rPr>
          <w:rFonts w:cstheme="minorHAnsi"/>
          <w:sz w:val="18"/>
          <w:szCs w:val="18"/>
        </w:rPr>
        <w:t xml:space="preserve"> </w:t>
      </w:r>
    </w:p>
    <w:p w14:paraId="404E69B8" w14:textId="77777777" w:rsidR="008D5669" w:rsidRPr="00776ADC" w:rsidRDefault="008D5669" w:rsidP="008D5669">
      <w:pPr>
        <w:rPr>
          <w:sz w:val="18"/>
          <w:szCs w:val="18"/>
        </w:rPr>
      </w:pPr>
    </w:p>
    <w:p w14:paraId="1B3A7FED" w14:textId="77777777" w:rsidR="008D5669" w:rsidRPr="00776ADC" w:rsidRDefault="008D5669" w:rsidP="008D5669">
      <w:pPr>
        <w:rPr>
          <w:sz w:val="18"/>
          <w:szCs w:val="18"/>
          <w:u w:val="single"/>
        </w:rPr>
      </w:pPr>
      <w:r w:rsidRPr="00776ADC">
        <w:rPr>
          <w:sz w:val="18"/>
          <w:szCs w:val="18"/>
          <w:u w:val="single"/>
        </w:rPr>
        <w:t xml:space="preserve">7)Validation </w:t>
      </w:r>
    </w:p>
    <w:p w14:paraId="2E4A76E6" w14:textId="77777777" w:rsidR="008D5669" w:rsidRPr="00776ADC" w:rsidRDefault="008D5669" w:rsidP="008D5669">
      <w:pPr>
        <w:rPr>
          <w:rFonts w:cstheme="minorHAnsi"/>
          <w:b/>
          <w:bCs/>
          <w:sz w:val="18"/>
          <w:szCs w:val="18"/>
        </w:rPr>
      </w:pPr>
      <w:r w:rsidRPr="00776ADC">
        <w:rPr>
          <w:sz w:val="18"/>
          <w:szCs w:val="18"/>
        </w:rPr>
        <w:t xml:space="preserve">We can also use </w:t>
      </w:r>
      <w:hyperlink r:id="rId27" w:history="1">
        <w:r w:rsidRPr="00776ADC">
          <w:rPr>
            <w:rStyle w:val="Hyperlink"/>
            <w:rFonts w:cstheme="minorHAnsi"/>
            <w:b/>
            <w:bCs/>
            <w:sz w:val="18"/>
            <w:szCs w:val="18"/>
          </w:rPr>
          <w:t>https://emn178.github.io/online-tools/sha256.html</w:t>
        </w:r>
      </w:hyperlink>
      <w:r w:rsidRPr="00776ADC">
        <w:rPr>
          <w:sz w:val="18"/>
          <w:szCs w:val="18"/>
        </w:rPr>
        <w:t xml:space="preserve"> to check if our results are correct. </w:t>
      </w:r>
    </w:p>
    <w:p w14:paraId="79C01A30" w14:textId="77777777" w:rsidR="008D5669" w:rsidRPr="00776ADC" w:rsidRDefault="008D5669" w:rsidP="00F90F01">
      <w:pPr>
        <w:pStyle w:val="ListParagraph"/>
        <w:numPr>
          <w:ilvl w:val="0"/>
          <w:numId w:val="6"/>
        </w:numPr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>Input Hex, output hex</w:t>
      </w:r>
    </w:p>
    <w:p w14:paraId="59B98BF6" w14:textId="77777777" w:rsidR="008D5669" w:rsidRPr="00776ADC" w:rsidRDefault="008D5669" w:rsidP="00F90F01">
      <w:pPr>
        <w:pStyle w:val="ListParagraph"/>
        <w:numPr>
          <w:ilvl w:val="0"/>
          <w:numId w:val="6"/>
        </w:numPr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>Enable HMAC</w:t>
      </w:r>
    </w:p>
    <w:p w14:paraId="3E3B4531" w14:textId="77777777" w:rsidR="008D5669" w:rsidRPr="00776ADC" w:rsidRDefault="008D5669" w:rsidP="00F90F01">
      <w:pPr>
        <w:pStyle w:val="ListParagraph"/>
        <w:numPr>
          <w:ilvl w:val="0"/>
          <w:numId w:val="6"/>
        </w:numPr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>Encoding Hex</w:t>
      </w:r>
    </w:p>
    <w:p w14:paraId="02DA4711" w14:textId="77777777" w:rsidR="008D5669" w:rsidRPr="00776ADC" w:rsidRDefault="008D5669" w:rsidP="00F90F01">
      <w:pPr>
        <w:pStyle w:val="ListParagraph"/>
        <w:numPr>
          <w:ilvl w:val="0"/>
          <w:numId w:val="6"/>
        </w:numPr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 xml:space="preserve">Key (before padding): </w:t>
      </w:r>
    </w:p>
    <w:p w14:paraId="0AE4F7A0" w14:textId="77777777" w:rsidR="008D5669" w:rsidRPr="00776ADC" w:rsidRDefault="008D5669" w:rsidP="008D5669">
      <w:pPr>
        <w:pStyle w:val="NoSpacing"/>
        <w:ind w:left="720"/>
        <w:rPr>
          <w:sz w:val="18"/>
          <w:szCs w:val="18"/>
        </w:rPr>
      </w:pPr>
      <w:r w:rsidRPr="00CA4C2E">
        <w:rPr>
          <w:rFonts w:cstheme="minorHAnsi"/>
          <w:sz w:val="18"/>
          <w:szCs w:val="18"/>
        </w:rPr>
        <w:t>dd1b50bf12bbeefe8ecd6953cea134f07973a57c6d35ca70a60490ccbd9ed2b2</w:t>
      </w:r>
      <w:r>
        <w:rPr>
          <w:rFonts w:cstheme="minorHAnsi"/>
          <w:sz w:val="18"/>
          <w:szCs w:val="18"/>
        </w:rPr>
        <w:t xml:space="preserve">  </w:t>
      </w:r>
    </w:p>
    <w:p w14:paraId="0CFC5B32" w14:textId="77777777" w:rsidR="008D5669" w:rsidRPr="00776ADC" w:rsidRDefault="008D5669" w:rsidP="008D5669">
      <w:pPr>
        <w:pStyle w:val="NoSpacing"/>
        <w:ind w:left="720"/>
        <w:rPr>
          <w:sz w:val="18"/>
          <w:szCs w:val="18"/>
        </w:rPr>
      </w:pPr>
    </w:p>
    <w:p w14:paraId="48433BC3" w14:textId="77777777" w:rsidR="008D5669" w:rsidRPr="00776ADC" w:rsidRDefault="008D5669" w:rsidP="008D5669">
      <w:pPr>
        <w:pStyle w:val="ListParagraph"/>
        <w:spacing w:line="360" w:lineRule="auto"/>
        <w:jc w:val="both"/>
        <w:rPr>
          <w:rFonts w:cstheme="minorHAnsi"/>
          <w:sz w:val="18"/>
          <w:szCs w:val="18"/>
        </w:rPr>
      </w:pPr>
      <w:r w:rsidRPr="00776ADC">
        <w:rPr>
          <w:sz w:val="18"/>
          <w:szCs w:val="18"/>
        </w:rPr>
        <w:t xml:space="preserve"> </w:t>
      </w:r>
      <w:r w:rsidRPr="00776ADC">
        <w:rPr>
          <w:rFonts w:cstheme="minorHAnsi"/>
          <w:sz w:val="18"/>
          <w:szCs w:val="18"/>
        </w:rPr>
        <w:t>Enter original input/</w:t>
      </w:r>
      <w:proofErr w:type="gramStart"/>
      <w:r w:rsidRPr="00776ADC">
        <w:rPr>
          <w:rFonts w:cstheme="minorHAnsi"/>
          <w:sz w:val="18"/>
          <w:szCs w:val="18"/>
        </w:rPr>
        <w:t>message(</w:t>
      </w:r>
      <w:proofErr w:type="gramEnd"/>
      <w:r w:rsidRPr="00776ADC">
        <w:rPr>
          <w:rFonts w:cstheme="minorHAnsi"/>
          <w:sz w:val="18"/>
          <w:szCs w:val="18"/>
        </w:rPr>
        <w:t xml:space="preserve">HEX) – This is </w:t>
      </w:r>
      <w:r>
        <w:rPr>
          <w:rFonts w:cstheme="minorHAnsi"/>
          <w:sz w:val="18"/>
          <w:szCs w:val="18"/>
        </w:rPr>
        <w:t>region “us-east-1”</w:t>
      </w:r>
      <w:r w:rsidRPr="00776ADC">
        <w:rPr>
          <w:rFonts w:cstheme="minorHAnsi"/>
          <w:sz w:val="18"/>
          <w:szCs w:val="18"/>
        </w:rPr>
        <w:t>:</w:t>
      </w:r>
    </w:p>
    <w:p w14:paraId="565871AC" w14:textId="77777777" w:rsidR="008D5669" w:rsidRPr="00776ADC" w:rsidRDefault="008D5669" w:rsidP="008D5669">
      <w:pPr>
        <w:rPr>
          <w:sz w:val="18"/>
          <w:szCs w:val="18"/>
        </w:rPr>
      </w:pPr>
      <w:r w:rsidRPr="00B23959">
        <w:rPr>
          <w:sz w:val="18"/>
          <w:szCs w:val="18"/>
          <w:highlight w:val="yellow"/>
        </w:rPr>
        <w:t>75732D656173742D31</w:t>
      </w:r>
      <w:r>
        <w:rPr>
          <w:sz w:val="18"/>
          <w:szCs w:val="18"/>
        </w:rPr>
        <w:t xml:space="preserve"> </w:t>
      </w:r>
      <w:r w:rsidRPr="00776ADC">
        <w:rPr>
          <w:sz w:val="18"/>
          <w:szCs w:val="18"/>
        </w:rPr>
        <w:t xml:space="preserve"> </w:t>
      </w:r>
    </w:p>
    <w:p w14:paraId="1A0DB186" w14:textId="77777777" w:rsidR="008D5669" w:rsidRPr="00776ADC" w:rsidRDefault="008D5669" w:rsidP="008D5669">
      <w:pPr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 xml:space="preserve">Output: </w:t>
      </w:r>
    </w:p>
    <w:p w14:paraId="311AD776" w14:textId="6B9D6F1C" w:rsidR="003C697D" w:rsidRPr="00776ADC" w:rsidRDefault="008D5669" w:rsidP="008D5669">
      <w:pPr>
        <w:rPr>
          <w:rFonts w:cstheme="minorHAnsi"/>
          <w:sz w:val="18"/>
          <w:szCs w:val="18"/>
        </w:rPr>
      </w:pPr>
      <w:r w:rsidRPr="006835F1">
        <w:rPr>
          <w:rFonts w:cstheme="minorHAnsi"/>
          <w:sz w:val="18"/>
          <w:szCs w:val="18"/>
        </w:rPr>
        <w:t>a8233e8b6ff752fc106d13900b8f4534678fb32fa63ba770a9b5384ec5151db1</w:t>
      </w:r>
      <w:r>
        <w:rPr>
          <w:rFonts w:cstheme="minorHAnsi"/>
          <w:sz w:val="18"/>
          <w:szCs w:val="18"/>
        </w:rPr>
        <w:t xml:space="preserve"> </w:t>
      </w:r>
      <w:r w:rsidRPr="00776ADC">
        <w:rPr>
          <w:rFonts w:cstheme="minorHAnsi"/>
          <w:sz w:val="18"/>
          <w:szCs w:val="18"/>
        </w:rPr>
        <w:t xml:space="preserve"> </w:t>
      </w:r>
    </w:p>
    <w:p w14:paraId="72DC13EB" w14:textId="3EADC0F8" w:rsidR="008D5669" w:rsidRDefault="008D5669" w:rsidP="00F90F01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 xml:space="preserve">Not the same as Step 6 Calculation. </w:t>
      </w:r>
      <w:r w:rsidR="00C16AF1" w:rsidRPr="00776ADC">
        <w:rPr>
          <w:rFonts w:cstheme="minorHAnsi"/>
          <w:sz w:val="18"/>
          <w:szCs w:val="18"/>
        </w:rPr>
        <w:t>Therefore,</w:t>
      </w:r>
      <w:r w:rsidRPr="00776ADC">
        <w:rPr>
          <w:rFonts w:cstheme="minorHAnsi"/>
          <w:sz w:val="18"/>
          <w:szCs w:val="18"/>
        </w:rPr>
        <w:t xml:space="preserve"> calculation is incorrect.</w:t>
      </w:r>
    </w:p>
    <w:p w14:paraId="04729907" w14:textId="77777777" w:rsidR="00EE69C1" w:rsidRDefault="00EE69C1" w:rsidP="00EE69C1">
      <w:pPr>
        <w:spacing w:after="0" w:line="240" w:lineRule="auto"/>
        <w:rPr>
          <w:rFonts w:cstheme="minorHAnsi"/>
          <w:sz w:val="18"/>
          <w:szCs w:val="18"/>
        </w:rPr>
      </w:pPr>
    </w:p>
    <w:p w14:paraId="7FF50193" w14:textId="77777777" w:rsidR="008D5669" w:rsidRPr="00776ADC" w:rsidRDefault="008D5669" w:rsidP="008D5669">
      <w:pPr>
        <w:rPr>
          <w:rFonts w:cstheme="minorHAnsi"/>
          <w:b/>
          <w:bCs/>
          <w:sz w:val="18"/>
          <w:szCs w:val="18"/>
        </w:rPr>
      </w:pPr>
    </w:p>
    <w:p w14:paraId="754A511F" w14:textId="77777777" w:rsidR="008D5669" w:rsidRPr="00776ADC" w:rsidRDefault="008D5669" w:rsidP="008D5669">
      <w:pPr>
        <w:rPr>
          <w:rFonts w:cstheme="minorHAnsi"/>
          <w:sz w:val="18"/>
          <w:szCs w:val="18"/>
        </w:rPr>
      </w:pPr>
      <w:proofErr w:type="spellStart"/>
      <w:r>
        <w:rPr>
          <w:rFonts w:cstheme="minorHAnsi"/>
          <w:b/>
          <w:bCs/>
          <w:sz w:val="18"/>
          <w:szCs w:val="18"/>
        </w:rPr>
        <w:t>kRegion</w:t>
      </w:r>
      <w:proofErr w:type="spellEnd"/>
      <w:r w:rsidRPr="00776ADC">
        <w:rPr>
          <w:rFonts w:cstheme="minorHAnsi"/>
          <w:sz w:val="18"/>
          <w:szCs w:val="18"/>
        </w:rPr>
        <w:t xml:space="preserve">: </w:t>
      </w:r>
    </w:p>
    <w:p w14:paraId="3F1701AE" w14:textId="77777777" w:rsidR="008D5669" w:rsidRPr="00776ADC" w:rsidRDefault="008D5669" w:rsidP="008D5669">
      <w:pPr>
        <w:rPr>
          <w:rFonts w:cstheme="minorHAnsi"/>
          <w:sz w:val="18"/>
          <w:szCs w:val="18"/>
        </w:rPr>
      </w:pPr>
      <w:r w:rsidRPr="006835F1">
        <w:rPr>
          <w:rFonts w:cstheme="minorHAnsi"/>
          <w:sz w:val="18"/>
          <w:szCs w:val="18"/>
        </w:rPr>
        <w:t>a8233e8b6ff752fc106d13900b8f4534678fb32fa63ba770a9b5384ec5151db1</w:t>
      </w:r>
    </w:p>
    <w:p w14:paraId="70A84DF2" w14:textId="77777777" w:rsidR="008D5669" w:rsidRPr="00CA4C2E" w:rsidRDefault="008D5669" w:rsidP="008D5669">
      <w:pPr>
        <w:rPr>
          <w:sz w:val="18"/>
          <w:szCs w:val="18"/>
        </w:rPr>
      </w:pPr>
    </w:p>
    <w:p w14:paraId="03C31FAC" w14:textId="16E4B517" w:rsidR="008D5669" w:rsidRPr="00B76A07" w:rsidRDefault="008D5669" w:rsidP="00A6123B">
      <w:pPr>
        <w:pStyle w:val="Heading2"/>
      </w:pPr>
      <w:r w:rsidRPr="00B76A07">
        <w:t xml:space="preserve">2.3) Compute </w:t>
      </w:r>
      <w:proofErr w:type="spellStart"/>
      <w:r w:rsidRPr="00B76A07">
        <w:t>kService</w:t>
      </w:r>
      <w:proofErr w:type="spellEnd"/>
      <w:r w:rsidRPr="00B76A07">
        <w:t xml:space="preserve"> = </w:t>
      </w:r>
      <w:proofErr w:type="gramStart"/>
      <w:r w:rsidRPr="00B76A07">
        <w:t>HMAC(</w:t>
      </w:r>
      <w:proofErr w:type="spellStart"/>
      <w:proofErr w:type="gramEnd"/>
      <w:r w:rsidRPr="00B76A07">
        <w:t>kRegion</w:t>
      </w:r>
      <w:proofErr w:type="spellEnd"/>
      <w:r w:rsidRPr="00B76A07">
        <w:t xml:space="preserve">, Service), where Service = </w:t>
      </w:r>
      <w:proofErr w:type="spellStart"/>
      <w:proofErr w:type="gramStart"/>
      <w:r w:rsidRPr="00B76A07">
        <w:t>iam</w:t>
      </w:r>
      <w:proofErr w:type="spellEnd"/>
      <w:r w:rsidRPr="00B76A07">
        <w:t>;</w:t>
      </w:r>
      <w:proofErr w:type="gramEnd"/>
    </w:p>
    <w:p w14:paraId="6FA2CC8B" w14:textId="77777777" w:rsidR="008D5669" w:rsidRPr="00CA4C2E" w:rsidRDefault="008D5669" w:rsidP="008D5669">
      <w:pPr>
        <w:rPr>
          <w:sz w:val="18"/>
          <w:szCs w:val="18"/>
        </w:rPr>
      </w:pPr>
      <w:r w:rsidRPr="00CA4C2E">
        <w:rPr>
          <w:b/>
          <w:bCs/>
          <w:sz w:val="18"/>
          <w:szCs w:val="18"/>
        </w:rPr>
        <w:t>Step 3: Compute </w:t>
      </w:r>
      <w:proofErr w:type="spellStart"/>
      <w:r w:rsidRPr="00CA4C2E">
        <w:rPr>
          <w:sz w:val="18"/>
          <w:szCs w:val="18"/>
        </w:rPr>
        <w:t>kService</w:t>
      </w:r>
      <w:proofErr w:type="spellEnd"/>
    </w:p>
    <w:p w14:paraId="538DE023" w14:textId="77777777" w:rsidR="008D5669" w:rsidRPr="00CA4C2E" w:rsidRDefault="008D5669" w:rsidP="008D5669">
      <w:pPr>
        <w:rPr>
          <w:sz w:val="18"/>
          <w:szCs w:val="18"/>
        </w:rPr>
      </w:pPr>
      <w:r w:rsidRPr="00CA4C2E">
        <w:rPr>
          <w:b/>
          <w:bCs/>
          <w:sz w:val="18"/>
          <w:szCs w:val="18"/>
        </w:rPr>
        <w:t>Formula:</w:t>
      </w:r>
      <w:r w:rsidRPr="00CA4C2E">
        <w:rPr>
          <w:sz w:val="18"/>
          <w:szCs w:val="18"/>
        </w:rPr>
        <w:br/>
      </w:r>
      <w:proofErr w:type="spellStart"/>
      <w:r w:rsidRPr="00CA4C2E">
        <w:rPr>
          <w:sz w:val="18"/>
          <w:szCs w:val="18"/>
        </w:rPr>
        <w:t>kService</w:t>
      </w:r>
      <w:proofErr w:type="spellEnd"/>
      <w:r w:rsidRPr="00CA4C2E">
        <w:rPr>
          <w:sz w:val="18"/>
          <w:szCs w:val="18"/>
        </w:rPr>
        <w:t xml:space="preserve"> = HMAC-SHA256(</w:t>
      </w:r>
      <w:proofErr w:type="spellStart"/>
      <w:r w:rsidRPr="00CA4C2E">
        <w:rPr>
          <w:sz w:val="18"/>
          <w:szCs w:val="18"/>
        </w:rPr>
        <w:t>kRegion</w:t>
      </w:r>
      <w:proofErr w:type="spellEnd"/>
      <w:r w:rsidRPr="00CA4C2E">
        <w:rPr>
          <w:sz w:val="18"/>
          <w:szCs w:val="18"/>
        </w:rPr>
        <w:t>, Service)</w:t>
      </w:r>
    </w:p>
    <w:p w14:paraId="04DC916F" w14:textId="77777777" w:rsidR="008D5669" w:rsidRPr="00CA4C2E" w:rsidRDefault="008D5669" w:rsidP="008D5669">
      <w:pPr>
        <w:rPr>
          <w:sz w:val="18"/>
          <w:szCs w:val="18"/>
        </w:rPr>
      </w:pPr>
      <w:r w:rsidRPr="00CA4C2E">
        <w:rPr>
          <w:b/>
          <w:bCs/>
          <w:sz w:val="18"/>
          <w:szCs w:val="18"/>
        </w:rPr>
        <w:t>Steps:</w:t>
      </w:r>
    </w:p>
    <w:p w14:paraId="1CC40653" w14:textId="77777777" w:rsidR="008D5669" w:rsidRPr="00CA4C2E" w:rsidRDefault="008D5669" w:rsidP="00F90F01">
      <w:pPr>
        <w:numPr>
          <w:ilvl w:val="0"/>
          <w:numId w:val="10"/>
        </w:numPr>
        <w:spacing w:after="0" w:line="240" w:lineRule="auto"/>
        <w:rPr>
          <w:sz w:val="18"/>
          <w:szCs w:val="18"/>
        </w:rPr>
      </w:pPr>
      <w:r w:rsidRPr="00CA4C2E">
        <w:rPr>
          <w:sz w:val="18"/>
          <w:szCs w:val="18"/>
        </w:rPr>
        <w:t>Use </w:t>
      </w:r>
      <w:proofErr w:type="spellStart"/>
      <w:r w:rsidRPr="00CA4C2E">
        <w:rPr>
          <w:sz w:val="18"/>
          <w:szCs w:val="18"/>
        </w:rPr>
        <w:t>kRegion</w:t>
      </w:r>
      <w:proofErr w:type="spellEnd"/>
      <w:r w:rsidRPr="00CA4C2E">
        <w:rPr>
          <w:sz w:val="18"/>
          <w:szCs w:val="18"/>
        </w:rPr>
        <w:t> from Step 2 as the </w:t>
      </w:r>
      <w:r w:rsidRPr="00CA4C2E">
        <w:rPr>
          <w:b/>
          <w:bCs/>
          <w:sz w:val="18"/>
          <w:szCs w:val="18"/>
        </w:rPr>
        <w:t>Key</w:t>
      </w:r>
      <w:r w:rsidRPr="00CA4C2E">
        <w:rPr>
          <w:sz w:val="18"/>
          <w:szCs w:val="18"/>
        </w:rPr>
        <w:t>.</w:t>
      </w:r>
    </w:p>
    <w:p w14:paraId="27335E11" w14:textId="77777777" w:rsidR="008D5669" w:rsidRPr="00CA4C2E" w:rsidRDefault="008D5669" w:rsidP="00F90F01">
      <w:pPr>
        <w:numPr>
          <w:ilvl w:val="0"/>
          <w:numId w:val="10"/>
        </w:numPr>
        <w:spacing w:after="0" w:line="240" w:lineRule="auto"/>
        <w:rPr>
          <w:sz w:val="18"/>
          <w:szCs w:val="18"/>
        </w:rPr>
      </w:pPr>
      <w:r w:rsidRPr="00CA4C2E">
        <w:rPr>
          <w:sz w:val="18"/>
          <w:szCs w:val="18"/>
        </w:rPr>
        <w:t>The message is the Service (</w:t>
      </w:r>
      <w:proofErr w:type="spellStart"/>
      <w:r w:rsidRPr="00CA4C2E">
        <w:rPr>
          <w:sz w:val="18"/>
          <w:szCs w:val="18"/>
        </w:rPr>
        <w:t>iam</w:t>
      </w:r>
      <w:proofErr w:type="spellEnd"/>
      <w:r w:rsidRPr="00CA4C2E">
        <w:rPr>
          <w:sz w:val="18"/>
          <w:szCs w:val="18"/>
        </w:rPr>
        <w:t>).</w:t>
      </w:r>
    </w:p>
    <w:p w14:paraId="78AC89B0" w14:textId="77777777" w:rsidR="008D5669" w:rsidRPr="00CA4C2E" w:rsidRDefault="008D5669" w:rsidP="00F90F01">
      <w:pPr>
        <w:numPr>
          <w:ilvl w:val="0"/>
          <w:numId w:val="10"/>
        </w:numPr>
        <w:spacing w:after="0" w:line="240" w:lineRule="auto"/>
        <w:rPr>
          <w:sz w:val="18"/>
          <w:szCs w:val="18"/>
        </w:rPr>
      </w:pPr>
      <w:r w:rsidRPr="00CA4C2E">
        <w:rPr>
          <w:sz w:val="18"/>
          <w:szCs w:val="18"/>
        </w:rPr>
        <w:t>Compute HMAC-SHA256.</w:t>
      </w:r>
    </w:p>
    <w:p w14:paraId="0E2B2B23" w14:textId="77777777" w:rsidR="008D5669" w:rsidRPr="00CA4C2E" w:rsidRDefault="008D5669" w:rsidP="008D5669">
      <w:pPr>
        <w:rPr>
          <w:sz w:val="18"/>
          <w:szCs w:val="18"/>
        </w:rPr>
      </w:pPr>
      <w:r w:rsidRPr="00CA4C2E">
        <w:rPr>
          <w:b/>
          <w:bCs/>
          <w:sz w:val="18"/>
          <w:szCs w:val="18"/>
        </w:rPr>
        <w:t>Example:</w:t>
      </w:r>
      <w:r w:rsidRPr="00CA4C2E">
        <w:rPr>
          <w:sz w:val="18"/>
          <w:szCs w:val="18"/>
        </w:rPr>
        <w:br/>
      </w:r>
      <w:proofErr w:type="spellStart"/>
      <w:r w:rsidRPr="00CA4C2E">
        <w:rPr>
          <w:sz w:val="18"/>
          <w:szCs w:val="18"/>
        </w:rPr>
        <w:t>kService</w:t>
      </w:r>
      <w:proofErr w:type="spellEnd"/>
      <w:r w:rsidRPr="00CA4C2E">
        <w:rPr>
          <w:sz w:val="18"/>
          <w:szCs w:val="18"/>
        </w:rPr>
        <w:t xml:space="preserve"> = HMAC-SHA256(&lt;kRegion_from_step2&gt;, "</w:t>
      </w:r>
      <w:proofErr w:type="spellStart"/>
      <w:r w:rsidRPr="00CA4C2E">
        <w:rPr>
          <w:sz w:val="18"/>
          <w:szCs w:val="18"/>
        </w:rPr>
        <w:t>iam</w:t>
      </w:r>
      <w:proofErr w:type="spellEnd"/>
      <w:r w:rsidRPr="00CA4C2E">
        <w:rPr>
          <w:sz w:val="18"/>
          <w:szCs w:val="18"/>
        </w:rPr>
        <w:t>")</w:t>
      </w:r>
    </w:p>
    <w:p w14:paraId="14D48F6B" w14:textId="77777777" w:rsidR="008D5669" w:rsidRPr="00776ADC" w:rsidRDefault="008D5669" w:rsidP="008D5669">
      <w:pPr>
        <w:rPr>
          <w:sz w:val="18"/>
          <w:szCs w:val="18"/>
          <w:u w:val="single"/>
        </w:rPr>
      </w:pPr>
      <w:r w:rsidRPr="00776ADC">
        <w:rPr>
          <w:sz w:val="18"/>
          <w:szCs w:val="18"/>
          <w:u w:val="single"/>
        </w:rPr>
        <w:t xml:space="preserve">1)Get Key and Message ready </w:t>
      </w:r>
    </w:p>
    <w:p w14:paraId="33A18738" w14:textId="77777777" w:rsidR="008D5669" w:rsidRPr="00776ADC" w:rsidRDefault="008D5669" w:rsidP="008D5669">
      <w:pPr>
        <w:pStyle w:val="NoSpacing"/>
        <w:rPr>
          <w:sz w:val="18"/>
          <w:szCs w:val="18"/>
        </w:rPr>
      </w:pPr>
      <w:r w:rsidRPr="00122B4E">
        <w:rPr>
          <w:b/>
          <w:bCs/>
          <w:sz w:val="18"/>
          <w:szCs w:val="18"/>
        </w:rPr>
        <w:t>Key(</w:t>
      </w:r>
      <w:proofErr w:type="spellStart"/>
      <w:r w:rsidRPr="00122B4E">
        <w:rPr>
          <w:b/>
          <w:bCs/>
          <w:sz w:val="18"/>
          <w:szCs w:val="18"/>
        </w:rPr>
        <w:t>kRegion</w:t>
      </w:r>
      <w:proofErr w:type="spellEnd"/>
      <w:r w:rsidRPr="00122B4E">
        <w:rPr>
          <w:b/>
          <w:bCs/>
          <w:sz w:val="18"/>
          <w:szCs w:val="18"/>
        </w:rPr>
        <w:t>)</w:t>
      </w:r>
      <w:r w:rsidRPr="00776ADC">
        <w:rPr>
          <w:sz w:val="18"/>
          <w:szCs w:val="18"/>
        </w:rPr>
        <w:t xml:space="preserve"> = </w:t>
      </w:r>
      <w:r w:rsidRPr="006835F1">
        <w:rPr>
          <w:rFonts w:cstheme="minorHAnsi"/>
          <w:sz w:val="18"/>
          <w:szCs w:val="18"/>
        </w:rPr>
        <w:t>a8233e8b6ff752fc106d13900b8f4534678fb32fa63ba770a9b5384ec5151db1</w:t>
      </w:r>
      <w:r>
        <w:rPr>
          <w:rFonts w:cstheme="minorHAnsi"/>
          <w:sz w:val="18"/>
          <w:szCs w:val="18"/>
        </w:rPr>
        <w:t xml:space="preserve"> </w:t>
      </w:r>
    </w:p>
    <w:p w14:paraId="56CD3806" w14:textId="77777777" w:rsidR="008D5669" w:rsidRPr="00FA16CE" w:rsidRDefault="008D5669" w:rsidP="008D5669">
      <w:pPr>
        <w:pStyle w:val="NoSpacing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Determine if we hash key.</w:t>
      </w:r>
    </w:p>
    <w:p w14:paraId="19EB1F5D" w14:textId="77777777" w:rsidR="008D5669" w:rsidRPr="00FA16CE" w:rsidRDefault="008D5669" w:rsidP="00F90F01">
      <w:pPr>
        <w:pStyle w:val="NoSpacing"/>
        <w:numPr>
          <w:ilvl w:val="0"/>
          <w:numId w:val="21"/>
        </w:numPr>
        <w:rPr>
          <w:sz w:val="18"/>
          <w:szCs w:val="18"/>
        </w:rPr>
      </w:pPr>
      <w:r w:rsidRPr="00FA16CE">
        <w:rPr>
          <w:b/>
          <w:bCs/>
          <w:sz w:val="18"/>
          <w:szCs w:val="18"/>
        </w:rPr>
        <w:t>For Keys </w:t>
      </w:r>
      <w:r w:rsidRPr="00FA16CE">
        <w:rPr>
          <w:b/>
          <w:bCs/>
          <w:i/>
          <w:iCs/>
          <w:sz w:val="18"/>
          <w:szCs w:val="18"/>
        </w:rPr>
        <w:t>Longer</w:t>
      </w:r>
      <w:r w:rsidRPr="00FA16CE">
        <w:rPr>
          <w:b/>
          <w:bCs/>
          <w:sz w:val="18"/>
          <w:szCs w:val="18"/>
        </w:rPr>
        <w:t xml:space="preserve"> Than 64 </w:t>
      </w:r>
      <w:proofErr w:type="gramStart"/>
      <w:r w:rsidRPr="00FA16CE">
        <w:rPr>
          <w:b/>
          <w:bCs/>
          <w:sz w:val="18"/>
          <w:szCs w:val="18"/>
        </w:rPr>
        <w:t>Bytes</w:t>
      </w:r>
      <w:r>
        <w:rPr>
          <w:b/>
          <w:bCs/>
          <w:sz w:val="18"/>
          <w:szCs w:val="18"/>
        </w:rPr>
        <w:t>(</w:t>
      </w:r>
      <w:proofErr w:type="gramEnd"/>
      <w:r>
        <w:rPr>
          <w:b/>
          <w:bCs/>
          <w:sz w:val="18"/>
          <w:szCs w:val="18"/>
        </w:rPr>
        <w:t>Hex)</w:t>
      </w:r>
      <w:r w:rsidRPr="00FA16CE">
        <w:rPr>
          <w:b/>
          <w:bCs/>
          <w:sz w:val="18"/>
          <w:szCs w:val="18"/>
        </w:rPr>
        <w:t>:</w:t>
      </w:r>
    </w:p>
    <w:p w14:paraId="6C1EFCD0" w14:textId="77777777" w:rsidR="008D5669" w:rsidRPr="00FA16CE" w:rsidRDefault="008D5669" w:rsidP="00F90F01">
      <w:pPr>
        <w:pStyle w:val="NoSpacing"/>
        <w:numPr>
          <w:ilvl w:val="1"/>
          <w:numId w:val="21"/>
        </w:numPr>
        <w:rPr>
          <w:sz w:val="18"/>
          <w:szCs w:val="18"/>
        </w:rPr>
      </w:pPr>
      <w:r w:rsidRPr="00FA16CE">
        <w:rPr>
          <w:b/>
          <w:bCs/>
          <w:sz w:val="18"/>
          <w:szCs w:val="18"/>
        </w:rPr>
        <w:t>Step 1:</w:t>
      </w:r>
      <w:r w:rsidRPr="00FA16CE">
        <w:rPr>
          <w:sz w:val="18"/>
          <w:szCs w:val="18"/>
        </w:rPr>
        <w:t> Hash the key with SHA-256 (reduces it to 32 bytes).</w:t>
      </w:r>
    </w:p>
    <w:p w14:paraId="7BD5A315" w14:textId="77777777" w:rsidR="008D5669" w:rsidRPr="00FA16CE" w:rsidRDefault="008D5669" w:rsidP="00F90F01">
      <w:pPr>
        <w:pStyle w:val="NoSpacing"/>
        <w:numPr>
          <w:ilvl w:val="1"/>
          <w:numId w:val="21"/>
        </w:numPr>
        <w:rPr>
          <w:sz w:val="18"/>
          <w:szCs w:val="18"/>
        </w:rPr>
      </w:pPr>
      <w:r w:rsidRPr="00FA16CE">
        <w:rPr>
          <w:b/>
          <w:bCs/>
          <w:sz w:val="18"/>
          <w:szCs w:val="18"/>
        </w:rPr>
        <w:t>Step 2:</w:t>
      </w:r>
      <w:r w:rsidRPr="00FA16CE">
        <w:rPr>
          <w:sz w:val="18"/>
          <w:szCs w:val="18"/>
        </w:rPr>
        <w:t> Pad the hashed key with zeros to 64 bytes.</w:t>
      </w:r>
    </w:p>
    <w:p w14:paraId="4DDE4FA5" w14:textId="77777777" w:rsidR="008D5669" w:rsidRPr="00FA16CE" w:rsidRDefault="008D5669" w:rsidP="00F90F01">
      <w:pPr>
        <w:pStyle w:val="NoSpacing"/>
        <w:numPr>
          <w:ilvl w:val="0"/>
          <w:numId w:val="21"/>
        </w:numPr>
        <w:rPr>
          <w:sz w:val="18"/>
          <w:szCs w:val="18"/>
        </w:rPr>
      </w:pPr>
      <w:r w:rsidRPr="00FA16CE">
        <w:rPr>
          <w:b/>
          <w:bCs/>
          <w:sz w:val="18"/>
          <w:szCs w:val="18"/>
        </w:rPr>
        <w:t>For Keys </w:t>
      </w:r>
      <w:r w:rsidRPr="00FA16CE">
        <w:rPr>
          <w:b/>
          <w:bCs/>
          <w:i/>
          <w:iCs/>
          <w:sz w:val="18"/>
          <w:szCs w:val="18"/>
        </w:rPr>
        <w:t>Shorter</w:t>
      </w:r>
      <w:r w:rsidRPr="00FA16CE">
        <w:rPr>
          <w:b/>
          <w:bCs/>
          <w:sz w:val="18"/>
          <w:szCs w:val="18"/>
        </w:rPr>
        <w:t xml:space="preserve"> Than 64 </w:t>
      </w:r>
      <w:proofErr w:type="gramStart"/>
      <w:r w:rsidRPr="00FA16CE">
        <w:rPr>
          <w:b/>
          <w:bCs/>
          <w:sz w:val="18"/>
          <w:szCs w:val="18"/>
        </w:rPr>
        <w:t>Bytes</w:t>
      </w:r>
      <w:r>
        <w:rPr>
          <w:b/>
          <w:bCs/>
          <w:sz w:val="18"/>
          <w:szCs w:val="18"/>
        </w:rPr>
        <w:t>(</w:t>
      </w:r>
      <w:proofErr w:type="gramEnd"/>
      <w:r>
        <w:rPr>
          <w:b/>
          <w:bCs/>
          <w:sz w:val="18"/>
          <w:szCs w:val="18"/>
        </w:rPr>
        <w:t>Hex)</w:t>
      </w:r>
      <w:r w:rsidRPr="00FA16CE">
        <w:rPr>
          <w:b/>
          <w:bCs/>
          <w:sz w:val="18"/>
          <w:szCs w:val="18"/>
        </w:rPr>
        <w:t>:</w:t>
      </w:r>
    </w:p>
    <w:p w14:paraId="64A23FE3" w14:textId="77777777" w:rsidR="008D5669" w:rsidRPr="00FA16CE" w:rsidRDefault="008D5669" w:rsidP="00F90F01">
      <w:pPr>
        <w:pStyle w:val="NoSpacing"/>
        <w:numPr>
          <w:ilvl w:val="1"/>
          <w:numId w:val="21"/>
        </w:numPr>
        <w:rPr>
          <w:sz w:val="18"/>
          <w:szCs w:val="18"/>
        </w:rPr>
      </w:pPr>
      <w:r w:rsidRPr="00FA16CE">
        <w:rPr>
          <w:b/>
          <w:bCs/>
          <w:sz w:val="18"/>
          <w:szCs w:val="18"/>
        </w:rPr>
        <w:t>Directly use the key as-is</w:t>
      </w:r>
      <w:r w:rsidRPr="00FA16CE">
        <w:rPr>
          <w:sz w:val="18"/>
          <w:szCs w:val="18"/>
        </w:rPr>
        <w:t> (HMAC automatically pads it internally with zeros to 64 bytes during processing).</w:t>
      </w:r>
    </w:p>
    <w:p w14:paraId="3F79C43A" w14:textId="77777777" w:rsidR="008D5669" w:rsidRPr="00FA16CE" w:rsidRDefault="008D5669" w:rsidP="00F90F01">
      <w:pPr>
        <w:pStyle w:val="NoSpacing"/>
        <w:numPr>
          <w:ilvl w:val="0"/>
          <w:numId w:val="21"/>
        </w:numPr>
        <w:rPr>
          <w:sz w:val="18"/>
          <w:szCs w:val="18"/>
        </w:rPr>
      </w:pPr>
      <w:r w:rsidRPr="00FA16CE">
        <w:rPr>
          <w:b/>
          <w:bCs/>
          <w:sz w:val="18"/>
          <w:szCs w:val="18"/>
        </w:rPr>
        <w:t>For Keys </w:t>
      </w:r>
      <w:r w:rsidRPr="00FA16CE">
        <w:rPr>
          <w:b/>
          <w:bCs/>
          <w:i/>
          <w:iCs/>
          <w:sz w:val="18"/>
          <w:szCs w:val="18"/>
        </w:rPr>
        <w:t>Exactly</w:t>
      </w:r>
      <w:r w:rsidRPr="00FA16CE">
        <w:rPr>
          <w:b/>
          <w:bCs/>
          <w:sz w:val="18"/>
          <w:szCs w:val="18"/>
        </w:rPr>
        <w:t xml:space="preserve"> 64 </w:t>
      </w:r>
      <w:proofErr w:type="gramStart"/>
      <w:r w:rsidRPr="00FA16CE">
        <w:rPr>
          <w:b/>
          <w:bCs/>
          <w:sz w:val="18"/>
          <w:szCs w:val="18"/>
        </w:rPr>
        <w:t>Bytes</w:t>
      </w:r>
      <w:r>
        <w:rPr>
          <w:b/>
          <w:bCs/>
          <w:sz w:val="18"/>
          <w:szCs w:val="18"/>
        </w:rPr>
        <w:t>(</w:t>
      </w:r>
      <w:proofErr w:type="gramEnd"/>
      <w:r>
        <w:rPr>
          <w:b/>
          <w:bCs/>
          <w:sz w:val="18"/>
          <w:szCs w:val="18"/>
        </w:rPr>
        <w:t>Byte)</w:t>
      </w:r>
      <w:r w:rsidRPr="00FA16CE">
        <w:rPr>
          <w:b/>
          <w:bCs/>
          <w:sz w:val="18"/>
          <w:szCs w:val="18"/>
        </w:rPr>
        <w:t>:</w:t>
      </w:r>
    </w:p>
    <w:p w14:paraId="3D69B9F7" w14:textId="77777777" w:rsidR="008D5669" w:rsidRPr="00FA16CE" w:rsidRDefault="008D5669" w:rsidP="008D5669">
      <w:pPr>
        <w:pStyle w:val="NoSpacing"/>
        <w:ind w:firstLine="360"/>
        <w:rPr>
          <w:sz w:val="18"/>
          <w:szCs w:val="18"/>
        </w:rPr>
      </w:pPr>
      <w:r w:rsidRPr="00FA16CE">
        <w:rPr>
          <w:sz w:val="18"/>
          <w:szCs w:val="18"/>
        </w:rPr>
        <w:t>Use the key directly (no hashing or padding needed).</w:t>
      </w:r>
    </w:p>
    <w:p w14:paraId="1C100ADB" w14:textId="77777777" w:rsidR="008D5669" w:rsidRDefault="008D5669" w:rsidP="008D5669">
      <w:pPr>
        <w:pStyle w:val="NoSpacing"/>
        <w:rPr>
          <w:sz w:val="18"/>
          <w:szCs w:val="18"/>
          <w:lang w:val="en-US"/>
        </w:rPr>
      </w:pPr>
    </w:p>
    <w:p w14:paraId="2E7D2A08" w14:textId="77777777" w:rsidR="008D5669" w:rsidRDefault="008D5669" w:rsidP="008D5669">
      <w:pPr>
        <w:pStyle w:val="NoSpacing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My key has 64 hex characters = 32 bytes(hex). This is shorter than 64 bytes(hex). We use it directly.</w:t>
      </w:r>
    </w:p>
    <w:p w14:paraId="12C250C5" w14:textId="77777777" w:rsidR="008D5669" w:rsidRPr="00776ADC" w:rsidRDefault="008D5669" w:rsidP="008D5669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14:paraId="43A16391" w14:textId="77777777" w:rsidR="008D5669" w:rsidRPr="00776ADC" w:rsidRDefault="008D5669" w:rsidP="008D5669">
      <w:pPr>
        <w:pStyle w:val="NoSpacing"/>
        <w:rPr>
          <w:sz w:val="18"/>
          <w:szCs w:val="18"/>
        </w:rPr>
      </w:pPr>
    </w:p>
    <w:p w14:paraId="35F772CE" w14:textId="1516D81D" w:rsidR="008D5669" w:rsidRPr="00A941B4" w:rsidRDefault="008D5669" w:rsidP="008D5669">
      <w:pPr>
        <w:pStyle w:val="NoSpacing"/>
        <w:rPr>
          <w:rFonts w:cstheme="minorHAnsi"/>
          <w:sz w:val="18"/>
          <w:szCs w:val="18"/>
        </w:rPr>
      </w:pPr>
      <w:r w:rsidRPr="00ED3097">
        <w:rPr>
          <w:color w:val="FF0000"/>
          <w:sz w:val="18"/>
          <w:szCs w:val="18"/>
        </w:rPr>
        <w:t>Message</w:t>
      </w:r>
      <w:r>
        <w:rPr>
          <w:sz w:val="18"/>
          <w:szCs w:val="18"/>
        </w:rPr>
        <w:t xml:space="preserve"> = </w:t>
      </w:r>
      <w:proofErr w:type="spellStart"/>
      <w:r w:rsidRPr="00ED3097">
        <w:rPr>
          <w:rFonts w:cstheme="minorHAnsi"/>
          <w:b/>
          <w:bCs/>
          <w:sz w:val="18"/>
          <w:szCs w:val="18"/>
        </w:rPr>
        <w:t>iam</w:t>
      </w:r>
      <w:proofErr w:type="spellEnd"/>
    </w:p>
    <w:p w14:paraId="70FC2897" w14:textId="77777777" w:rsidR="008D5669" w:rsidRPr="00A941B4" w:rsidRDefault="008D5669" w:rsidP="008D5669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Convert to hex using </w:t>
      </w:r>
      <w:hyperlink r:id="rId28" w:history="1">
        <w:r w:rsidRPr="005C2814">
          <w:rPr>
            <w:rStyle w:val="Hyperlink"/>
            <w:sz w:val="18"/>
            <w:szCs w:val="18"/>
          </w:rPr>
          <w:t>https://www.rapidtables.com/convert/number/ascii-to-hex.html</w:t>
        </w:r>
      </w:hyperlink>
      <w:r>
        <w:rPr>
          <w:sz w:val="18"/>
          <w:szCs w:val="18"/>
        </w:rPr>
        <w:t xml:space="preserve"> </w:t>
      </w:r>
    </w:p>
    <w:p w14:paraId="14AE2E4E" w14:textId="77777777" w:rsidR="008D5669" w:rsidRPr="00776ADC" w:rsidRDefault="008D5669" w:rsidP="00F90F01">
      <w:pPr>
        <w:pStyle w:val="NoSpacing"/>
        <w:numPr>
          <w:ilvl w:val="1"/>
          <w:numId w:val="4"/>
        </w:numPr>
        <w:rPr>
          <w:sz w:val="18"/>
          <w:szCs w:val="18"/>
        </w:rPr>
      </w:pPr>
      <w:r w:rsidRPr="00776ADC">
        <w:rPr>
          <w:sz w:val="18"/>
          <w:szCs w:val="18"/>
        </w:rPr>
        <w:t>Hex: </w:t>
      </w:r>
      <w:r w:rsidRPr="003F6CEA">
        <w:rPr>
          <w:sz w:val="18"/>
          <w:szCs w:val="18"/>
          <w:highlight w:val="darkYellow"/>
        </w:rPr>
        <w:t>69616D</w:t>
      </w:r>
    </w:p>
    <w:p w14:paraId="79332D24" w14:textId="77777777" w:rsidR="008D5669" w:rsidRPr="00776ADC" w:rsidRDefault="008D5669" w:rsidP="008D5669">
      <w:pPr>
        <w:rPr>
          <w:sz w:val="18"/>
          <w:szCs w:val="18"/>
        </w:rPr>
      </w:pPr>
    </w:p>
    <w:p w14:paraId="3B57B0DE" w14:textId="77777777" w:rsidR="008D5669" w:rsidRPr="00776ADC" w:rsidRDefault="008D5669" w:rsidP="008D5669">
      <w:pPr>
        <w:rPr>
          <w:rFonts w:cstheme="minorHAnsi"/>
          <w:b/>
          <w:bCs/>
          <w:sz w:val="18"/>
          <w:szCs w:val="18"/>
          <w:u w:val="single"/>
        </w:rPr>
      </w:pPr>
      <w:r w:rsidRPr="00776ADC">
        <w:rPr>
          <w:sz w:val="18"/>
          <w:szCs w:val="18"/>
          <w:u w:val="single"/>
        </w:rPr>
        <w:t xml:space="preserve">2)Calculate </w:t>
      </w:r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output1 </w:t>
      </w:r>
      <w:r w:rsidRPr="00776ADC">
        <w:rPr>
          <w:rFonts w:cstheme="minorHAnsi"/>
          <w:b/>
          <w:bCs/>
          <w:sz w:val="18"/>
          <w:szCs w:val="18"/>
          <w:highlight w:val="yellow"/>
          <w:u w:val="single"/>
        </w:rPr>
        <w:t xml:space="preserve">= </w:t>
      </w:r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>(k</w:t>
      </w:r>
      <m:oMath>
        <m:r>
          <m:rPr>
            <m:sty m:val="bi"/>
          </m:rPr>
          <w:rPr>
            <w:rFonts w:ascii="Cambria Math" w:hAnsi="Cambria Math" w:cstheme="minorHAnsi"/>
            <w:color w:val="FF0000"/>
            <w:sz w:val="18"/>
            <w:szCs w:val="18"/>
            <w:highlight w:val="yellow"/>
            <w:u w:val="single"/>
          </w:rPr>
          <m:t>⨁</m:t>
        </m:r>
      </m:oMath>
      <w:proofErr w:type="gramStart"/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ipad)   </w:t>
      </w:r>
      <w:proofErr w:type="gramEnd"/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 ||</w:t>
      </w:r>
      <w:proofErr w:type="gramStart"/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m </w:t>
      </w:r>
      <w:r w:rsidRPr="00776ADC">
        <w:rPr>
          <w:rFonts w:cstheme="minorHAnsi"/>
          <w:b/>
          <w:bCs/>
          <w:sz w:val="18"/>
          <w:szCs w:val="18"/>
          <w:highlight w:val="yellow"/>
          <w:u w:val="single"/>
        </w:rPr>
        <w:t>)</w:t>
      </w:r>
      <w:proofErr w:type="gramEnd"/>
      <w:r w:rsidRPr="00776ADC">
        <w:rPr>
          <w:rFonts w:cstheme="minorHAnsi"/>
          <w:b/>
          <w:bCs/>
          <w:sz w:val="18"/>
          <w:szCs w:val="18"/>
          <w:highlight w:val="yellow"/>
          <w:u w:val="single"/>
        </w:rPr>
        <w:t>:</w:t>
      </w:r>
    </w:p>
    <w:p w14:paraId="2E2918FB" w14:textId="77777777" w:rsidR="008D5669" w:rsidRPr="00776ADC" w:rsidRDefault="008D5669" w:rsidP="008D5669">
      <w:pPr>
        <w:rPr>
          <w:sz w:val="18"/>
          <w:szCs w:val="18"/>
        </w:rPr>
      </w:pPr>
      <w:r w:rsidRPr="00776ADC">
        <w:rPr>
          <w:sz w:val="18"/>
          <w:szCs w:val="18"/>
        </w:rPr>
        <w:t xml:space="preserve">We use </w:t>
      </w:r>
      <w:hyperlink r:id="rId29" w:history="1">
        <w:r w:rsidRPr="00776ADC">
          <w:rPr>
            <w:rStyle w:val="Hyperlink"/>
            <w:sz w:val="18"/>
            <w:szCs w:val="18"/>
          </w:rPr>
          <w:t>https://xor.pw/#</w:t>
        </w:r>
      </w:hyperlink>
    </w:p>
    <w:p w14:paraId="05F0F34C" w14:textId="77777777" w:rsidR="009D3F33" w:rsidRDefault="009D3F33" w:rsidP="009D3F33">
      <w:pPr>
        <w:pStyle w:val="NoSpacing"/>
        <w:rPr>
          <w:b/>
          <w:bCs/>
        </w:rPr>
      </w:pPr>
    </w:p>
    <w:p w14:paraId="60EFE23D" w14:textId="4373E533" w:rsidR="009D3F33" w:rsidRDefault="009D3F33" w:rsidP="009D3F33">
      <w:pPr>
        <w:pStyle w:val="NoSpacing"/>
        <w:rPr>
          <w:b/>
          <w:bCs/>
        </w:rPr>
      </w:pPr>
      <w:r>
        <w:rPr>
          <w:b/>
          <w:bCs/>
        </w:rPr>
        <w:t xml:space="preserve">Input 1 = k = </w:t>
      </w:r>
      <w:proofErr w:type="spellStart"/>
      <w:r>
        <w:rPr>
          <w:b/>
          <w:bCs/>
        </w:rPr>
        <w:t>kRegion</w:t>
      </w:r>
      <w:proofErr w:type="spellEnd"/>
      <w:r>
        <w:rPr>
          <w:b/>
          <w:bCs/>
        </w:rPr>
        <w:t xml:space="preserve"> = </w:t>
      </w:r>
    </w:p>
    <w:p w14:paraId="5C7CD586" w14:textId="502CAAB8" w:rsidR="009D3F33" w:rsidRPr="00776ADC" w:rsidRDefault="009D3F33" w:rsidP="009D3F33">
      <w:pPr>
        <w:pStyle w:val="NoSpacing"/>
        <w:rPr>
          <w:sz w:val="18"/>
          <w:szCs w:val="18"/>
        </w:rPr>
      </w:pPr>
      <w:r w:rsidRPr="006835F1">
        <w:rPr>
          <w:rFonts w:cstheme="minorHAnsi"/>
          <w:sz w:val="18"/>
          <w:szCs w:val="18"/>
        </w:rPr>
        <w:lastRenderedPageBreak/>
        <w:t>a8233e8b6ff752fc106d13900b8f4534678fb32fa63ba770a9b5384ec5151db1</w:t>
      </w:r>
      <w:r>
        <w:rPr>
          <w:rFonts w:cstheme="minorHAnsi"/>
          <w:sz w:val="18"/>
          <w:szCs w:val="18"/>
        </w:rPr>
        <w:t xml:space="preserve"> </w:t>
      </w:r>
    </w:p>
    <w:p w14:paraId="7BB7FD49" w14:textId="77777777" w:rsidR="009D3F33" w:rsidRDefault="009D3F33" w:rsidP="009D3F33">
      <w:pPr>
        <w:pStyle w:val="NoSpacing"/>
        <w:rPr>
          <w:b/>
          <w:bCs/>
        </w:rPr>
      </w:pPr>
    </w:p>
    <w:p w14:paraId="72881EB5" w14:textId="07B25EEA" w:rsidR="008D5669" w:rsidRPr="00776ADC" w:rsidRDefault="008D5669" w:rsidP="009D3F33">
      <w:pPr>
        <w:pStyle w:val="NoSpacing"/>
      </w:pPr>
      <w:r w:rsidRPr="00776ADC">
        <w:rPr>
          <w:b/>
          <w:bCs/>
        </w:rPr>
        <w:t>Input 2(</w:t>
      </w:r>
      <w:proofErr w:type="spellStart"/>
      <w:proofErr w:type="gramStart"/>
      <w:r w:rsidRPr="00776ADC">
        <w:rPr>
          <w:rFonts w:hint="eastAsia"/>
          <w:b/>
          <w:bCs/>
        </w:rPr>
        <w:t>i</w:t>
      </w:r>
      <w:r w:rsidRPr="00776ADC">
        <w:rPr>
          <w:b/>
          <w:bCs/>
        </w:rPr>
        <w:t>pad</w:t>
      </w:r>
      <w:proofErr w:type="spellEnd"/>
      <w:r w:rsidRPr="00776ADC">
        <w:rPr>
          <w:b/>
          <w:bCs/>
        </w:rPr>
        <w:t xml:space="preserve">) </w:t>
      </w:r>
      <w:r w:rsidRPr="00776ADC">
        <w:t xml:space="preserve"> =</w:t>
      </w:r>
      <w:proofErr w:type="gramEnd"/>
      <w:r w:rsidRPr="00776ADC">
        <w:t xml:space="preserve"> repeat 36, 64 times =</w:t>
      </w:r>
    </w:p>
    <w:p w14:paraId="6B0F0880" w14:textId="77777777" w:rsidR="008D5669" w:rsidRPr="00776ADC" w:rsidRDefault="008D5669" w:rsidP="009D3F33">
      <w:pPr>
        <w:pStyle w:val="NoSpacing"/>
        <w:rPr>
          <w:rFonts w:cstheme="minorHAnsi"/>
          <w:bCs/>
        </w:rPr>
      </w:pPr>
      <w:r w:rsidRPr="00776ADC">
        <w:rPr>
          <w:rFonts w:cstheme="minorHAnsi"/>
          <w:bCs/>
        </w:rPr>
        <w:t>36363636363636363636363636363636363636363636363636363636363636363636363636363636363636363636363636363636363636363636363636363636</w:t>
      </w:r>
    </w:p>
    <w:p w14:paraId="3AC6155B" w14:textId="77777777" w:rsidR="008D5669" w:rsidRPr="00776ADC" w:rsidRDefault="008D5669" w:rsidP="008D5669">
      <w:pPr>
        <w:rPr>
          <w:sz w:val="18"/>
          <w:szCs w:val="18"/>
          <w:vertAlign w:val="superscript"/>
        </w:rPr>
      </w:pPr>
    </w:p>
    <w:p w14:paraId="5C2E0B77" w14:textId="77777777" w:rsidR="008D5669" w:rsidRPr="00776ADC" w:rsidRDefault="008D5669" w:rsidP="008D5669">
      <w:pPr>
        <w:rPr>
          <w:sz w:val="18"/>
          <w:szCs w:val="18"/>
        </w:rPr>
      </w:pPr>
    </w:p>
    <w:p w14:paraId="6D7AB20A" w14:textId="77777777" w:rsidR="008D5669" w:rsidRDefault="008D5669" w:rsidP="008D5669">
      <w:pPr>
        <w:autoSpaceDE w:val="0"/>
        <w:autoSpaceDN w:val="0"/>
        <w:adjustRightInd w:val="0"/>
        <w:rPr>
          <w:sz w:val="18"/>
          <w:szCs w:val="18"/>
        </w:rPr>
      </w:pPr>
      <w:r w:rsidRPr="00776ADC">
        <w:rPr>
          <w:rFonts w:cstheme="minorHAnsi"/>
          <w:color w:val="FFFFFF" w:themeColor="background1"/>
          <w:sz w:val="18"/>
          <w:szCs w:val="18"/>
          <w:highlight w:val="magenta"/>
        </w:rPr>
        <w:t>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magenta"/>
          </w:rPr>
          <m:t>⨁</m:t>
        </m:r>
      </m:oMath>
      <w:r w:rsidRPr="00776ADC">
        <w:rPr>
          <w:rFonts w:cstheme="minorHAnsi"/>
          <w:color w:val="FFFFFF" w:themeColor="background1"/>
          <w:sz w:val="18"/>
          <w:szCs w:val="18"/>
          <w:highlight w:val="magenta"/>
        </w:rPr>
        <w:t>ipad</w:t>
      </w:r>
      <w:r w:rsidRPr="00776ADC">
        <w:rPr>
          <w:sz w:val="18"/>
          <w:szCs w:val="18"/>
        </w:rPr>
        <w:t>=</w:t>
      </w:r>
    </w:p>
    <w:p w14:paraId="6BAC6F49" w14:textId="72C5EE94" w:rsidR="008D5669" w:rsidRPr="00776ADC" w:rsidRDefault="008D5669" w:rsidP="008D5669">
      <w:pPr>
        <w:autoSpaceDE w:val="0"/>
        <w:autoSpaceDN w:val="0"/>
        <w:adjustRightInd w:val="0"/>
        <w:rPr>
          <w:rFonts w:cstheme="minorHAnsi"/>
          <w:bCs/>
          <w:sz w:val="18"/>
          <w:szCs w:val="18"/>
        </w:rPr>
      </w:pPr>
      <w:r w:rsidRPr="003A37F7">
        <w:rPr>
          <w:sz w:val="18"/>
          <w:szCs w:val="18"/>
        </w:rPr>
        <w:t>36363636363636363636363636363636363636363636363636363636363636369e1508bd59c164ca265b25a63db9730251b98519900d91469f830e78f3232b87</w:t>
      </w:r>
      <w:r>
        <w:rPr>
          <w:sz w:val="18"/>
          <w:szCs w:val="18"/>
        </w:rPr>
        <w:t xml:space="preserve"> </w:t>
      </w:r>
    </w:p>
    <w:p w14:paraId="51362C91" w14:textId="77777777" w:rsidR="008D5669" w:rsidRPr="00776ADC" w:rsidRDefault="008D5669" w:rsidP="008D5669">
      <w:pPr>
        <w:rPr>
          <w:sz w:val="18"/>
          <w:szCs w:val="18"/>
        </w:rPr>
      </w:pPr>
      <w:r w:rsidRPr="00776ADC">
        <w:rPr>
          <w:sz w:val="18"/>
          <w:szCs w:val="18"/>
        </w:rPr>
        <w:t>Next, we need to append the message to the end of this.</w:t>
      </w:r>
      <w:r w:rsidRPr="00776ADC">
        <w:rPr>
          <w:sz w:val="18"/>
          <w:szCs w:val="18"/>
          <w:highlight w:val="yellow"/>
        </w:rPr>
        <w:t xml:space="preserve"> (k</w:t>
      </w:r>
      <m:oMath>
        <m:r>
          <m:rPr>
            <m:sty m:val="bi"/>
          </m:rPr>
          <w:rPr>
            <w:rFonts w:ascii="Cambria Math" w:hAnsi="Cambria Math"/>
            <w:sz w:val="18"/>
            <w:szCs w:val="18"/>
            <w:highlight w:val="yellow"/>
          </w:rPr>
          <m:t>⨁</m:t>
        </m:r>
      </m:oMath>
      <w:r w:rsidRPr="00776ADC">
        <w:rPr>
          <w:sz w:val="18"/>
          <w:szCs w:val="18"/>
          <w:highlight w:val="yellow"/>
        </w:rPr>
        <w:t>ipad)</w:t>
      </w:r>
      <w:r w:rsidRPr="00776ADC">
        <w:rPr>
          <w:sz w:val="18"/>
          <w:szCs w:val="18"/>
        </w:rPr>
        <w:t>.</w:t>
      </w:r>
    </w:p>
    <w:p w14:paraId="2658A9FE" w14:textId="77777777" w:rsidR="008D5669" w:rsidRDefault="008D5669" w:rsidP="008D5669">
      <w:pPr>
        <w:autoSpaceDE w:val="0"/>
        <w:autoSpaceDN w:val="0"/>
        <w:adjustRightInd w:val="0"/>
        <w:rPr>
          <w:rFonts w:cstheme="minorHAnsi"/>
          <w:sz w:val="18"/>
          <w:szCs w:val="18"/>
        </w:rPr>
      </w:pPr>
      <w:r w:rsidRPr="00776ADC">
        <w:rPr>
          <w:rFonts w:cstheme="minorHAnsi"/>
          <w:color w:val="FFFFFF" w:themeColor="background1"/>
          <w:sz w:val="18"/>
          <w:szCs w:val="18"/>
          <w:highlight w:val="magenta"/>
        </w:rPr>
        <w:t>(k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magenta"/>
          </w:rPr>
          <m:t>⨁</m:t>
        </m:r>
      </m:oMath>
      <w:proofErr w:type="gramStart"/>
      <w:r w:rsidRPr="00776ADC">
        <w:rPr>
          <w:rFonts w:cstheme="minorHAnsi"/>
          <w:color w:val="FFFFFF" w:themeColor="background1"/>
          <w:sz w:val="18"/>
          <w:szCs w:val="18"/>
          <w:highlight w:val="magenta"/>
        </w:rPr>
        <w:t>ipad)</w:t>
      </w:r>
      <w:r w:rsidRPr="00776ADC">
        <w:rPr>
          <w:rFonts w:cstheme="minorHAnsi"/>
          <w:color w:val="000000" w:themeColor="text1"/>
          <w:sz w:val="18"/>
          <w:szCs w:val="18"/>
        </w:rPr>
        <w:t>|</w:t>
      </w:r>
      <w:proofErr w:type="gramEnd"/>
      <w:r w:rsidRPr="00776ADC">
        <w:rPr>
          <w:rFonts w:cstheme="minorHAnsi"/>
          <w:color w:val="000000" w:themeColor="text1"/>
          <w:sz w:val="18"/>
          <w:szCs w:val="18"/>
        </w:rPr>
        <w:t>|</w:t>
      </w:r>
      <w:r w:rsidRPr="00776ADC">
        <w:rPr>
          <w:rFonts w:cstheme="minorHAnsi"/>
          <w:color w:val="FFFFFF" w:themeColor="background1"/>
          <w:sz w:val="18"/>
          <w:szCs w:val="18"/>
          <w:highlight w:val="darkYellow"/>
        </w:rPr>
        <w:t>m</w:t>
      </w:r>
      <w:r w:rsidRPr="00776ADC">
        <w:rPr>
          <w:rFonts w:cstheme="minorHAnsi"/>
          <w:sz w:val="18"/>
          <w:szCs w:val="18"/>
        </w:rPr>
        <w:t xml:space="preserve"> = </w:t>
      </w:r>
    </w:p>
    <w:p w14:paraId="327E3DA8" w14:textId="77777777" w:rsidR="008D5669" w:rsidRPr="00776ADC" w:rsidRDefault="008D5669" w:rsidP="008D5669">
      <w:pPr>
        <w:autoSpaceDE w:val="0"/>
        <w:autoSpaceDN w:val="0"/>
        <w:adjustRightInd w:val="0"/>
        <w:rPr>
          <w:sz w:val="18"/>
          <w:szCs w:val="18"/>
        </w:rPr>
      </w:pPr>
      <w:r w:rsidRPr="003A37F7">
        <w:rPr>
          <w:sz w:val="18"/>
          <w:szCs w:val="18"/>
        </w:rPr>
        <w:t>36363636363636363636363636363636363636363636363636363636363636369e1508bd59c164ca265b25a63db9730251b98519900d91469f830e78f3232b87</w:t>
      </w:r>
      <w:r w:rsidRPr="006967AF">
        <w:rPr>
          <w:sz w:val="18"/>
          <w:szCs w:val="18"/>
          <w:highlight w:val="yellow"/>
        </w:rPr>
        <w:t>69616D</w:t>
      </w:r>
      <w:r>
        <w:rPr>
          <w:sz w:val="18"/>
          <w:szCs w:val="18"/>
        </w:rPr>
        <w:t xml:space="preserve">  </w:t>
      </w:r>
    </w:p>
    <w:p w14:paraId="30101B57" w14:textId="77777777" w:rsidR="008D5669" w:rsidRPr="00776ADC" w:rsidRDefault="008D5669" w:rsidP="008D5669">
      <w:pPr>
        <w:rPr>
          <w:sz w:val="18"/>
          <w:szCs w:val="18"/>
        </w:rPr>
      </w:pPr>
    </w:p>
    <w:p w14:paraId="74F5B31E" w14:textId="77777777" w:rsidR="008D5669" w:rsidRPr="00776ADC" w:rsidRDefault="008D5669" w:rsidP="008D5669">
      <w:pPr>
        <w:rPr>
          <w:sz w:val="18"/>
          <w:szCs w:val="18"/>
          <w:u w:val="single"/>
        </w:rPr>
      </w:pPr>
      <w:r w:rsidRPr="00776ADC">
        <w:rPr>
          <w:sz w:val="18"/>
          <w:szCs w:val="18"/>
          <w:u w:val="single"/>
        </w:rPr>
        <w:t xml:space="preserve">3)Calculate </w:t>
      </w:r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output2 </w:t>
      </w:r>
      <w:r w:rsidRPr="00776ADC">
        <w:rPr>
          <w:rFonts w:cstheme="minorHAnsi"/>
          <w:b/>
          <w:bCs/>
          <w:sz w:val="18"/>
          <w:szCs w:val="18"/>
          <w:highlight w:val="yellow"/>
          <w:u w:val="single"/>
        </w:rPr>
        <w:t xml:space="preserve">= </w:t>
      </w:r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>SHA256(output1)</w:t>
      </w:r>
    </w:p>
    <w:p w14:paraId="10E56FED" w14:textId="77777777" w:rsidR="008D5669" w:rsidRPr="00776ADC" w:rsidRDefault="008D5669" w:rsidP="008D5669">
      <w:pPr>
        <w:rPr>
          <w:sz w:val="18"/>
          <w:szCs w:val="18"/>
        </w:rPr>
      </w:pPr>
      <w:r w:rsidRPr="00776ADC">
        <w:rPr>
          <w:sz w:val="18"/>
          <w:szCs w:val="18"/>
        </w:rPr>
        <w:t xml:space="preserve">Now we need to use </w:t>
      </w:r>
      <w:hyperlink r:id="rId30" w:history="1">
        <w:r w:rsidRPr="00776ADC">
          <w:rPr>
            <w:rStyle w:val="Hyperlink"/>
            <w:sz w:val="18"/>
            <w:szCs w:val="18"/>
          </w:rPr>
          <w:t>https://emn178.github.io/online-tools/sha256.html to SHA output 1</w:t>
        </w:r>
      </w:hyperlink>
    </w:p>
    <w:p w14:paraId="4D038B79" w14:textId="77777777" w:rsidR="008D5669" w:rsidRPr="00776ADC" w:rsidRDefault="008D5669" w:rsidP="00F90F01">
      <w:pPr>
        <w:pStyle w:val="ListParagraph"/>
        <w:numPr>
          <w:ilvl w:val="0"/>
          <w:numId w:val="16"/>
        </w:numPr>
        <w:spacing w:after="0" w:line="240" w:lineRule="auto"/>
        <w:rPr>
          <w:sz w:val="18"/>
          <w:szCs w:val="18"/>
        </w:rPr>
      </w:pPr>
      <w:r w:rsidRPr="00776ADC">
        <w:rPr>
          <w:sz w:val="18"/>
          <w:szCs w:val="18"/>
        </w:rPr>
        <w:t>Input hex, output hex.</w:t>
      </w:r>
    </w:p>
    <w:p w14:paraId="1C0A7986" w14:textId="77777777" w:rsidR="008D5669" w:rsidRPr="00776ADC" w:rsidRDefault="008D5669" w:rsidP="008D5669">
      <w:pPr>
        <w:rPr>
          <w:sz w:val="18"/>
          <w:szCs w:val="18"/>
        </w:rPr>
      </w:pPr>
    </w:p>
    <w:p w14:paraId="5E3E8AE7" w14:textId="4779C6DF" w:rsidR="008D5669" w:rsidRPr="00776ADC" w:rsidRDefault="008D5669" w:rsidP="008D5669">
      <w:pPr>
        <w:rPr>
          <w:sz w:val="18"/>
          <w:szCs w:val="18"/>
        </w:rPr>
      </w:pPr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>SHA256[(k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darkCyan"/>
          </w:rPr>
          <m:t>⨁</m:t>
        </m:r>
      </m:oMath>
      <w:proofErr w:type="gramStart"/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>ipad)|</w:t>
      </w:r>
      <w:proofErr w:type="gramEnd"/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>|m]</w:t>
      </w:r>
      <w:r w:rsidRPr="00776ADC">
        <w:rPr>
          <w:rFonts w:cstheme="minorHAnsi"/>
          <w:color w:val="FFFFFF" w:themeColor="background1"/>
          <w:sz w:val="18"/>
          <w:szCs w:val="18"/>
        </w:rPr>
        <w:t xml:space="preserve"> </w:t>
      </w:r>
      <w:r w:rsidRPr="00776ADC">
        <w:rPr>
          <w:rFonts w:cstheme="minorHAnsi"/>
          <w:color w:val="000000" w:themeColor="text1"/>
          <w:sz w:val="18"/>
          <w:szCs w:val="18"/>
        </w:rPr>
        <w:t xml:space="preserve">  </w:t>
      </w:r>
      <w:r w:rsidRPr="00776ADC">
        <w:rPr>
          <w:sz w:val="18"/>
          <w:szCs w:val="18"/>
        </w:rPr>
        <w:t>=</w:t>
      </w:r>
    </w:p>
    <w:p w14:paraId="2063AE24" w14:textId="77777777" w:rsidR="008D5669" w:rsidRPr="000F3749" w:rsidRDefault="008D5669" w:rsidP="008D5669">
      <w:pPr>
        <w:rPr>
          <w:rFonts w:cstheme="minorHAnsi"/>
          <w:color w:val="FFFFFF" w:themeColor="background1"/>
          <w:sz w:val="18"/>
          <w:szCs w:val="18"/>
          <w:highlight w:val="darkCyan"/>
        </w:rPr>
      </w:pPr>
      <w:r w:rsidRPr="000F3749">
        <w:rPr>
          <w:rFonts w:cstheme="minorHAnsi"/>
          <w:color w:val="FFFFFF" w:themeColor="background1"/>
          <w:sz w:val="18"/>
          <w:szCs w:val="18"/>
          <w:highlight w:val="darkCyan"/>
        </w:rPr>
        <w:t>01023b7cad6a3c0d455d34d5d52e916efae6b2c2cd6523ecbbaa39ad81be4e88</w:t>
      </w:r>
    </w:p>
    <w:p w14:paraId="2B1C55F9" w14:textId="77777777" w:rsidR="008D5669" w:rsidRPr="00776ADC" w:rsidRDefault="008D5669" w:rsidP="008D5669">
      <w:pPr>
        <w:rPr>
          <w:sz w:val="18"/>
          <w:szCs w:val="18"/>
        </w:rPr>
      </w:pPr>
    </w:p>
    <w:p w14:paraId="791B0274" w14:textId="77777777" w:rsidR="008D5669" w:rsidRPr="00776ADC" w:rsidRDefault="008D5669" w:rsidP="008D5669">
      <w:pPr>
        <w:rPr>
          <w:sz w:val="18"/>
          <w:szCs w:val="18"/>
          <w:u w:val="single"/>
        </w:rPr>
      </w:pPr>
      <w:r w:rsidRPr="00776ADC">
        <w:rPr>
          <w:sz w:val="18"/>
          <w:szCs w:val="18"/>
          <w:u w:val="single"/>
        </w:rPr>
        <w:t>4)</w:t>
      </w:r>
      <w:proofErr w:type="gramStart"/>
      <w:r w:rsidRPr="00776ADC">
        <w:rPr>
          <w:sz w:val="18"/>
          <w:szCs w:val="18"/>
          <w:u w:val="single"/>
        </w:rPr>
        <w:t xml:space="preserve">Calculate </w:t>
      </w:r>
      <w:r w:rsidRPr="00776ADC">
        <w:rPr>
          <w:sz w:val="18"/>
          <w:szCs w:val="18"/>
          <w:highlight w:val="yellow"/>
          <w:u w:val="single"/>
        </w:rPr>
        <w:t xml:space="preserve"> </w:t>
      </w:r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>output</w:t>
      </w:r>
      <w:proofErr w:type="gramEnd"/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3 </w:t>
      </w:r>
      <w:r w:rsidRPr="00776ADC">
        <w:rPr>
          <w:rFonts w:cstheme="minorHAnsi"/>
          <w:b/>
          <w:bCs/>
          <w:sz w:val="18"/>
          <w:szCs w:val="18"/>
          <w:highlight w:val="yellow"/>
          <w:u w:val="single"/>
        </w:rPr>
        <w:t xml:space="preserve">= </w:t>
      </w:r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>k</w:t>
      </w:r>
      <m:oMath>
        <m:r>
          <m:rPr>
            <m:sty m:val="bi"/>
          </m:rPr>
          <w:rPr>
            <w:rFonts w:ascii="Cambria Math" w:hAnsi="Cambria Math" w:cstheme="minorHAnsi"/>
            <w:color w:val="FF0000"/>
            <w:sz w:val="18"/>
            <w:szCs w:val="18"/>
            <w:highlight w:val="yellow"/>
            <w:u w:val="single"/>
          </w:rPr>
          <m:t>⨁</m:t>
        </m:r>
      </m:oMath>
      <w:r w:rsidRPr="00776ADC">
        <w:rPr>
          <w:rFonts w:hAnsi="Cambria Math" w:cstheme="minorHAnsi"/>
          <w:b/>
          <w:color w:val="FF0000"/>
          <w:sz w:val="18"/>
          <w:szCs w:val="18"/>
          <w:highlight w:val="yellow"/>
          <w:u w:val="single"/>
        </w:rPr>
        <w:t>opad</w:t>
      </w:r>
      <w:r w:rsidRPr="00776ADC">
        <w:rPr>
          <w:sz w:val="18"/>
          <w:szCs w:val="18"/>
          <w:highlight w:val="yellow"/>
          <w:u w:val="single"/>
        </w:rPr>
        <w:t xml:space="preserve"> </w:t>
      </w:r>
    </w:p>
    <w:p w14:paraId="1C3A038B" w14:textId="77777777" w:rsidR="008D5669" w:rsidRPr="00776ADC" w:rsidRDefault="008D5669" w:rsidP="008D5669">
      <w:pPr>
        <w:jc w:val="both"/>
        <w:rPr>
          <w:rFonts w:cstheme="minorHAnsi"/>
          <w:color w:val="FFFFFF" w:themeColor="background1"/>
          <w:sz w:val="18"/>
          <w:szCs w:val="18"/>
        </w:rPr>
      </w:pPr>
      <w:r w:rsidRPr="00776ADC">
        <w:rPr>
          <w:rFonts w:cstheme="minorHAnsi"/>
          <w:bCs/>
          <w:color w:val="FFFFFF" w:themeColor="background1"/>
          <w:sz w:val="18"/>
          <w:szCs w:val="18"/>
          <w:highlight w:val="darkGreen"/>
        </w:rPr>
        <w:t>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darkGreen"/>
          </w:rPr>
          <m:t>⨁</m:t>
        </m:r>
      </m:oMath>
      <w:r w:rsidRPr="00776ADC">
        <w:rPr>
          <w:rFonts w:cstheme="minorHAnsi"/>
          <w:color w:val="FFFFFF" w:themeColor="background1"/>
          <w:sz w:val="18"/>
          <w:szCs w:val="18"/>
          <w:highlight w:val="darkGreen"/>
        </w:rPr>
        <w:t>opad</w:t>
      </w:r>
      <w:r w:rsidRPr="00776ADC">
        <w:rPr>
          <w:rFonts w:cstheme="minorHAnsi"/>
          <w:color w:val="FFFFFF" w:themeColor="background1"/>
          <w:sz w:val="18"/>
          <w:szCs w:val="18"/>
        </w:rPr>
        <w:t xml:space="preserve">          </w:t>
      </w:r>
      <w:r w:rsidRPr="00776ADC">
        <w:rPr>
          <w:rFonts w:cstheme="minorHAnsi"/>
          <w:color w:val="000000" w:themeColor="text1"/>
          <w:sz w:val="18"/>
          <w:szCs w:val="18"/>
        </w:rPr>
        <w:t xml:space="preserve">compute using </w:t>
      </w:r>
      <w:hyperlink r:id="rId31" w:history="1">
        <w:r w:rsidRPr="00776ADC">
          <w:rPr>
            <w:rStyle w:val="Hyperlink"/>
            <w:rFonts w:cstheme="minorHAnsi"/>
            <w:bCs/>
            <w:sz w:val="18"/>
            <w:szCs w:val="18"/>
          </w:rPr>
          <w:t>https://xor.pw</w:t>
        </w:r>
      </w:hyperlink>
    </w:p>
    <w:p w14:paraId="78A6B872" w14:textId="77777777" w:rsidR="008D5669" w:rsidRDefault="008D5669" w:rsidP="008D5669">
      <w:pPr>
        <w:jc w:val="both"/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 xml:space="preserve">K(padding)= </w:t>
      </w:r>
    </w:p>
    <w:p w14:paraId="2EFEDC29" w14:textId="77777777" w:rsidR="008D5669" w:rsidRPr="00776ADC" w:rsidRDefault="008D5669" w:rsidP="008D5669">
      <w:pPr>
        <w:jc w:val="both"/>
        <w:rPr>
          <w:rFonts w:cstheme="minorHAnsi"/>
          <w:sz w:val="18"/>
          <w:szCs w:val="18"/>
        </w:rPr>
      </w:pPr>
      <w:r w:rsidRPr="006835F1">
        <w:rPr>
          <w:rFonts w:cstheme="minorHAnsi"/>
          <w:sz w:val="18"/>
          <w:szCs w:val="18"/>
        </w:rPr>
        <w:t>a8233e8b6ff752fc106d13900b8f4534678fb32fa63ba770a9b5384ec5151db1</w:t>
      </w:r>
    </w:p>
    <w:p w14:paraId="0250D65B" w14:textId="77777777" w:rsidR="008D5669" w:rsidRPr="00776ADC" w:rsidRDefault="008D5669" w:rsidP="008D5669">
      <w:pPr>
        <w:pStyle w:val="NoSpacing"/>
        <w:rPr>
          <w:sz w:val="18"/>
          <w:szCs w:val="18"/>
        </w:rPr>
      </w:pPr>
    </w:p>
    <w:p w14:paraId="723C2325" w14:textId="77777777" w:rsidR="008D5669" w:rsidRPr="00776ADC" w:rsidRDefault="008D5669" w:rsidP="008D5669">
      <w:pPr>
        <w:pStyle w:val="NoSpacing"/>
        <w:rPr>
          <w:sz w:val="18"/>
          <w:szCs w:val="18"/>
        </w:rPr>
      </w:pPr>
      <w:proofErr w:type="spellStart"/>
      <w:r w:rsidRPr="00776ADC">
        <w:rPr>
          <w:b/>
          <w:sz w:val="18"/>
          <w:szCs w:val="18"/>
        </w:rPr>
        <w:t>opad</w:t>
      </w:r>
      <w:proofErr w:type="spellEnd"/>
      <w:r w:rsidRPr="00776ADC">
        <w:rPr>
          <w:sz w:val="18"/>
          <w:szCs w:val="18"/>
        </w:rPr>
        <w:t xml:space="preserve"> = repeat 5c 64 times </w:t>
      </w:r>
    </w:p>
    <w:p w14:paraId="081D243B" w14:textId="77777777" w:rsidR="008D5669" w:rsidRPr="00776ADC" w:rsidRDefault="008D5669" w:rsidP="008D5669">
      <w:pPr>
        <w:pStyle w:val="NoSpacing"/>
        <w:rPr>
          <w:sz w:val="18"/>
          <w:szCs w:val="18"/>
        </w:rPr>
      </w:pPr>
      <w:r w:rsidRPr="00776ADC">
        <w:rPr>
          <w:sz w:val="18"/>
          <w:szCs w:val="18"/>
        </w:rPr>
        <w:t>=</w:t>
      </w:r>
    </w:p>
    <w:p w14:paraId="6103911F" w14:textId="77777777" w:rsidR="008D5669" w:rsidRPr="00776ADC" w:rsidRDefault="008D5669" w:rsidP="008D5669">
      <w:pPr>
        <w:pStyle w:val="NoSpacing"/>
        <w:rPr>
          <w:sz w:val="18"/>
          <w:szCs w:val="18"/>
        </w:rPr>
      </w:pPr>
      <w:r w:rsidRPr="00776ADC">
        <w:rPr>
          <w:sz w:val="18"/>
          <w:szCs w:val="18"/>
        </w:rPr>
        <w:t>5C5C5C5C5C5C5C5C5C5C5C5C5C5C5C5C5C5C5C5C5C5C5C5C5C5C5C5C5C5C5C5C5C5C5C5C5C5C5C5C5C5C5C5C5C5C5C5C5C5C5C5C5C5C5C5C5C5C5C5C5C5C5C5C</w:t>
      </w:r>
    </w:p>
    <w:p w14:paraId="60E33A1C" w14:textId="77777777" w:rsidR="008D5669" w:rsidRPr="00776ADC" w:rsidRDefault="008D5669" w:rsidP="008D5669">
      <w:pPr>
        <w:pStyle w:val="NoSpacing"/>
        <w:rPr>
          <w:sz w:val="18"/>
          <w:szCs w:val="18"/>
        </w:rPr>
      </w:pPr>
      <w:r w:rsidRPr="00776ADC">
        <w:rPr>
          <w:sz w:val="18"/>
          <w:szCs w:val="18"/>
        </w:rPr>
        <w:t>(512-bit)</w:t>
      </w:r>
    </w:p>
    <w:p w14:paraId="08393AF0" w14:textId="77777777" w:rsidR="008D5669" w:rsidRPr="00776ADC" w:rsidRDefault="008D5669" w:rsidP="008D5669">
      <w:pPr>
        <w:pStyle w:val="NoSpacing"/>
        <w:rPr>
          <w:sz w:val="18"/>
          <w:szCs w:val="18"/>
        </w:rPr>
      </w:pPr>
    </w:p>
    <w:p w14:paraId="1696B8D8" w14:textId="77777777" w:rsidR="008D5669" w:rsidRDefault="008D5669" w:rsidP="008D5669">
      <w:pPr>
        <w:jc w:val="both"/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>Result=</w:t>
      </w:r>
    </w:p>
    <w:p w14:paraId="2F3DFE07" w14:textId="77777777" w:rsidR="008D5669" w:rsidRPr="0086656C" w:rsidRDefault="008D5669" w:rsidP="008D5669">
      <w:pPr>
        <w:jc w:val="both"/>
        <w:rPr>
          <w:rFonts w:cstheme="minorHAnsi"/>
          <w:sz w:val="18"/>
          <w:szCs w:val="18"/>
        </w:rPr>
      </w:pPr>
      <w:r w:rsidRPr="0086656C">
        <w:rPr>
          <w:rFonts w:cstheme="minorHAnsi"/>
          <w:sz w:val="18"/>
          <w:szCs w:val="18"/>
          <w:highlight w:val="darkGreen"/>
        </w:rPr>
        <w:t>5c5c5c5c5c5c5c5c5c5c5c5c5c5c5c5c5c5c5c5c5c5c5c5c5c5c5c5c5c5c5c5cf47f62d733ab0ea04c314fcc57d319683bd3ef73fa67fb2cf5e96412994941ed</w:t>
      </w:r>
    </w:p>
    <w:p w14:paraId="784717EC" w14:textId="77777777" w:rsidR="008D5669" w:rsidRPr="00776ADC" w:rsidRDefault="008D5669" w:rsidP="008D5669">
      <w:pPr>
        <w:jc w:val="both"/>
        <w:rPr>
          <w:rFonts w:cstheme="minorHAnsi"/>
          <w:sz w:val="18"/>
          <w:szCs w:val="18"/>
        </w:rPr>
      </w:pPr>
    </w:p>
    <w:p w14:paraId="5A6DC094" w14:textId="77777777" w:rsidR="008D5669" w:rsidRPr="00776ADC" w:rsidRDefault="008D5669" w:rsidP="008D5669">
      <w:pPr>
        <w:rPr>
          <w:sz w:val="18"/>
          <w:szCs w:val="18"/>
          <w:u w:val="single"/>
        </w:rPr>
      </w:pPr>
      <w:r w:rsidRPr="00776ADC">
        <w:rPr>
          <w:sz w:val="18"/>
          <w:szCs w:val="18"/>
          <w:u w:val="single"/>
        </w:rPr>
        <w:t xml:space="preserve">5)Calculate </w:t>
      </w:r>
      <w:r w:rsidRPr="00776ADC">
        <w:rPr>
          <w:b/>
          <w:bCs/>
          <w:color w:val="FF0000"/>
          <w:sz w:val="18"/>
          <w:szCs w:val="18"/>
          <w:highlight w:val="yellow"/>
          <w:u w:val="single"/>
        </w:rPr>
        <w:t xml:space="preserve">output4 </w:t>
      </w:r>
      <w:r w:rsidRPr="00776ADC">
        <w:rPr>
          <w:b/>
          <w:bCs/>
          <w:sz w:val="18"/>
          <w:szCs w:val="18"/>
          <w:highlight w:val="yellow"/>
          <w:u w:val="single"/>
        </w:rPr>
        <w:t xml:space="preserve">= </w:t>
      </w:r>
      <w:r w:rsidRPr="00776ADC">
        <w:rPr>
          <w:b/>
          <w:bCs/>
          <w:color w:val="FF0000"/>
          <w:sz w:val="18"/>
          <w:szCs w:val="18"/>
          <w:highlight w:val="yellow"/>
          <w:u w:val="single"/>
        </w:rPr>
        <w:t>output3</w:t>
      </w:r>
      <m:oMath>
        <m:r>
          <m:rPr>
            <m:sty m:val="bi"/>
          </m:rPr>
          <w:rPr>
            <w:rFonts w:ascii="Cambria Math" w:hAnsi="Cambria Math" w:cstheme="minorHAnsi"/>
            <w:color w:val="FF0000"/>
            <w:sz w:val="18"/>
            <w:szCs w:val="18"/>
            <w:highlight w:val="yellow"/>
            <w:u w:val="single"/>
          </w:rPr>
          <m:t>||</m:t>
        </m:r>
      </m:oMath>
      <w:r w:rsidRPr="00776ADC">
        <w:rPr>
          <w:rFonts w:hAnsi="Cambria Math" w:cstheme="minorHAnsi"/>
          <w:b/>
          <w:color w:val="FF0000"/>
          <w:sz w:val="18"/>
          <w:szCs w:val="18"/>
          <w:highlight w:val="yellow"/>
          <w:u w:val="single"/>
        </w:rPr>
        <w:t>output</w:t>
      </w:r>
      <w:proofErr w:type="gramStart"/>
      <w:r w:rsidRPr="00776ADC">
        <w:rPr>
          <w:rFonts w:hAnsi="Cambria Math" w:cstheme="minorHAnsi"/>
          <w:b/>
          <w:color w:val="FF0000"/>
          <w:sz w:val="18"/>
          <w:szCs w:val="18"/>
          <w:highlight w:val="yellow"/>
          <w:u w:val="single"/>
        </w:rPr>
        <w:t>2</w:t>
      </w:r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 </w:t>
      </w:r>
      <w:r w:rsidRPr="00776ADC">
        <w:rPr>
          <w:rFonts w:cstheme="minorHAnsi"/>
          <w:b/>
          <w:bCs/>
          <w:sz w:val="18"/>
          <w:szCs w:val="18"/>
          <w:highlight w:val="yellow"/>
          <w:u w:val="single"/>
        </w:rPr>
        <w:t>)</w:t>
      </w:r>
      <w:proofErr w:type="gramEnd"/>
      <w:r w:rsidRPr="00776ADC">
        <w:rPr>
          <w:rFonts w:cstheme="minorHAnsi"/>
          <w:b/>
          <w:bCs/>
          <w:sz w:val="18"/>
          <w:szCs w:val="18"/>
          <w:highlight w:val="yellow"/>
          <w:u w:val="single"/>
        </w:rPr>
        <w:t>:</w:t>
      </w:r>
    </w:p>
    <w:p w14:paraId="3F81D3BE" w14:textId="77777777" w:rsidR="008D5669" w:rsidRPr="00776ADC" w:rsidRDefault="008D5669" w:rsidP="008D5669">
      <w:pPr>
        <w:autoSpaceDE w:val="0"/>
        <w:autoSpaceDN w:val="0"/>
        <w:adjustRightInd w:val="0"/>
        <w:rPr>
          <w:rFonts w:cstheme="minorHAnsi"/>
          <w:sz w:val="18"/>
          <w:szCs w:val="18"/>
        </w:rPr>
      </w:pPr>
      <w:r w:rsidRPr="00776ADC">
        <w:rPr>
          <w:rFonts w:cstheme="minorHAnsi"/>
          <w:bCs/>
          <w:color w:val="FFFFFF" w:themeColor="background1"/>
          <w:sz w:val="18"/>
          <w:szCs w:val="18"/>
          <w:highlight w:val="darkGreen"/>
        </w:rPr>
        <w:t>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darkGreen"/>
          </w:rPr>
          <m:t>⨁</m:t>
        </m:r>
      </m:oMath>
      <w:r w:rsidRPr="00776ADC">
        <w:rPr>
          <w:rFonts w:cstheme="minorHAnsi"/>
          <w:color w:val="FFFFFF" w:themeColor="background1"/>
          <w:sz w:val="18"/>
          <w:szCs w:val="18"/>
          <w:highlight w:val="darkGreen"/>
        </w:rPr>
        <w:t>opad</w:t>
      </w:r>
      <w:r w:rsidRPr="00776ADC">
        <w:rPr>
          <w:rFonts w:cstheme="minorHAnsi"/>
          <w:sz w:val="18"/>
          <w:szCs w:val="18"/>
        </w:rPr>
        <w:t>||</w:t>
      </w:r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 xml:space="preserve"> SHA256[(k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darkCyan"/>
          </w:rPr>
          <m:t>⨁</m:t>
        </m:r>
      </m:oMath>
      <w:proofErr w:type="gramStart"/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>ipad)|</w:t>
      </w:r>
      <w:proofErr w:type="gramEnd"/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>|m]</w:t>
      </w:r>
    </w:p>
    <w:p w14:paraId="72A50207" w14:textId="77777777" w:rsidR="008D5669" w:rsidRPr="00776ADC" w:rsidRDefault="008D5669" w:rsidP="008D5669">
      <w:pPr>
        <w:rPr>
          <w:sz w:val="18"/>
          <w:szCs w:val="18"/>
        </w:rPr>
      </w:pPr>
      <w:r w:rsidRPr="00776ADC">
        <w:rPr>
          <w:sz w:val="18"/>
          <w:szCs w:val="18"/>
        </w:rPr>
        <w:t>What we need to do here is concatenate output 3 with output 2 at the end.</w:t>
      </w:r>
    </w:p>
    <w:p w14:paraId="3F4BB6DC" w14:textId="77777777" w:rsidR="008D5669" w:rsidRPr="000F3749" w:rsidRDefault="008D5669" w:rsidP="008D5669">
      <w:pPr>
        <w:rPr>
          <w:rFonts w:cstheme="minorHAnsi"/>
          <w:color w:val="FFFFFF" w:themeColor="background1"/>
          <w:sz w:val="18"/>
          <w:szCs w:val="18"/>
          <w:highlight w:val="darkCyan"/>
        </w:rPr>
      </w:pPr>
      <w:r w:rsidRPr="0086656C">
        <w:rPr>
          <w:rFonts w:cstheme="minorHAnsi"/>
          <w:sz w:val="18"/>
          <w:szCs w:val="18"/>
          <w:highlight w:val="darkGreen"/>
        </w:rPr>
        <w:t>5c5c5c5c5c5c5c5c5c5c5c5c5c5c5c5c5c5c5c5c5c5c5c5c5c5c5c5c5c5c5c5cf47f62d733ab0ea04c314fcc57d319683bd3ef73fa67fb2cf5e96412994941ed</w:t>
      </w:r>
      <w:r w:rsidRPr="000F3749">
        <w:rPr>
          <w:rFonts w:cstheme="minorHAnsi"/>
          <w:color w:val="FFFFFF" w:themeColor="background1"/>
          <w:sz w:val="18"/>
          <w:szCs w:val="18"/>
          <w:highlight w:val="darkCyan"/>
        </w:rPr>
        <w:t>01023b7cad6a3c0d455d34d5d52e916efae6b2c2cd6523ecbbaa39ad81be4e88</w:t>
      </w:r>
    </w:p>
    <w:p w14:paraId="2B42CAE4" w14:textId="77777777" w:rsidR="008D5669" w:rsidRPr="00776ADC" w:rsidRDefault="008D5669" w:rsidP="008D5669">
      <w:pPr>
        <w:rPr>
          <w:sz w:val="18"/>
          <w:szCs w:val="18"/>
        </w:rPr>
      </w:pPr>
    </w:p>
    <w:p w14:paraId="3C6E543C" w14:textId="77777777" w:rsidR="008D5669" w:rsidRPr="00776ADC" w:rsidRDefault="008D5669" w:rsidP="008D5669">
      <w:pPr>
        <w:rPr>
          <w:sz w:val="18"/>
          <w:szCs w:val="18"/>
          <w:u w:val="single"/>
        </w:rPr>
      </w:pPr>
      <w:r w:rsidRPr="00776ADC">
        <w:rPr>
          <w:sz w:val="18"/>
          <w:szCs w:val="18"/>
          <w:u w:val="single"/>
        </w:rPr>
        <w:t>6)R</w:t>
      </w:r>
      <w:r w:rsidRPr="00776ADC">
        <w:rPr>
          <w:sz w:val="18"/>
          <w:szCs w:val="18"/>
          <w:highlight w:val="yellow"/>
          <w:u w:val="single"/>
        </w:rPr>
        <w:t>esult = SHA256(output4</w:t>
      </w:r>
      <w:proofErr w:type="gramStart"/>
      <w:r w:rsidRPr="00776ADC">
        <w:rPr>
          <w:sz w:val="18"/>
          <w:szCs w:val="18"/>
          <w:highlight w:val="yellow"/>
          <w:u w:val="single"/>
        </w:rPr>
        <w:t>) )</w:t>
      </w:r>
      <w:proofErr w:type="gramEnd"/>
      <w:r w:rsidRPr="00776ADC">
        <w:rPr>
          <w:sz w:val="18"/>
          <w:szCs w:val="18"/>
          <w:highlight w:val="yellow"/>
          <w:u w:val="single"/>
        </w:rPr>
        <w:t>:</w:t>
      </w:r>
    </w:p>
    <w:p w14:paraId="6FA25F9B" w14:textId="77777777" w:rsidR="008D5669" w:rsidRPr="00776ADC" w:rsidRDefault="008D5669" w:rsidP="008D5669">
      <w:pPr>
        <w:rPr>
          <w:sz w:val="18"/>
          <w:szCs w:val="18"/>
        </w:rPr>
      </w:pPr>
    </w:p>
    <w:p w14:paraId="433AA708" w14:textId="77777777" w:rsidR="008D5669" w:rsidRPr="00776ADC" w:rsidRDefault="008D5669" w:rsidP="008D5669">
      <w:pPr>
        <w:rPr>
          <w:sz w:val="18"/>
          <w:szCs w:val="18"/>
        </w:rPr>
      </w:pPr>
      <w:r w:rsidRPr="00776ADC">
        <w:rPr>
          <w:sz w:val="18"/>
          <w:szCs w:val="18"/>
          <w:highlight w:val="yellow"/>
        </w:rPr>
        <w:t>HMAC(</w:t>
      </w:r>
      <w:proofErr w:type="spellStart"/>
      <w:proofErr w:type="gramStart"/>
      <w:r w:rsidRPr="00776ADC">
        <w:rPr>
          <w:sz w:val="18"/>
          <w:szCs w:val="18"/>
          <w:highlight w:val="yellow"/>
        </w:rPr>
        <w:t>k,m</w:t>
      </w:r>
      <w:proofErr w:type="spellEnd"/>
      <w:proofErr w:type="gramEnd"/>
      <w:r w:rsidRPr="00776ADC">
        <w:rPr>
          <w:sz w:val="18"/>
          <w:szCs w:val="18"/>
          <w:highlight w:val="yellow"/>
        </w:rPr>
        <w:t>)</w:t>
      </w:r>
      <w:r w:rsidRPr="00776ADC">
        <w:rPr>
          <w:sz w:val="18"/>
          <w:szCs w:val="18"/>
        </w:rPr>
        <w:t xml:space="preserve"> </w:t>
      </w:r>
    </w:p>
    <w:p w14:paraId="3C26C323" w14:textId="77777777" w:rsidR="008D5669" w:rsidRPr="00776ADC" w:rsidRDefault="008D5669" w:rsidP="008D5669">
      <w:pPr>
        <w:rPr>
          <w:rFonts w:cstheme="minorHAnsi"/>
          <w:sz w:val="18"/>
          <w:szCs w:val="18"/>
        </w:rPr>
      </w:pPr>
      <w:r w:rsidRPr="00776ADC">
        <w:rPr>
          <w:rFonts w:cstheme="minorHAnsi"/>
          <w:bCs/>
          <w:sz w:val="18"/>
          <w:szCs w:val="18"/>
        </w:rPr>
        <w:lastRenderedPageBreak/>
        <w:t>SHA256[</w:t>
      </w:r>
      <w:r w:rsidRPr="00776ADC">
        <w:rPr>
          <w:rFonts w:cstheme="minorHAnsi"/>
          <w:bCs/>
          <w:color w:val="FFFFFF" w:themeColor="background1"/>
          <w:sz w:val="18"/>
          <w:szCs w:val="18"/>
          <w:highlight w:val="darkGreen"/>
        </w:rPr>
        <w:t>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darkGreen"/>
          </w:rPr>
          <m:t>⨁</m:t>
        </m:r>
      </m:oMath>
      <w:r w:rsidRPr="00776ADC">
        <w:rPr>
          <w:rFonts w:cstheme="minorHAnsi"/>
          <w:color w:val="FFFFFF" w:themeColor="background1"/>
          <w:sz w:val="18"/>
          <w:szCs w:val="18"/>
          <w:highlight w:val="darkGreen"/>
        </w:rPr>
        <w:t>opad</w:t>
      </w:r>
      <w:r w:rsidRPr="00776ADC">
        <w:rPr>
          <w:rFonts w:cstheme="minorHAnsi"/>
          <w:sz w:val="18"/>
          <w:szCs w:val="18"/>
        </w:rPr>
        <w:t>||</w:t>
      </w:r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 xml:space="preserve"> SHA256[(k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darkCyan"/>
          </w:rPr>
          <m:t>⨁</m:t>
        </m:r>
      </m:oMath>
      <w:proofErr w:type="gramStart"/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>ipad)|</w:t>
      </w:r>
      <w:proofErr w:type="gramEnd"/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>|m]</w:t>
      </w:r>
      <w:r w:rsidRPr="00776ADC">
        <w:rPr>
          <w:rFonts w:cstheme="minorHAnsi"/>
          <w:sz w:val="18"/>
          <w:szCs w:val="18"/>
        </w:rPr>
        <w:t>]</w:t>
      </w:r>
    </w:p>
    <w:p w14:paraId="3618D867" w14:textId="77777777" w:rsidR="008D5669" w:rsidRPr="00776ADC" w:rsidRDefault="008D5669" w:rsidP="008D5669">
      <w:pPr>
        <w:rPr>
          <w:rFonts w:cstheme="minorHAnsi"/>
          <w:sz w:val="18"/>
          <w:szCs w:val="18"/>
        </w:rPr>
      </w:pPr>
    </w:p>
    <w:p w14:paraId="7232B437" w14:textId="77777777" w:rsidR="008D5669" w:rsidRPr="00776ADC" w:rsidRDefault="008D5669" w:rsidP="008D5669">
      <w:pPr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 xml:space="preserve">Use this tool: </w:t>
      </w:r>
      <w:hyperlink r:id="rId32" w:history="1">
        <w:r w:rsidRPr="00776ADC">
          <w:rPr>
            <w:rStyle w:val="Hyperlink"/>
            <w:rFonts w:cstheme="minorHAnsi"/>
            <w:sz w:val="18"/>
            <w:szCs w:val="18"/>
          </w:rPr>
          <w:t>https://emn178.github.io/online-tools/sha256.html</w:t>
        </w:r>
      </w:hyperlink>
    </w:p>
    <w:p w14:paraId="1E38A927" w14:textId="77777777" w:rsidR="008D5669" w:rsidRPr="00776ADC" w:rsidRDefault="008D5669" w:rsidP="00F90F01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>Input Hex, Output hex</w:t>
      </w:r>
    </w:p>
    <w:p w14:paraId="7EBE0AB7" w14:textId="77777777" w:rsidR="008D5669" w:rsidRPr="00776ADC" w:rsidRDefault="008D5669" w:rsidP="008D5669">
      <w:pPr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 xml:space="preserve">= </w:t>
      </w:r>
    </w:p>
    <w:p w14:paraId="5BAE0E9B" w14:textId="77777777" w:rsidR="008D5669" w:rsidRPr="00776ADC" w:rsidRDefault="008D5669" w:rsidP="008D5669">
      <w:pPr>
        <w:rPr>
          <w:rFonts w:cstheme="minorHAnsi"/>
          <w:sz w:val="18"/>
          <w:szCs w:val="18"/>
        </w:rPr>
      </w:pPr>
      <w:r w:rsidRPr="00317CEF">
        <w:rPr>
          <w:rFonts w:cstheme="minorHAnsi"/>
          <w:sz w:val="18"/>
          <w:szCs w:val="18"/>
        </w:rPr>
        <w:t>4a0f89f772cc53be9138a76c1a2073e548e463447fe48fd1c32c7c7963fc2724</w:t>
      </w:r>
      <w:r>
        <w:rPr>
          <w:rFonts w:cstheme="minorHAnsi"/>
          <w:sz w:val="18"/>
          <w:szCs w:val="18"/>
        </w:rPr>
        <w:t xml:space="preserve"> </w:t>
      </w:r>
    </w:p>
    <w:p w14:paraId="3F734187" w14:textId="77777777" w:rsidR="008D5669" w:rsidRPr="00776ADC" w:rsidRDefault="008D5669" w:rsidP="008D5669">
      <w:pPr>
        <w:rPr>
          <w:sz w:val="18"/>
          <w:szCs w:val="18"/>
        </w:rPr>
      </w:pPr>
    </w:p>
    <w:p w14:paraId="43A59D21" w14:textId="77777777" w:rsidR="008D5669" w:rsidRPr="00776ADC" w:rsidRDefault="008D5669" w:rsidP="008D5669">
      <w:pPr>
        <w:rPr>
          <w:sz w:val="18"/>
          <w:szCs w:val="18"/>
          <w:u w:val="single"/>
        </w:rPr>
      </w:pPr>
      <w:r w:rsidRPr="00776ADC">
        <w:rPr>
          <w:sz w:val="18"/>
          <w:szCs w:val="18"/>
          <w:u w:val="single"/>
        </w:rPr>
        <w:t xml:space="preserve">7)Validation </w:t>
      </w:r>
    </w:p>
    <w:p w14:paraId="4389C099" w14:textId="77777777" w:rsidR="008D5669" w:rsidRPr="00776ADC" w:rsidRDefault="008D5669" w:rsidP="008D5669">
      <w:pPr>
        <w:rPr>
          <w:rFonts w:cstheme="minorHAnsi"/>
          <w:b/>
          <w:bCs/>
          <w:sz w:val="18"/>
          <w:szCs w:val="18"/>
        </w:rPr>
      </w:pPr>
      <w:r w:rsidRPr="00776ADC">
        <w:rPr>
          <w:sz w:val="18"/>
          <w:szCs w:val="18"/>
        </w:rPr>
        <w:t xml:space="preserve">We can also use </w:t>
      </w:r>
      <w:hyperlink r:id="rId33" w:history="1">
        <w:r w:rsidRPr="00776ADC">
          <w:rPr>
            <w:rStyle w:val="Hyperlink"/>
            <w:rFonts w:cstheme="minorHAnsi"/>
            <w:b/>
            <w:bCs/>
            <w:sz w:val="18"/>
            <w:szCs w:val="18"/>
          </w:rPr>
          <w:t>https://emn178.github.io/online-tools/sha256.html</w:t>
        </w:r>
      </w:hyperlink>
      <w:r w:rsidRPr="00776ADC">
        <w:rPr>
          <w:sz w:val="18"/>
          <w:szCs w:val="18"/>
        </w:rPr>
        <w:t xml:space="preserve"> to check if our results are correct. </w:t>
      </w:r>
    </w:p>
    <w:p w14:paraId="16AE7D9C" w14:textId="77777777" w:rsidR="008D5669" w:rsidRPr="00776ADC" w:rsidRDefault="008D5669" w:rsidP="00F90F01">
      <w:pPr>
        <w:pStyle w:val="ListParagraph"/>
        <w:numPr>
          <w:ilvl w:val="0"/>
          <w:numId w:val="6"/>
        </w:numPr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>Input Hex, output hex</w:t>
      </w:r>
    </w:p>
    <w:p w14:paraId="3F157CD9" w14:textId="77777777" w:rsidR="008D5669" w:rsidRPr="00776ADC" w:rsidRDefault="008D5669" w:rsidP="00F90F01">
      <w:pPr>
        <w:pStyle w:val="ListParagraph"/>
        <w:numPr>
          <w:ilvl w:val="0"/>
          <w:numId w:val="6"/>
        </w:numPr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>Enable HMAC</w:t>
      </w:r>
    </w:p>
    <w:p w14:paraId="36636CFF" w14:textId="77777777" w:rsidR="008D5669" w:rsidRPr="00776ADC" w:rsidRDefault="008D5669" w:rsidP="00F90F01">
      <w:pPr>
        <w:pStyle w:val="ListParagraph"/>
        <w:numPr>
          <w:ilvl w:val="0"/>
          <w:numId w:val="6"/>
        </w:numPr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>Encoding Hex</w:t>
      </w:r>
    </w:p>
    <w:p w14:paraId="1F593626" w14:textId="77777777" w:rsidR="008D5669" w:rsidRPr="00776ADC" w:rsidRDefault="008D5669" w:rsidP="00F90F01">
      <w:pPr>
        <w:pStyle w:val="ListParagraph"/>
        <w:numPr>
          <w:ilvl w:val="0"/>
          <w:numId w:val="6"/>
        </w:numPr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 xml:space="preserve">Key (before padding): </w:t>
      </w:r>
    </w:p>
    <w:p w14:paraId="3C7F1C88" w14:textId="77777777" w:rsidR="008D5669" w:rsidRPr="00776ADC" w:rsidRDefault="008D5669" w:rsidP="008D5669">
      <w:pPr>
        <w:pStyle w:val="NoSpacing"/>
        <w:ind w:left="720"/>
        <w:rPr>
          <w:sz w:val="18"/>
          <w:szCs w:val="18"/>
        </w:rPr>
      </w:pPr>
      <w:r w:rsidRPr="006835F1">
        <w:rPr>
          <w:rFonts w:cstheme="minorHAnsi"/>
          <w:sz w:val="18"/>
          <w:szCs w:val="18"/>
        </w:rPr>
        <w:t>a8233e8b6ff752fc106d13900b8f4534678fb32fa63ba770a9b5384ec5151db1</w:t>
      </w:r>
    </w:p>
    <w:p w14:paraId="7376673E" w14:textId="77777777" w:rsidR="008D5669" w:rsidRPr="00776ADC" w:rsidRDefault="008D5669" w:rsidP="008D5669">
      <w:pPr>
        <w:pStyle w:val="NoSpacing"/>
        <w:ind w:left="720"/>
        <w:rPr>
          <w:sz w:val="18"/>
          <w:szCs w:val="18"/>
        </w:rPr>
      </w:pPr>
    </w:p>
    <w:p w14:paraId="2063AD90" w14:textId="77777777" w:rsidR="008D5669" w:rsidRDefault="008D5669" w:rsidP="008D5669">
      <w:pPr>
        <w:pStyle w:val="ListParagraph"/>
        <w:spacing w:line="360" w:lineRule="auto"/>
        <w:jc w:val="both"/>
        <w:rPr>
          <w:rFonts w:cstheme="minorHAnsi"/>
          <w:sz w:val="18"/>
          <w:szCs w:val="18"/>
        </w:rPr>
      </w:pPr>
      <w:r w:rsidRPr="00776ADC">
        <w:rPr>
          <w:sz w:val="18"/>
          <w:szCs w:val="18"/>
        </w:rPr>
        <w:t xml:space="preserve"> </w:t>
      </w:r>
      <w:r w:rsidRPr="00776ADC">
        <w:rPr>
          <w:rFonts w:cstheme="minorHAnsi"/>
          <w:sz w:val="18"/>
          <w:szCs w:val="18"/>
        </w:rPr>
        <w:t>Enter original input/</w:t>
      </w:r>
      <w:proofErr w:type="gramStart"/>
      <w:r w:rsidRPr="00776ADC">
        <w:rPr>
          <w:rFonts w:cstheme="minorHAnsi"/>
          <w:sz w:val="18"/>
          <w:szCs w:val="18"/>
        </w:rPr>
        <w:t>message(</w:t>
      </w:r>
      <w:proofErr w:type="gramEnd"/>
      <w:r w:rsidRPr="00776ADC">
        <w:rPr>
          <w:rFonts w:cstheme="minorHAnsi"/>
          <w:sz w:val="18"/>
          <w:szCs w:val="18"/>
        </w:rPr>
        <w:t xml:space="preserve">HEX) – This is </w:t>
      </w:r>
      <w:r>
        <w:rPr>
          <w:rFonts w:cstheme="minorHAnsi"/>
          <w:sz w:val="18"/>
          <w:szCs w:val="18"/>
        </w:rPr>
        <w:t xml:space="preserve">service </w:t>
      </w:r>
      <w:r w:rsidRPr="00C311E0">
        <w:rPr>
          <w:rFonts w:cstheme="minorHAnsi"/>
          <w:b/>
          <w:bCs/>
          <w:color w:val="FF0000"/>
          <w:sz w:val="18"/>
          <w:szCs w:val="18"/>
        </w:rPr>
        <w:t>“</w:t>
      </w:r>
      <w:proofErr w:type="spellStart"/>
      <w:r w:rsidRPr="00C311E0">
        <w:rPr>
          <w:rFonts w:cstheme="minorHAnsi"/>
          <w:b/>
          <w:bCs/>
          <w:color w:val="FF0000"/>
          <w:sz w:val="18"/>
          <w:szCs w:val="18"/>
        </w:rPr>
        <w:t>iam</w:t>
      </w:r>
      <w:proofErr w:type="spellEnd"/>
      <w:r>
        <w:rPr>
          <w:rFonts w:cstheme="minorHAnsi"/>
          <w:sz w:val="18"/>
          <w:szCs w:val="18"/>
        </w:rPr>
        <w:t>”</w:t>
      </w:r>
      <w:r w:rsidRPr="00776ADC">
        <w:rPr>
          <w:rFonts w:cstheme="minorHAnsi"/>
          <w:sz w:val="18"/>
          <w:szCs w:val="18"/>
        </w:rPr>
        <w:t>:</w:t>
      </w:r>
    </w:p>
    <w:p w14:paraId="076F1976" w14:textId="2EB953BC" w:rsidR="0014190B" w:rsidRPr="00776ADC" w:rsidRDefault="0014190B" w:rsidP="008D5669">
      <w:pPr>
        <w:pStyle w:val="ListParagraph"/>
        <w:spacing w:line="360" w:lineRule="auto"/>
        <w:jc w:val="both"/>
        <w:rPr>
          <w:rFonts w:cstheme="minorHAnsi"/>
          <w:sz w:val="18"/>
          <w:szCs w:val="18"/>
        </w:rPr>
      </w:pPr>
      <w:r w:rsidRPr="00943758">
        <w:rPr>
          <w:rFonts w:cstheme="minorHAnsi"/>
          <w:sz w:val="18"/>
          <w:szCs w:val="18"/>
          <w:highlight w:val="yellow"/>
        </w:rPr>
        <w:t>69616D</w:t>
      </w:r>
      <w:r>
        <w:rPr>
          <w:rFonts w:cstheme="minorHAnsi"/>
          <w:sz w:val="18"/>
          <w:szCs w:val="18"/>
        </w:rPr>
        <w:t xml:space="preserve"> </w:t>
      </w:r>
    </w:p>
    <w:p w14:paraId="25193793" w14:textId="77777777" w:rsidR="008D5669" w:rsidRPr="00776ADC" w:rsidRDefault="008D5669" w:rsidP="008D5669">
      <w:pPr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 xml:space="preserve">Output: </w:t>
      </w:r>
    </w:p>
    <w:p w14:paraId="5375C5E9" w14:textId="77777777" w:rsidR="008D5669" w:rsidRPr="00776ADC" w:rsidRDefault="008D5669" w:rsidP="008D5669">
      <w:pPr>
        <w:rPr>
          <w:rFonts w:cstheme="minorHAnsi"/>
          <w:sz w:val="18"/>
          <w:szCs w:val="18"/>
        </w:rPr>
      </w:pPr>
      <w:r w:rsidRPr="009919DE">
        <w:rPr>
          <w:rFonts w:cstheme="minorHAnsi"/>
          <w:sz w:val="18"/>
          <w:szCs w:val="18"/>
        </w:rPr>
        <w:t>895ccd437d977822228695e45c628f5142362fdd10fbe0dca1160c1d2f4c51c1</w:t>
      </w:r>
      <w:r>
        <w:rPr>
          <w:rFonts w:cstheme="minorHAnsi"/>
          <w:sz w:val="18"/>
          <w:szCs w:val="18"/>
        </w:rPr>
        <w:t xml:space="preserve"> </w:t>
      </w:r>
      <w:r w:rsidRPr="00776ADC">
        <w:rPr>
          <w:rFonts w:cstheme="minorHAnsi"/>
          <w:sz w:val="18"/>
          <w:szCs w:val="18"/>
        </w:rPr>
        <w:t xml:space="preserve"> </w:t>
      </w:r>
    </w:p>
    <w:p w14:paraId="68366EBB" w14:textId="2CBD9B86" w:rsidR="008D5669" w:rsidRPr="00776ADC" w:rsidRDefault="008D5669" w:rsidP="00F90F01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>Not the same as Step 6 Calculation. Therefore</w:t>
      </w:r>
      <w:r w:rsidR="00C311E0">
        <w:rPr>
          <w:rFonts w:cstheme="minorHAnsi"/>
          <w:sz w:val="18"/>
          <w:szCs w:val="18"/>
        </w:rPr>
        <w:t xml:space="preserve">, </w:t>
      </w:r>
      <w:r w:rsidRPr="00776ADC">
        <w:rPr>
          <w:rFonts w:cstheme="minorHAnsi"/>
          <w:sz w:val="18"/>
          <w:szCs w:val="18"/>
        </w:rPr>
        <w:t>calculation is incorrect.</w:t>
      </w:r>
    </w:p>
    <w:p w14:paraId="0B42FC24" w14:textId="77777777" w:rsidR="008D5669" w:rsidRPr="00776ADC" w:rsidRDefault="008D5669" w:rsidP="008D5669">
      <w:pPr>
        <w:rPr>
          <w:rFonts w:cstheme="minorHAnsi"/>
          <w:b/>
          <w:bCs/>
          <w:sz w:val="18"/>
          <w:szCs w:val="18"/>
        </w:rPr>
      </w:pPr>
    </w:p>
    <w:p w14:paraId="23CF9C64" w14:textId="77777777" w:rsidR="008D5669" w:rsidRDefault="008D5669" w:rsidP="008D5669">
      <w:pPr>
        <w:rPr>
          <w:rFonts w:cstheme="minorHAnsi"/>
          <w:sz w:val="18"/>
          <w:szCs w:val="18"/>
        </w:rPr>
      </w:pPr>
      <w:proofErr w:type="spellStart"/>
      <w:r>
        <w:rPr>
          <w:rFonts w:cstheme="minorHAnsi"/>
          <w:b/>
          <w:bCs/>
          <w:sz w:val="18"/>
          <w:szCs w:val="18"/>
        </w:rPr>
        <w:t>kService</w:t>
      </w:r>
      <w:proofErr w:type="spellEnd"/>
      <w:r>
        <w:rPr>
          <w:rFonts w:cstheme="minorHAnsi"/>
          <w:sz w:val="18"/>
          <w:szCs w:val="18"/>
        </w:rPr>
        <w:t xml:space="preserve"> = </w:t>
      </w:r>
    </w:p>
    <w:p w14:paraId="6EAF5B5A" w14:textId="77777777" w:rsidR="008D5669" w:rsidRPr="00776ADC" w:rsidRDefault="008D5669" w:rsidP="008D5669">
      <w:pPr>
        <w:rPr>
          <w:rFonts w:cstheme="minorHAnsi"/>
          <w:sz w:val="18"/>
          <w:szCs w:val="18"/>
        </w:rPr>
      </w:pPr>
      <w:r w:rsidRPr="009919DE">
        <w:rPr>
          <w:rFonts w:cstheme="minorHAnsi"/>
          <w:sz w:val="18"/>
          <w:szCs w:val="18"/>
        </w:rPr>
        <w:t>895ccd437d977822228695e45c628f5142362fdd10fbe0dca1160c1d2f4c51c1</w:t>
      </w:r>
      <w:r>
        <w:rPr>
          <w:rFonts w:cstheme="minorHAnsi"/>
          <w:sz w:val="18"/>
          <w:szCs w:val="18"/>
        </w:rPr>
        <w:t xml:space="preserve"> </w:t>
      </w:r>
      <w:r w:rsidRPr="00776ADC">
        <w:rPr>
          <w:rFonts w:cstheme="minorHAnsi"/>
          <w:sz w:val="18"/>
          <w:szCs w:val="18"/>
        </w:rPr>
        <w:t xml:space="preserve"> </w:t>
      </w:r>
    </w:p>
    <w:p w14:paraId="58508048" w14:textId="77777777" w:rsidR="008D5669" w:rsidRPr="00CA4C2E" w:rsidRDefault="008D5669" w:rsidP="008D5669">
      <w:pPr>
        <w:rPr>
          <w:sz w:val="18"/>
          <w:szCs w:val="18"/>
        </w:rPr>
      </w:pPr>
    </w:p>
    <w:p w14:paraId="23563C46" w14:textId="1BD6BC91" w:rsidR="008D5669" w:rsidRPr="00B76A07" w:rsidRDefault="008D5669" w:rsidP="00A6123B">
      <w:pPr>
        <w:pStyle w:val="Heading2"/>
      </w:pPr>
      <w:r w:rsidRPr="00B76A07">
        <w:t xml:space="preserve">2.4) Compute </w:t>
      </w:r>
      <w:proofErr w:type="spellStart"/>
      <w:proofErr w:type="gramStart"/>
      <w:r w:rsidRPr="00B76A07">
        <w:t>kSigning</w:t>
      </w:r>
      <w:proofErr w:type="spellEnd"/>
      <w:r w:rsidRPr="00B76A07">
        <w:t xml:space="preserve">  =</w:t>
      </w:r>
      <w:proofErr w:type="gramEnd"/>
      <w:r w:rsidRPr="00B76A07">
        <w:t xml:space="preserve"> </w:t>
      </w:r>
      <w:proofErr w:type="gramStart"/>
      <w:r w:rsidRPr="00B76A07">
        <w:t>HMAC(</w:t>
      </w:r>
      <w:proofErr w:type="spellStart"/>
      <w:proofErr w:type="gramEnd"/>
      <w:r w:rsidRPr="00B76A07">
        <w:t>kService</w:t>
      </w:r>
      <w:proofErr w:type="spellEnd"/>
      <w:r w:rsidRPr="00B76A07">
        <w:t>, "aws4_request"</w:t>
      </w:r>
      <w:proofErr w:type="gramStart"/>
      <w:r w:rsidRPr="00B76A07">
        <w:t>);</w:t>
      </w:r>
      <w:proofErr w:type="gramEnd"/>
    </w:p>
    <w:p w14:paraId="3E531568" w14:textId="77777777" w:rsidR="008D5669" w:rsidRPr="00CA4C2E" w:rsidRDefault="008D5669" w:rsidP="008D5669">
      <w:pPr>
        <w:rPr>
          <w:rFonts w:cstheme="minorHAnsi"/>
          <w:sz w:val="18"/>
          <w:szCs w:val="18"/>
        </w:rPr>
      </w:pPr>
      <w:r w:rsidRPr="00CA4C2E">
        <w:rPr>
          <w:rFonts w:cstheme="minorHAnsi"/>
          <w:b/>
          <w:bCs/>
          <w:sz w:val="18"/>
          <w:szCs w:val="18"/>
        </w:rPr>
        <w:t>Step 4: Compute </w:t>
      </w:r>
      <w:proofErr w:type="spellStart"/>
      <w:r w:rsidRPr="00CA4C2E">
        <w:rPr>
          <w:rFonts w:cstheme="minorHAnsi"/>
          <w:sz w:val="18"/>
          <w:szCs w:val="18"/>
        </w:rPr>
        <w:t>kSigning</w:t>
      </w:r>
      <w:proofErr w:type="spellEnd"/>
    </w:p>
    <w:p w14:paraId="146917AB" w14:textId="77777777" w:rsidR="008D5669" w:rsidRPr="00CA4C2E" w:rsidRDefault="008D5669" w:rsidP="008D5669">
      <w:pPr>
        <w:rPr>
          <w:rFonts w:cstheme="minorHAnsi"/>
          <w:sz w:val="18"/>
          <w:szCs w:val="18"/>
        </w:rPr>
      </w:pPr>
      <w:r w:rsidRPr="00CA4C2E">
        <w:rPr>
          <w:rFonts w:cstheme="minorHAnsi"/>
          <w:b/>
          <w:bCs/>
          <w:sz w:val="18"/>
          <w:szCs w:val="18"/>
        </w:rPr>
        <w:t>Formula:</w:t>
      </w:r>
      <w:r w:rsidRPr="00CA4C2E">
        <w:rPr>
          <w:rFonts w:cstheme="minorHAnsi"/>
          <w:sz w:val="18"/>
          <w:szCs w:val="18"/>
        </w:rPr>
        <w:br/>
      </w:r>
      <w:proofErr w:type="spellStart"/>
      <w:r w:rsidRPr="00CA4C2E">
        <w:rPr>
          <w:rFonts w:cstheme="minorHAnsi"/>
          <w:sz w:val="18"/>
          <w:szCs w:val="18"/>
        </w:rPr>
        <w:t>kSigning</w:t>
      </w:r>
      <w:proofErr w:type="spellEnd"/>
      <w:r w:rsidRPr="00CA4C2E">
        <w:rPr>
          <w:rFonts w:cstheme="minorHAnsi"/>
          <w:sz w:val="18"/>
          <w:szCs w:val="18"/>
        </w:rPr>
        <w:t xml:space="preserve"> = HMAC-SHA256(</w:t>
      </w:r>
      <w:proofErr w:type="spellStart"/>
      <w:r w:rsidRPr="00CA4C2E">
        <w:rPr>
          <w:rFonts w:cstheme="minorHAnsi"/>
          <w:sz w:val="18"/>
          <w:szCs w:val="18"/>
        </w:rPr>
        <w:t>kService</w:t>
      </w:r>
      <w:proofErr w:type="spellEnd"/>
      <w:r w:rsidRPr="00CA4C2E">
        <w:rPr>
          <w:rFonts w:cstheme="minorHAnsi"/>
          <w:sz w:val="18"/>
          <w:szCs w:val="18"/>
        </w:rPr>
        <w:t>, "aws4_request")</w:t>
      </w:r>
    </w:p>
    <w:p w14:paraId="1EBDA947" w14:textId="77777777" w:rsidR="008D5669" w:rsidRPr="00CA4C2E" w:rsidRDefault="008D5669" w:rsidP="008D5669">
      <w:pPr>
        <w:rPr>
          <w:rFonts w:cstheme="minorHAnsi"/>
          <w:sz w:val="18"/>
          <w:szCs w:val="18"/>
        </w:rPr>
      </w:pPr>
      <w:r w:rsidRPr="00CA4C2E">
        <w:rPr>
          <w:rFonts w:cstheme="minorHAnsi"/>
          <w:b/>
          <w:bCs/>
          <w:sz w:val="18"/>
          <w:szCs w:val="18"/>
        </w:rPr>
        <w:t>Steps:</w:t>
      </w:r>
    </w:p>
    <w:p w14:paraId="6D13DE6F" w14:textId="77777777" w:rsidR="008D5669" w:rsidRPr="00CA4C2E" w:rsidRDefault="008D5669" w:rsidP="00F90F01">
      <w:pPr>
        <w:numPr>
          <w:ilvl w:val="0"/>
          <w:numId w:val="11"/>
        </w:numPr>
        <w:spacing w:after="0" w:line="240" w:lineRule="auto"/>
        <w:rPr>
          <w:rFonts w:cstheme="minorHAnsi"/>
          <w:sz w:val="18"/>
          <w:szCs w:val="18"/>
        </w:rPr>
      </w:pPr>
      <w:r w:rsidRPr="00CA4C2E">
        <w:rPr>
          <w:rFonts w:cstheme="minorHAnsi"/>
          <w:sz w:val="18"/>
          <w:szCs w:val="18"/>
        </w:rPr>
        <w:t>Use </w:t>
      </w:r>
      <w:proofErr w:type="spellStart"/>
      <w:r w:rsidRPr="00CA4C2E">
        <w:rPr>
          <w:rFonts w:cstheme="minorHAnsi"/>
          <w:sz w:val="18"/>
          <w:szCs w:val="18"/>
        </w:rPr>
        <w:t>kService</w:t>
      </w:r>
      <w:proofErr w:type="spellEnd"/>
      <w:r w:rsidRPr="00CA4C2E">
        <w:rPr>
          <w:rFonts w:cstheme="minorHAnsi"/>
          <w:sz w:val="18"/>
          <w:szCs w:val="18"/>
        </w:rPr>
        <w:t> from Step 3 as the </w:t>
      </w:r>
      <w:r w:rsidRPr="00CA4C2E">
        <w:rPr>
          <w:rFonts w:cstheme="minorHAnsi"/>
          <w:b/>
          <w:bCs/>
          <w:sz w:val="18"/>
          <w:szCs w:val="18"/>
        </w:rPr>
        <w:t>Key</w:t>
      </w:r>
      <w:r w:rsidRPr="00CA4C2E">
        <w:rPr>
          <w:rFonts w:cstheme="minorHAnsi"/>
          <w:sz w:val="18"/>
          <w:szCs w:val="18"/>
        </w:rPr>
        <w:t>.</w:t>
      </w:r>
    </w:p>
    <w:p w14:paraId="2E4939C4" w14:textId="77777777" w:rsidR="008D5669" w:rsidRPr="00CA4C2E" w:rsidRDefault="008D5669" w:rsidP="00F90F01">
      <w:pPr>
        <w:numPr>
          <w:ilvl w:val="0"/>
          <w:numId w:val="11"/>
        </w:numPr>
        <w:spacing w:after="0" w:line="240" w:lineRule="auto"/>
        <w:rPr>
          <w:rFonts w:cstheme="minorHAnsi"/>
          <w:sz w:val="18"/>
          <w:szCs w:val="18"/>
        </w:rPr>
      </w:pPr>
      <w:r w:rsidRPr="00CA4C2E">
        <w:rPr>
          <w:rFonts w:cstheme="minorHAnsi"/>
          <w:sz w:val="18"/>
          <w:szCs w:val="18"/>
        </w:rPr>
        <w:t>The message is the fixed string "aws4_request".</w:t>
      </w:r>
    </w:p>
    <w:p w14:paraId="4A39EE57" w14:textId="77777777" w:rsidR="008D5669" w:rsidRPr="00CA4C2E" w:rsidRDefault="008D5669" w:rsidP="00F90F01">
      <w:pPr>
        <w:numPr>
          <w:ilvl w:val="0"/>
          <w:numId w:val="11"/>
        </w:numPr>
        <w:spacing w:after="0" w:line="240" w:lineRule="auto"/>
        <w:rPr>
          <w:rFonts w:cstheme="minorHAnsi"/>
          <w:sz w:val="18"/>
          <w:szCs w:val="18"/>
        </w:rPr>
      </w:pPr>
      <w:r w:rsidRPr="00CA4C2E">
        <w:rPr>
          <w:rFonts w:cstheme="minorHAnsi"/>
          <w:sz w:val="18"/>
          <w:szCs w:val="18"/>
        </w:rPr>
        <w:t>Compute HMAC-SHA256.</w:t>
      </w:r>
    </w:p>
    <w:p w14:paraId="2B796D27" w14:textId="5352FE2B" w:rsidR="008D5669" w:rsidRPr="00CA4C2E" w:rsidRDefault="008D5669" w:rsidP="008D5669">
      <w:pPr>
        <w:rPr>
          <w:rFonts w:cstheme="minorHAnsi"/>
          <w:sz w:val="18"/>
          <w:szCs w:val="18"/>
        </w:rPr>
      </w:pPr>
      <w:r w:rsidRPr="00CA4C2E">
        <w:rPr>
          <w:rFonts w:cstheme="minorHAnsi"/>
          <w:b/>
          <w:bCs/>
          <w:sz w:val="18"/>
          <w:szCs w:val="18"/>
        </w:rPr>
        <w:t>Example:</w:t>
      </w:r>
      <w:r w:rsidRPr="00CA4C2E">
        <w:rPr>
          <w:rFonts w:cstheme="minorHAnsi"/>
          <w:sz w:val="18"/>
          <w:szCs w:val="18"/>
        </w:rPr>
        <w:br/>
      </w:r>
      <w:proofErr w:type="spellStart"/>
      <w:r w:rsidRPr="00CA4C2E">
        <w:rPr>
          <w:rFonts w:cstheme="minorHAnsi"/>
          <w:sz w:val="18"/>
          <w:szCs w:val="18"/>
        </w:rPr>
        <w:t>kSigning</w:t>
      </w:r>
      <w:proofErr w:type="spellEnd"/>
      <w:r w:rsidRPr="00CA4C2E">
        <w:rPr>
          <w:rFonts w:cstheme="minorHAnsi"/>
          <w:sz w:val="18"/>
          <w:szCs w:val="18"/>
        </w:rPr>
        <w:t xml:space="preserve"> = HMAC-SHA256(</w:t>
      </w:r>
      <w:proofErr w:type="spellStart"/>
      <w:r w:rsidRPr="00CA4C2E">
        <w:rPr>
          <w:rFonts w:cstheme="minorHAnsi"/>
          <w:sz w:val="18"/>
          <w:szCs w:val="18"/>
        </w:rPr>
        <w:t>kService</w:t>
      </w:r>
      <w:proofErr w:type="spellEnd"/>
      <w:r w:rsidRPr="00CA4C2E">
        <w:rPr>
          <w:rFonts w:cstheme="minorHAnsi"/>
          <w:sz w:val="18"/>
          <w:szCs w:val="18"/>
        </w:rPr>
        <w:t>, "aws4_request")</w:t>
      </w:r>
    </w:p>
    <w:p w14:paraId="6C5D3A12" w14:textId="77777777" w:rsidR="008D5669" w:rsidRPr="00CA4C2E" w:rsidRDefault="008D5669" w:rsidP="008D5669">
      <w:pPr>
        <w:rPr>
          <w:rFonts w:cstheme="minorHAnsi"/>
          <w:sz w:val="18"/>
          <w:szCs w:val="18"/>
        </w:rPr>
      </w:pPr>
      <w:r w:rsidRPr="00CA4C2E">
        <w:rPr>
          <w:rFonts w:cstheme="minorHAnsi"/>
          <w:sz w:val="18"/>
          <w:szCs w:val="18"/>
        </w:rPr>
        <w:tab/>
      </w:r>
    </w:p>
    <w:p w14:paraId="4F89BAA0" w14:textId="77777777" w:rsidR="008D5669" w:rsidRPr="00776ADC" w:rsidRDefault="008D5669" w:rsidP="008D5669">
      <w:pPr>
        <w:rPr>
          <w:sz w:val="18"/>
          <w:szCs w:val="18"/>
          <w:u w:val="single"/>
        </w:rPr>
      </w:pPr>
      <w:r w:rsidRPr="00776ADC">
        <w:rPr>
          <w:sz w:val="18"/>
          <w:szCs w:val="18"/>
          <w:u w:val="single"/>
        </w:rPr>
        <w:t xml:space="preserve">1)Get Key and Message ready </w:t>
      </w:r>
    </w:p>
    <w:p w14:paraId="57E074D0" w14:textId="1E30DB76" w:rsidR="008D5669" w:rsidRPr="00776ADC" w:rsidRDefault="008D5669" w:rsidP="008D5669">
      <w:pPr>
        <w:rPr>
          <w:sz w:val="18"/>
          <w:szCs w:val="18"/>
        </w:rPr>
      </w:pPr>
      <w:r>
        <w:rPr>
          <w:sz w:val="18"/>
          <w:szCs w:val="18"/>
        </w:rPr>
        <w:t xml:space="preserve">Get </w:t>
      </w:r>
      <w:proofErr w:type="spellStart"/>
      <w:r>
        <w:rPr>
          <w:sz w:val="18"/>
          <w:szCs w:val="18"/>
        </w:rPr>
        <w:t>kService</w:t>
      </w:r>
      <w:proofErr w:type="spellEnd"/>
      <w:r>
        <w:rPr>
          <w:sz w:val="18"/>
          <w:szCs w:val="18"/>
        </w:rPr>
        <w:t xml:space="preserve"> as key. T</w:t>
      </w:r>
      <w:r w:rsidRPr="00776ADC">
        <w:rPr>
          <w:sz w:val="18"/>
          <w:szCs w:val="18"/>
        </w:rPr>
        <w:t>hen convert my message Date into Hex.</w:t>
      </w:r>
    </w:p>
    <w:p w14:paraId="58EE3816" w14:textId="77777777" w:rsidR="008D5669" w:rsidRDefault="008D5669" w:rsidP="003D2B00">
      <w:pPr>
        <w:pStyle w:val="NoSpacing"/>
      </w:pPr>
      <w:r w:rsidRPr="003D2B00">
        <w:rPr>
          <w:b/>
          <w:bCs/>
        </w:rPr>
        <w:t>Key (</w:t>
      </w:r>
      <w:proofErr w:type="spellStart"/>
      <w:r w:rsidRPr="003D2B00">
        <w:rPr>
          <w:b/>
          <w:bCs/>
        </w:rPr>
        <w:t>kService</w:t>
      </w:r>
      <w:proofErr w:type="spellEnd"/>
      <w:r w:rsidRPr="003D2B00">
        <w:rPr>
          <w:b/>
          <w:bCs/>
        </w:rPr>
        <w:t>)</w:t>
      </w:r>
      <w:r>
        <w:t xml:space="preserve"> = </w:t>
      </w:r>
    </w:p>
    <w:p w14:paraId="45EA8CBE" w14:textId="77777777" w:rsidR="008D5669" w:rsidRDefault="008D5669" w:rsidP="003D2B00">
      <w:pPr>
        <w:pStyle w:val="NoSpacing"/>
        <w:rPr>
          <w:rFonts w:cstheme="minorHAnsi"/>
        </w:rPr>
      </w:pPr>
      <w:r w:rsidRPr="009919DE">
        <w:rPr>
          <w:rFonts w:cstheme="minorHAnsi"/>
        </w:rPr>
        <w:t>895ccd437d977822228695e45c628f5142362fdd10fbe0dca1160c1d2f4c51c1</w:t>
      </w:r>
      <w:r>
        <w:rPr>
          <w:rFonts w:cstheme="minorHAnsi"/>
        </w:rPr>
        <w:t xml:space="preserve"> </w:t>
      </w:r>
      <w:r w:rsidRPr="00776ADC">
        <w:rPr>
          <w:rFonts w:cstheme="minorHAnsi"/>
        </w:rPr>
        <w:t xml:space="preserve"> </w:t>
      </w:r>
    </w:p>
    <w:p w14:paraId="52262C50" w14:textId="77777777" w:rsidR="008D5669" w:rsidRPr="00FA16CE" w:rsidRDefault="008D5669" w:rsidP="008D5669">
      <w:pPr>
        <w:pStyle w:val="NoSpacing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Determine if we hash key.</w:t>
      </w:r>
    </w:p>
    <w:p w14:paraId="1D7EEA5B" w14:textId="77777777" w:rsidR="008D5669" w:rsidRPr="00FA16CE" w:rsidRDefault="008D5669" w:rsidP="00F90F01">
      <w:pPr>
        <w:pStyle w:val="NoSpacing"/>
        <w:numPr>
          <w:ilvl w:val="0"/>
          <w:numId w:val="22"/>
        </w:numPr>
        <w:rPr>
          <w:sz w:val="18"/>
          <w:szCs w:val="18"/>
        </w:rPr>
      </w:pPr>
      <w:r w:rsidRPr="00FA16CE">
        <w:rPr>
          <w:b/>
          <w:bCs/>
          <w:sz w:val="18"/>
          <w:szCs w:val="18"/>
        </w:rPr>
        <w:t>For Keys </w:t>
      </w:r>
      <w:r w:rsidRPr="00FA16CE">
        <w:rPr>
          <w:b/>
          <w:bCs/>
          <w:i/>
          <w:iCs/>
          <w:sz w:val="18"/>
          <w:szCs w:val="18"/>
        </w:rPr>
        <w:t>Longer</w:t>
      </w:r>
      <w:r w:rsidRPr="00FA16CE">
        <w:rPr>
          <w:b/>
          <w:bCs/>
          <w:sz w:val="18"/>
          <w:szCs w:val="18"/>
        </w:rPr>
        <w:t xml:space="preserve"> Than 64 </w:t>
      </w:r>
      <w:proofErr w:type="gramStart"/>
      <w:r w:rsidRPr="00FA16CE">
        <w:rPr>
          <w:b/>
          <w:bCs/>
          <w:sz w:val="18"/>
          <w:szCs w:val="18"/>
        </w:rPr>
        <w:t>Bytes</w:t>
      </w:r>
      <w:r>
        <w:rPr>
          <w:b/>
          <w:bCs/>
          <w:sz w:val="18"/>
          <w:szCs w:val="18"/>
        </w:rPr>
        <w:t>(</w:t>
      </w:r>
      <w:proofErr w:type="gramEnd"/>
      <w:r>
        <w:rPr>
          <w:b/>
          <w:bCs/>
          <w:sz w:val="18"/>
          <w:szCs w:val="18"/>
        </w:rPr>
        <w:t>Hex)</w:t>
      </w:r>
      <w:r w:rsidRPr="00FA16CE">
        <w:rPr>
          <w:b/>
          <w:bCs/>
          <w:sz w:val="18"/>
          <w:szCs w:val="18"/>
        </w:rPr>
        <w:t>:</w:t>
      </w:r>
    </w:p>
    <w:p w14:paraId="28F1711D" w14:textId="77777777" w:rsidR="008D5669" w:rsidRPr="00FA16CE" w:rsidRDefault="008D5669" w:rsidP="00F90F01">
      <w:pPr>
        <w:pStyle w:val="NoSpacing"/>
        <w:numPr>
          <w:ilvl w:val="1"/>
          <w:numId w:val="23"/>
        </w:numPr>
        <w:rPr>
          <w:sz w:val="18"/>
          <w:szCs w:val="18"/>
        </w:rPr>
      </w:pPr>
      <w:r w:rsidRPr="00FA16CE">
        <w:rPr>
          <w:b/>
          <w:bCs/>
          <w:sz w:val="18"/>
          <w:szCs w:val="18"/>
        </w:rPr>
        <w:t>Step 1:</w:t>
      </w:r>
      <w:r w:rsidRPr="00FA16CE">
        <w:rPr>
          <w:sz w:val="18"/>
          <w:szCs w:val="18"/>
        </w:rPr>
        <w:t> Hash the key with SHA-256 (reduces it to 32 bytes).</w:t>
      </w:r>
    </w:p>
    <w:p w14:paraId="518D2706" w14:textId="77777777" w:rsidR="008D5669" w:rsidRPr="00FA16CE" w:rsidRDefault="008D5669" w:rsidP="00F90F01">
      <w:pPr>
        <w:pStyle w:val="NoSpacing"/>
        <w:numPr>
          <w:ilvl w:val="1"/>
          <w:numId w:val="23"/>
        </w:numPr>
        <w:rPr>
          <w:sz w:val="18"/>
          <w:szCs w:val="18"/>
        </w:rPr>
      </w:pPr>
      <w:r w:rsidRPr="00FA16CE">
        <w:rPr>
          <w:b/>
          <w:bCs/>
          <w:sz w:val="18"/>
          <w:szCs w:val="18"/>
        </w:rPr>
        <w:t>Step 2:</w:t>
      </w:r>
      <w:r w:rsidRPr="00FA16CE">
        <w:rPr>
          <w:sz w:val="18"/>
          <w:szCs w:val="18"/>
        </w:rPr>
        <w:t> Pad the hashed key with zeros to 64 bytes.</w:t>
      </w:r>
    </w:p>
    <w:p w14:paraId="2F1EE194" w14:textId="77777777" w:rsidR="008D5669" w:rsidRPr="00FA16CE" w:rsidRDefault="008D5669" w:rsidP="00F90F01">
      <w:pPr>
        <w:pStyle w:val="NoSpacing"/>
        <w:numPr>
          <w:ilvl w:val="0"/>
          <w:numId w:val="22"/>
        </w:numPr>
        <w:rPr>
          <w:sz w:val="18"/>
          <w:szCs w:val="18"/>
        </w:rPr>
      </w:pPr>
      <w:r w:rsidRPr="00FA16CE">
        <w:rPr>
          <w:b/>
          <w:bCs/>
          <w:sz w:val="18"/>
          <w:szCs w:val="18"/>
        </w:rPr>
        <w:t>For Keys </w:t>
      </w:r>
      <w:r w:rsidRPr="00FA16CE">
        <w:rPr>
          <w:b/>
          <w:bCs/>
          <w:i/>
          <w:iCs/>
          <w:sz w:val="18"/>
          <w:szCs w:val="18"/>
        </w:rPr>
        <w:t>Shorter</w:t>
      </w:r>
      <w:r w:rsidRPr="00FA16CE">
        <w:rPr>
          <w:b/>
          <w:bCs/>
          <w:sz w:val="18"/>
          <w:szCs w:val="18"/>
        </w:rPr>
        <w:t xml:space="preserve"> Than 64 </w:t>
      </w:r>
      <w:proofErr w:type="gramStart"/>
      <w:r w:rsidRPr="00FA16CE">
        <w:rPr>
          <w:b/>
          <w:bCs/>
          <w:sz w:val="18"/>
          <w:szCs w:val="18"/>
        </w:rPr>
        <w:t>Bytes</w:t>
      </w:r>
      <w:r>
        <w:rPr>
          <w:b/>
          <w:bCs/>
          <w:sz w:val="18"/>
          <w:szCs w:val="18"/>
        </w:rPr>
        <w:t>(</w:t>
      </w:r>
      <w:proofErr w:type="gramEnd"/>
      <w:r>
        <w:rPr>
          <w:b/>
          <w:bCs/>
          <w:sz w:val="18"/>
          <w:szCs w:val="18"/>
        </w:rPr>
        <w:t>Hex)</w:t>
      </w:r>
      <w:r w:rsidRPr="00FA16CE">
        <w:rPr>
          <w:b/>
          <w:bCs/>
          <w:sz w:val="18"/>
          <w:szCs w:val="18"/>
        </w:rPr>
        <w:t>:</w:t>
      </w:r>
    </w:p>
    <w:p w14:paraId="4EC0C0C8" w14:textId="77777777" w:rsidR="008D5669" w:rsidRPr="00FA16CE" w:rsidRDefault="008D5669" w:rsidP="00F90F01">
      <w:pPr>
        <w:pStyle w:val="NoSpacing"/>
        <w:numPr>
          <w:ilvl w:val="1"/>
          <w:numId w:val="22"/>
        </w:numPr>
        <w:rPr>
          <w:sz w:val="18"/>
          <w:szCs w:val="18"/>
        </w:rPr>
      </w:pPr>
      <w:r w:rsidRPr="00FA16CE">
        <w:rPr>
          <w:b/>
          <w:bCs/>
          <w:sz w:val="18"/>
          <w:szCs w:val="18"/>
        </w:rPr>
        <w:t>Directly use the key as-is</w:t>
      </w:r>
      <w:r w:rsidRPr="00FA16CE">
        <w:rPr>
          <w:sz w:val="18"/>
          <w:szCs w:val="18"/>
        </w:rPr>
        <w:t> (HMAC automatically pads it internally with zeros to 64 bytes during processing).</w:t>
      </w:r>
    </w:p>
    <w:p w14:paraId="53B0A693" w14:textId="77777777" w:rsidR="008D5669" w:rsidRPr="00FA16CE" w:rsidRDefault="008D5669" w:rsidP="00F90F01">
      <w:pPr>
        <w:pStyle w:val="NoSpacing"/>
        <w:numPr>
          <w:ilvl w:val="0"/>
          <w:numId w:val="22"/>
        </w:numPr>
        <w:rPr>
          <w:sz w:val="18"/>
          <w:szCs w:val="18"/>
        </w:rPr>
      </w:pPr>
      <w:r w:rsidRPr="00FA16CE">
        <w:rPr>
          <w:b/>
          <w:bCs/>
          <w:sz w:val="18"/>
          <w:szCs w:val="18"/>
        </w:rPr>
        <w:t>For Keys </w:t>
      </w:r>
      <w:r w:rsidRPr="00FA16CE">
        <w:rPr>
          <w:b/>
          <w:bCs/>
          <w:i/>
          <w:iCs/>
          <w:sz w:val="18"/>
          <w:szCs w:val="18"/>
        </w:rPr>
        <w:t>Exactly</w:t>
      </w:r>
      <w:r w:rsidRPr="00FA16CE">
        <w:rPr>
          <w:b/>
          <w:bCs/>
          <w:sz w:val="18"/>
          <w:szCs w:val="18"/>
        </w:rPr>
        <w:t xml:space="preserve"> 64 </w:t>
      </w:r>
      <w:proofErr w:type="gramStart"/>
      <w:r w:rsidRPr="00FA16CE">
        <w:rPr>
          <w:b/>
          <w:bCs/>
          <w:sz w:val="18"/>
          <w:szCs w:val="18"/>
        </w:rPr>
        <w:t>Bytes</w:t>
      </w:r>
      <w:r>
        <w:rPr>
          <w:b/>
          <w:bCs/>
          <w:sz w:val="18"/>
          <w:szCs w:val="18"/>
        </w:rPr>
        <w:t>(</w:t>
      </w:r>
      <w:proofErr w:type="gramEnd"/>
      <w:r>
        <w:rPr>
          <w:b/>
          <w:bCs/>
          <w:sz w:val="18"/>
          <w:szCs w:val="18"/>
        </w:rPr>
        <w:t>Byte)</w:t>
      </w:r>
      <w:r w:rsidRPr="00FA16CE">
        <w:rPr>
          <w:b/>
          <w:bCs/>
          <w:sz w:val="18"/>
          <w:szCs w:val="18"/>
        </w:rPr>
        <w:t>:</w:t>
      </w:r>
    </w:p>
    <w:p w14:paraId="3AF34126" w14:textId="77777777" w:rsidR="008D5669" w:rsidRPr="00FA16CE" w:rsidRDefault="008D5669" w:rsidP="00F90F01">
      <w:pPr>
        <w:pStyle w:val="NoSpacing"/>
        <w:numPr>
          <w:ilvl w:val="0"/>
          <w:numId w:val="24"/>
        </w:numPr>
        <w:rPr>
          <w:sz w:val="18"/>
          <w:szCs w:val="18"/>
        </w:rPr>
      </w:pPr>
      <w:r w:rsidRPr="00FA16CE">
        <w:rPr>
          <w:sz w:val="18"/>
          <w:szCs w:val="18"/>
        </w:rPr>
        <w:t>Use the key directly (no hashing or padding needed).</w:t>
      </w:r>
    </w:p>
    <w:p w14:paraId="2117304A" w14:textId="77777777" w:rsidR="008D5669" w:rsidRDefault="008D5669" w:rsidP="008D5669">
      <w:pPr>
        <w:pStyle w:val="NoSpacing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My key has 64 hex characters = 32 bytes(hex). This is shorter than 64 bytes(hex). We use it directly.</w:t>
      </w:r>
    </w:p>
    <w:p w14:paraId="11A4466D" w14:textId="77777777" w:rsidR="008D5669" w:rsidRPr="00776ADC" w:rsidRDefault="008D5669" w:rsidP="008D5669">
      <w:pPr>
        <w:pStyle w:val="NoSpacing"/>
        <w:rPr>
          <w:sz w:val="18"/>
          <w:szCs w:val="18"/>
        </w:rPr>
      </w:pPr>
    </w:p>
    <w:p w14:paraId="662E7845" w14:textId="77777777" w:rsidR="008D5669" w:rsidRPr="008F6FE9" w:rsidRDefault="008D5669" w:rsidP="008D5669">
      <w:pPr>
        <w:pStyle w:val="NoSpacing"/>
        <w:rPr>
          <w:sz w:val="18"/>
          <w:szCs w:val="18"/>
        </w:rPr>
      </w:pPr>
      <w:r w:rsidRPr="00F060F3">
        <w:rPr>
          <w:color w:val="FF0000"/>
          <w:sz w:val="18"/>
          <w:szCs w:val="18"/>
        </w:rPr>
        <w:t>Message:</w:t>
      </w:r>
      <w:r w:rsidRPr="00776ADC">
        <w:rPr>
          <w:sz w:val="18"/>
          <w:szCs w:val="18"/>
        </w:rPr>
        <w:t> </w:t>
      </w:r>
      <w:r w:rsidRPr="00F060F3">
        <w:rPr>
          <w:rFonts w:cstheme="minorHAnsi"/>
          <w:b/>
          <w:bCs/>
          <w:sz w:val="18"/>
          <w:szCs w:val="18"/>
        </w:rPr>
        <w:t>aws4_request</w:t>
      </w:r>
    </w:p>
    <w:p w14:paraId="1FC8E382" w14:textId="77777777" w:rsidR="008D5669" w:rsidRPr="00A941B4" w:rsidRDefault="008D5669" w:rsidP="008D5669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Convert to hex using </w:t>
      </w:r>
      <w:hyperlink r:id="rId34" w:history="1">
        <w:r w:rsidRPr="005C2814">
          <w:rPr>
            <w:rStyle w:val="Hyperlink"/>
            <w:sz w:val="18"/>
            <w:szCs w:val="18"/>
          </w:rPr>
          <w:t>https://www.rapidtables.com/convert/number/ascii-to-hex.html</w:t>
        </w:r>
      </w:hyperlink>
      <w:r>
        <w:rPr>
          <w:sz w:val="18"/>
          <w:szCs w:val="18"/>
        </w:rPr>
        <w:t xml:space="preserve"> </w:t>
      </w:r>
    </w:p>
    <w:p w14:paraId="78CCB00A" w14:textId="77777777" w:rsidR="008D5669" w:rsidRPr="00776ADC" w:rsidRDefault="008D5669" w:rsidP="008D5669">
      <w:pPr>
        <w:pStyle w:val="NoSpacing"/>
        <w:rPr>
          <w:sz w:val="18"/>
          <w:szCs w:val="18"/>
        </w:rPr>
      </w:pPr>
    </w:p>
    <w:p w14:paraId="5F8A6A37" w14:textId="77777777" w:rsidR="008D5669" w:rsidRPr="00776ADC" w:rsidRDefault="008D5669" w:rsidP="00F90F01">
      <w:pPr>
        <w:pStyle w:val="NoSpacing"/>
        <w:numPr>
          <w:ilvl w:val="1"/>
          <w:numId w:val="4"/>
        </w:numPr>
        <w:rPr>
          <w:sz w:val="18"/>
          <w:szCs w:val="18"/>
        </w:rPr>
      </w:pPr>
      <w:r w:rsidRPr="00776ADC">
        <w:rPr>
          <w:sz w:val="18"/>
          <w:szCs w:val="18"/>
        </w:rPr>
        <w:t>Hex: </w:t>
      </w:r>
      <w:r w:rsidRPr="003F6CEA">
        <w:rPr>
          <w:sz w:val="18"/>
          <w:szCs w:val="18"/>
          <w:highlight w:val="darkYellow"/>
        </w:rPr>
        <w:t>617773345F72657175657374</w:t>
      </w:r>
    </w:p>
    <w:p w14:paraId="5C19A01D" w14:textId="77777777" w:rsidR="008D5669" w:rsidRPr="00776ADC" w:rsidRDefault="008D5669" w:rsidP="008D5669">
      <w:pPr>
        <w:rPr>
          <w:sz w:val="18"/>
          <w:szCs w:val="18"/>
        </w:rPr>
      </w:pPr>
    </w:p>
    <w:p w14:paraId="5E205419" w14:textId="77777777" w:rsidR="008D5669" w:rsidRPr="00776ADC" w:rsidRDefault="008D5669" w:rsidP="008D5669">
      <w:pPr>
        <w:rPr>
          <w:rFonts w:cstheme="minorHAnsi"/>
          <w:b/>
          <w:bCs/>
          <w:sz w:val="18"/>
          <w:szCs w:val="18"/>
          <w:u w:val="single"/>
        </w:rPr>
      </w:pPr>
      <w:r w:rsidRPr="00776ADC">
        <w:rPr>
          <w:sz w:val="18"/>
          <w:szCs w:val="18"/>
          <w:u w:val="single"/>
        </w:rPr>
        <w:t xml:space="preserve">2)Calculate </w:t>
      </w:r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output1 </w:t>
      </w:r>
      <w:r w:rsidRPr="00776ADC">
        <w:rPr>
          <w:rFonts w:cstheme="minorHAnsi"/>
          <w:b/>
          <w:bCs/>
          <w:sz w:val="18"/>
          <w:szCs w:val="18"/>
          <w:highlight w:val="yellow"/>
          <w:u w:val="single"/>
        </w:rPr>
        <w:t xml:space="preserve">= </w:t>
      </w:r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>(k</w:t>
      </w:r>
      <m:oMath>
        <m:r>
          <m:rPr>
            <m:sty m:val="bi"/>
          </m:rPr>
          <w:rPr>
            <w:rFonts w:ascii="Cambria Math" w:hAnsi="Cambria Math" w:cstheme="minorHAnsi"/>
            <w:color w:val="FF0000"/>
            <w:sz w:val="18"/>
            <w:szCs w:val="18"/>
            <w:highlight w:val="yellow"/>
            <w:u w:val="single"/>
          </w:rPr>
          <m:t>⨁</m:t>
        </m:r>
      </m:oMath>
      <w:proofErr w:type="gramStart"/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ipad)   </w:t>
      </w:r>
      <w:proofErr w:type="gramEnd"/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 ||</w:t>
      </w:r>
      <w:proofErr w:type="gramStart"/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m </w:t>
      </w:r>
      <w:r w:rsidRPr="00776ADC">
        <w:rPr>
          <w:rFonts w:cstheme="minorHAnsi"/>
          <w:b/>
          <w:bCs/>
          <w:sz w:val="18"/>
          <w:szCs w:val="18"/>
          <w:highlight w:val="yellow"/>
          <w:u w:val="single"/>
        </w:rPr>
        <w:t>)</w:t>
      </w:r>
      <w:proofErr w:type="gramEnd"/>
      <w:r w:rsidRPr="00776ADC">
        <w:rPr>
          <w:rFonts w:cstheme="minorHAnsi"/>
          <w:b/>
          <w:bCs/>
          <w:sz w:val="18"/>
          <w:szCs w:val="18"/>
          <w:highlight w:val="yellow"/>
          <w:u w:val="single"/>
        </w:rPr>
        <w:t>:</w:t>
      </w:r>
    </w:p>
    <w:p w14:paraId="19471B93" w14:textId="77777777" w:rsidR="008D5669" w:rsidRPr="00776ADC" w:rsidRDefault="008D5669" w:rsidP="008D5669">
      <w:pPr>
        <w:rPr>
          <w:sz w:val="18"/>
          <w:szCs w:val="18"/>
        </w:rPr>
      </w:pPr>
      <w:r w:rsidRPr="00776ADC">
        <w:rPr>
          <w:sz w:val="18"/>
          <w:szCs w:val="18"/>
        </w:rPr>
        <w:t xml:space="preserve">We use </w:t>
      </w:r>
      <w:hyperlink r:id="rId35" w:history="1">
        <w:r w:rsidRPr="00776ADC">
          <w:rPr>
            <w:rStyle w:val="Hyperlink"/>
            <w:sz w:val="18"/>
            <w:szCs w:val="18"/>
          </w:rPr>
          <w:t>https://xor.pw/#</w:t>
        </w:r>
      </w:hyperlink>
    </w:p>
    <w:p w14:paraId="2D61BDCA" w14:textId="608BDF00" w:rsidR="003D2B00" w:rsidRDefault="003D2B00" w:rsidP="003D2B00">
      <w:pPr>
        <w:pStyle w:val="NoSpacing"/>
        <w:rPr>
          <w:b/>
          <w:bCs/>
        </w:rPr>
      </w:pPr>
      <w:r>
        <w:rPr>
          <w:b/>
          <w:bCs/>
        </w:rPr>
        <w:t xml:space="preserve">Input 1 = k = </w:t>
      </w:r>
      <w:proofErr w:type="spellStart"/>
      <w:r>
        <w:rPr>
          <w:b/>
          <w:bCs/>
        </w:rPr>
        <w:t>kService</w:t>
      </w:r>
      <w:proofErr w:type="spellEnd"/>
      <w:r>
        <w:rPr>
          <w:b/>
          <w:bCs/>
        </w:rPr>
        <w:t xml:space="preserve"> =</w:t>
      </w:r>
    </w:p>
    <w:p w14:paraId="4EC43941" w14:textId="7E8F8B83" w:rsidR="003D2B00" w:rsidRPr="003D2B00" w:rsidRDefault="003D2B00" w:rsidP="003D2B00">
      <w:pPr>
        <w:pStyle w:val="NoSpacing"/>
        <w:rPr>
          <w:rFonts w:cstheme="minorHAnsi"/>
        </w:rPr>
      </w:pPr>
      <w:r w:rsidRPr="009919DE">
        <w:rPr>
          <w:rFonts w:cstheme="minorHAnsi"/>
        </w:rPr>
        <w:t>895ccd437d977822228695e45c628f5142362fdd10fbe0dca1160c1d2f4c51c1</w:t>
      </w:r>
      <w:r>
        <w:rPr>
          <w:rFonts w:cstheme="minorHAnsi"/>
        </w:rPr>
        <w:t xml:space="preserve"> </w:t>
      </w:r>
      <w:r w:rsidRPr="00776ADC">
        <w:rPr>
          <w:rFonts w:cstheme="minorHAnsi"/>
        </w:rPr>
        <w:t xml:space="preserve"> </w:t>
      </w:r>
    </w:p>
    <w:p w14:paraId="28F9F9EC" w14:textId="77777777" w:rsidR="003D2B00" w:rsidRDefault="003D2B00" w:rsidP="003D2B00">
      <w:pPr>
        <w:pStyle w:val="NoSpacing"/>
        <w:rPr>
          <w:b/>
          <w:bCs/>
        </w:rPr>
      </w:pPr>
    </w:p>
    <w:p w14:paraId="1E250C24" w14:textId="19BAA934" w:rsidR="008D5669" w:rsidRPr="00776ADC" w:rsidRDefault="008D5669" w:rsidP="003D2B00">
      <w:pPr>
        <w:pStyle w:val="NoSpacing"/>
      </w:pPr>
      <w:r w:rsidRPr="00776ADC">
        <w:rPr>
          <w:b/>
          <w:bCs/>
        </w:rPr>
        <w:t>Input 2(</w:t>
      </w:r>
      <w:proofErr w:type="spellStart"/>
      <w:proofErr w:type="gramStart"/>
      <w:r w:rsidRPr="00776ADC">
        <w:rPr>
          <w:rFonts w:hint="eastAsia"/>
          <w:b/>
          <w:bCs/>
        </w:rPr>
        <w:t>i</w:t>
      </w:r>
      <w:r w:rsidRPr="00776ADC">
        <w:rPr>
          <w:b/>
          <w:bCs/>
        </w:rPr>
        <w:t>pad</w:t>
      </w:r>
      <w:proofErr w:type="spellEnd"/>
      <w:r w:rsidRPr="00776ADC">
        <w:rPr>
          <w:b/>
          <w:bCs/>
        </w:rPr>
        <w:t xml:space="preserve">) </w:t>
      </w:r>
      <w:r w:rsidRPr="00776ADC">
        <w:t xml:space="preserve"> =</w:t>
      </w:r>
      <w:proofErr w:type="gramEnd"/>
      <w:r w:rsidRPr="00776ADC">
        <w:t xml:space="preserve"> repeat 36, 64 times =</w:t>
      </w:r>
    </w:p>
    <w:p w14:paraId="0E4F8890" w14:textId="77777777" w:rsidR="008D5669" w:rsidRPr="00776ADC" w:rsidRDefault="008D5669" w:rsidP="003D2B00">
      <w:pPr>
        <w:pStyle w:val="NoSpacing"/>
        <w:rPr>
          <w:rFonts w:cstheme="minorHAnsi"/>
          <w:bCs/>
        </w:rPr>
      </w:pPr>
      <w:r w:rsidRPr="00776ADC">
        <w:rPr>
          <w:rFonts w:cstheme="minorHAnsi"/>
          <w:bCs/>
        </w:rPr>
        <w:t>36363636363636363636363636363636363636363636363636363636363636363636363636363636363636363636363636363636363636363636363636363636</w:t>
      </w:r>
    </w:p>
    <w:p w14:paraId="1C36BABB" w14:textId="77777777" w:rsidR="008D5669" w:rsidRPr="00776ADC" w:rsidRDefault="008D5669" w:rsidP="008D5669">
      <w:pPr>
        <w:rPr>
          <w:sz w:val="18"/>
          <w:szCs w:val="18"/>
          <w:vertAlign w:val="superscript"/>
        </w:rPr>
      </w:pPr>
    </w:p>
    <w:p w14:paraId="5A6B1883" w14:textId="77777777" w:rsidR="008D5669" w:rsidRDefault="008D5669" w:rsidP="008D5669">
      <w:pPr>
        <w:autoSpaceDE w:val="0"/>
        <w:autoSpaceDN w:val="0"/>
        <w:adjustRightInd w:val="0"/>
        <w:rPr>
          <w:sz w:val="18"/>
          <w:szCs w:val="18"/>
        </w:rPr>
      </w:pPr>
      <w:r w:rsidRPr="00776ADC">
        <w:rPr>
          <w:rFonts w:cstheme="minorHAnsi"/>
          <w:color w:val="FFFFFF" w:themeColor="background1"/>
          <w:sz w:val="18"/>
          <w:szCs w:val="18"/>
          <w:highlight w:val="magenta"/>
        </w:rPr>
        <w:t>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magenta"/>
          </w:rPr>
          <m:t>⨁</m:t>
        </m:r>
      </m:oMath>
      <w:r w:rsidRPr="00776ADC">
        <w:rPr>
          <w:rFonts w:cstheme="minorHAnsi"/>
          <w:color w:val="FFFFFF" w:themeColor="background1"/>
          <w:sz w:val="18"/>
          <w:szCs w:val="18"/>
          <w:highlight w:val="magenta"/>
        </w:rPr>
        <w:t>ipad</w:t>
      </w:r>
      <w:r w:rsidRPr="00776ADC">
        <w:rPr>
          <w:sz w:val="18"/>
          <w:szCs w:val="18"/>
        </w:rPr>
        <w:t>=</w:t>
      </w:r>
    </w:p>
    <w:p w14:paraId="59983839" w14:textId="77777777" w:rsidR="008D5669" w:rsidRDefault="008D5669" w:rsidP="008D5669">
      <w:pPr>
        <w:autoSpaceDE w:val="0"/>
        <w:autoSpaceDN w:val="0"/>
        <w:adjustRightInd w:val="0"/>
        <w:rPr>
          <w:rFonts w:cstheme="minorHAnsi"/>
          <w:bCs/>
          <w:sz w:val="18"/>
          <w:szCs w:val="18"/>
        </w:rPr>
      </w:pPr>
      <w:r w:rsidRPr="00D62458">
        <w:rPr>
          <w:rFonts w:cstheme="minorHAnsi"/>
          <w:bCs/>
          <w:sz w:val="18"/>
          <w:szCs w:val="18"/>
        </w:rPr>
        <w:t>3636363636363636363636363636363636363636363636363636363636363636bf6afb754ba14e1414b0a3d26a54b967740019eb26cdd6ea97203a2b197a67f7</w:t>
      </w:r>
    </w:p>
    <w:p w14:paraId="22F99D3F" w14:textId="77777777" w:rsidR="008D5669" w:rsidRPr="00776ADC" w:rsidRDefault="008D5669" w:rsidP="008D5669">
      <w:pPr>
        <w:rPr>
          <w:sz w:val="18"/>
          <w:szCs w:val="18"/>
        </w:rPr>
      </w:pPr>
      <w:r w:rsidRPr="00776ADC">
        <w:rPr>
          <w:sz w:val="18"/>
          <w:szCs w:val="18"/>
        </w:rPr>
        <w:t>Next, we need to append the message to the end of this.</w:t>
      </w:r>
      <w:r w:rsidRPr="00776ADC">
        <w:rPr>
          <w:sz w:val="18"/>
          <w:szCs w:val="18"/>
          <w:highlight w:val="yellow"/>
        </w:rPr>
        <w:t xml:space="preserve"> (k</w:t>
      </w:r>
      <m:oMath>
        <m:r>
          <m:rPr>
            <m:sty m:val="bi"/>
          </m:rPr>
          <w:rPr>
            <w:rFonts w:ascii="Cambria Math" w:hAnsi="Cambria Math"/>
            <w:sz w:val="18"/>
            <w:szCs w:val="18"/>
            <w:highlight w:val="yellow"/>
          </w:rPr>
          <m:t>⨁</m:t>
        </m:r>
      </m:oMath>
      <w:r w:rsidRPr="00776ADC">
        <w:rPr>
          <w:sz w:val="18"/>
          <w:szCs w:val="18"/>
          <w:highlight w:val="yellow"/>
        </w:rPr>
        <w:t>ipad)</w:t>
      </w:r>
      <w:r w:rsidRPr="00776ADC">
        <w:rPr>
          <w:sz w:val="18"/>
          <w:szCs w:val="18"/>
        </w:rPr>
        <w:t>.</w:t>
      </w:r>
    </w:p>
    <w:p w14:paraId="5D1239B9" w14:textId="77777777" w:rsidR="008D5669" w:rsidRDefault="008D5669" w:rsidP="008D5669">
      <w:pPr>
        <w:autoSpaceDE w:val="0"/>
        <w:autoSpaceDN w:val="0"/>
        <w:adjustRightInd w:val="0"/>
        <w:rPr>
          <w:rFonts w:cstheme="minorHAnsi"/>
          <w:sz w:val="18"/>
          <w:szCs w:val="18"/>
        </w:rPr>
      </w:pPr>
      <w:r w:rsidRPr="00776ADC">
        <w:rPr>
          <w:rFonts w:cstheme="minorHAnsi"/>
          <w:color w:val="FFFFFF" w:themeColor="background1"/>
          <w:sz w:val="18"/>
          <w:szCs w:val="18"/>
          <w:highlight w:val="magenta"/>
        </w:rPr>
        <w:t>(k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magenta"/>
          </w:rPr>
          <m:t>⨁</m:t>
        </m:r>
      </m:oMath>
      <w:proofErr w:type="gramStart"/>
      <w:r w:rsidRPr="00776ADC">
        <w:rPr>
          <w:rFonts w:cstheme="minorHAnsi"/>
          <w:color w:val="FFFFFF" w:themeColor="background1"/>
          <w:sz w:val="18"/>
          <w:szCs w:val="18"/>
          <w:highlight w:val="magenta"/>
        </w:rPr>
        <w:t>ipad)</w:t>
      </w:r>
      <w:r w:rsidRPr="00776ADC">
        <w:rPr>
          <w:rFonts w:cstheme="minorHAnsi"/>
          <w:color w:val="000000" w:themeColor="text1"/>
          <w:sz w:val="18"/>
          <w:szCs w:val="18"/>
        </w:rPr>
        <w:t>|</w:t>
      </w:r>
      <w:proofErr w:type="gramEnd"/>
      <w:r w:rsidRPr="00776ADC">
        <w:rPr>
          <w:rFonts w:cstheme="minorHAnsi"/>
          <w:color w:val="000000" w:themeColor="text1"/>
          <w:sz w:val="18"/>
          <w:szCs w:val="18"/>
        </w:rPr>
        <w:t>|</w:t>
      </w:r>
      <w:r w:rsidRPr="00776ADC">
        <w:rPr>
          <w:rFonts w:cstheme="minorHAnsi"/>
          <w:color w:val="FFFFFF" w:themeColor="background1"/>
          <w:sz w:val="18"/>
          <w:szCs w:val="18"/>
          <w:highlight w:val="darkYellow"/>
        </w:rPr>
        <w:t>m</w:t>
      </w:r>
      <w:r w:rsidRPr="00776ADC">
        <w:rPr>
          <w:rFonts w:cstheme="minorHAnsi"/>
          <w:sz w:val="18"/>
          <w:szCs w:val="18"/>
        </w:rPr>
        <w:t xml:space="preserve"> = </w:t>
      </w:r>
    </w:p>
    <w:p w14:paraId="1F3D651F" w14:textId="77777777" w:rsidR="008D5669" w:rsidRDefault="008D5669" w:rsidP="008D5669">
      <w:pPr>
        <w:autoSpaceDE w:val="0"/>
        <w:autoSpaceDN w:val="0"/>
        <w:adjustRightInd w:val="0"/>
        <w:rPr>
          <w:rFonts w:cstheme="minorHAnsi"/>
          <w:sz w:val="18"/>
          <w:szCs w:val="18"/>
        </w:rPr>
      </w:pPr>
      <w:r w:rsidRPr="00D62458">
        <w:rPr>
          <w:rFonts w:cstheme="minorHAnsi"/>
          <w:sz w:val="18"/>
          <w:szCs w:val="18"/>
        </w:rPr>
        <w:t>3636363636363636363636363636363636363636363636363636363636363636bf6afb754ba14e1414b0a3d26a54b967740019eb26cdd6ea97203a2b197a67f7</w:t>
      </w:r>
      <w:r w:rsidRPr="003F6CEA">
        <w:rPr>
          <w:sz w:val="18"/>
          <w:szCs w:val="18"/>
          <w:highlight w:val="darkYellow"/>
        </w:rPr>
        <w:t>617773345F72657175657374</w:t>
      </w:r>
      <w:r>
        <w:rPr>
          <w:sz w:val="18"/>
          <w:szCs w:val="18"/>
        </w:rPr>
        <w:t xml:space="preserve"> </w:t>
      </w:r>
    </w:p>
    <w:p w14:paraId="44369282" w14:textId="77777777" w:rsidR="008D5669" w:rsidRPr="00776ADC" w:rsidRDefault="008D5669" w:rsidP="008D5669">
      <w:pPr>
        <w:rPr>
          <w:sz w:val="18"/>
          <w:szCs w:val="18"/>
          <w:u w:val="single"/>
        </w:rPr>
      </w:pPr>
      <w:r w:rsidRPr="00776ADC">
        <w:rPr>
          <w:sz w:val="18"/>
          <w:szCs w:val="18"/>
          <w:u w:val="single"/>
        </w:rPr>
        <w:t xml:space="preserve">3)Calculate </w:t>
      </w:r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output2 </w:t>
      </w:r>
      <w:r w:rsidRPr="00776ADC">
        <w:rPr>
          <w:rFonts w:cstheme="minorHAnsi"/>
          <w:b/>
          <w:bCs/>
          <w:sz w:val="18"/>
          <w:szCs w:val="18"/>
          <w:highlight w:val="yellow"/>
          <w:u w:val="single"/>
        </w:rPr>
        <w:t xml:space="preserve">= </w:t>
      </w:r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>SHA256(output1)</w:t>
      </w:r>
    </w:p>
    <w:p w14:paraId="7C9F5FA9" w14:textId="77777777" w:rsidR="008D5669" w:rsidRPr="00776ADC" w:rsidRDefault="008D5669" w:rsidP="008D5669">
      <w:pPr>
        <w:rPr>
          <w:sz w:val="18"/>
          <w:szCs w:val="18"/>
        </w:rPr>
      </w:pPr>
      <w:r w:rsidRPr="00776ADC">
        <w:rPr>
          <w:sz w:val="18"/>
          <w:szCs w:val="18"/>
        </w:rPr>
        <w:t xml:space="preserve">Now we need to use </w:t>
      </w:r>
      <w:hyperlink r:id="rId36" w:history="1">
        <w:r w:rsidRPr="00281CDC">
          <w:rPr>
            <w:rStyle w:val="Hyperlink"/>
            <w:sz w:val="18"/>
            <w:szCs w:val="18"/>
          </w:rPr>
          <w:t>https://emn178.github.io/online-tools/sha256.html</w:t>
        </w:r>
      </w:hyperlink>
      <w:r>
        <w:rPr>
          <w:sz w:val="18"/>
          <w:szCs w:val="18"/>
        </w:rPr>
        <w:t xml:space="preserve"> to SHA-256.</w:t>
      </w:r>
    </w:p>
    <w:p w14:paraId="0925DFD1" w14:textId="77777777" w:rsidR="008D5669" w:rsidRPr="00477D61" w:rsidRDefault="008D5669" w:rsidP="00F90F01">
      <w:pPr>
        <w:pStyle w:val="ListParagraph"/>
        <w:numPr>
          <w:ilvl w:val="0"/>
          <w:numId w:val="16"/>
        </w:numPr>
        <w:spacing w:after="0" w:line="240" w:lineRule="auto"/>
        <w:rPr>
          <w:b/>
          <w:bCs/>
          <w:sz w:val="18"/>
          <w:szCs w:val="18"/>
        </w:rPr>
      </w:pPr>
      <w:r w:rsidRPr="00477D61">
        <w:rPr>
          <w:b/>
          <w:bCs/>
          <w:sz w:val="18"/>
          <w:szCs w:val="18"/>
        </w:rPr>
        <w:t>Input hex, output hex.</w:t>
      </w:r>
    </w:p>
    <w:p w14:paraId="0D080D80" w14:textId="77777777" w:rsidR="008D5669" w:rsidRPr="00776ADC" w:rsidRDefault="008D5669" w:rsidP="008D5669">
      <w:pPr>
        <w:rPr>
          <w:sz w:val="18"/>
          <w:szCs w:val="18"/>
        </w:rPr>
      </w:pPr>
    </w:p>
    <w:p w14:paraId="11E45150" w14:textId="5997B985" w:rsidR="008D5669" w:rsidRDefault="008D5669" w:rsidP="008D5669">
      <w:pPr>
        <w:rPr>
          <w:sz w:val="18"/>
          <w:szCs w:val="18"/>
        </w:rPr>
      </w:pPr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>SHA256[(k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darkCyan"/>
          </w:rPr>
          <m:t>⨁</m:t>
        </m:r>
      </m:oMath>
      <w:proofErr w:type="gramStart"/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>ipad)|</w:t>
      </w:r>
      <w:proofErr w:type="gramEnd"/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>|m]</w:t>
      </w:r>
      <w:r w:rsidRPr="00776ADC">
        <w:rPr>
          <w:rFonts w:cstheme="minorHAnsi"/>
          <w:color w:val="FFFFFF" w:themeColor="background1"/>
          <w:sz w:val="18"/>
          <w:szCs w:val="18"/>
        </w:rPr>
        <w:t xml:space="preserve">  </w:t>
      </w:r>
      <w:r w:rsidRPr="00776ADC">
        <w:rPr>
          <w:rFonts w:cstheme="minorHAnsi"/>
          <w:color w:val="000000" w:themeColor="text1"/>
          <w:sz w:val="18"/>
          <w:szCs w:val="18"/>
        </w:rPr>
        <w:t xml:space="preserve">      </w:t>
      </w:r>
      <w:r w:rsidRPr="00776ADC">
        <w:rPr>
          <w:sz w:val="18"/>
          <w:szCs w:val="18"/>
        </w:rPr>
        <w:t>=</w:t>
      </w:r>
    </w:p>
    <w:p w14:paraId="7F102B65" w14:textId="77777777" w:rsidR="008D5669" w:rsidRPr="008F4879" w:rsidRDefault="008D5669" w:rsidP="008D5669">
      <w:pPr>
        <w:rPr>
          <w:rFonts w:cstheme="minorHAnsi"/>
          <w:color w:val="FFFFFF" w:themeColor="background1"/>
          <w:sz w:val="18"/>
          <w:szCs w:val="18"/>
          <w:highlight w:val="darkCyan"/>
        </w:rPr>
      </w:pPr>
      <w:r w:rsidRPr="008F4879">
        <w:rPr>
          <w:rFonts w:cstheme="minorHAnsi"/>
          <w:color w:val="FFFFFF" w:themeColor="background1"/>
          <w:sz w:val="18"/>
          <w:szCs w:val="18"/>
          <w:highlight w:val="darkCyan"/>
        </w:rPr>
        <w:t>ee8e84511d08865801ad6957d8e0d0555b42b08841ea3c91dbf8ed68e6e55c16</w:t>
      </w:r>
    </w:p>
    <w:p w14:paraId="6C232612" w14:textId="77777777" w:rsidR="008D5669" w:rsidRPr="00776ADC" w:rsidRDefault="008D5669" w:rsidP="008D5669">
      <w:pPr>
        <w:rPr>
          <w:sz w:val="18"/>
          <w:szCs w:val="18"/>
        </w:rPr>
      </w:pPr>
    </w:p>
    <w:p w14:paraId="1B7874AE" w14:textId="77777777" w:rsidR="008D5669" w:rsidRPr="00776ADC" w:rsidRDefault="008D5669" w:rsidP="008D5669">
      <w:pPr>
        <w:rPr>
          <w:sz w:val="18"/>
          <w:szCs w:val="18"/>
          <w:u w:val="single"/>
        </w:rPr>
      </w:pPr>
      <w:r w:rsidRPr="00776ADC">
        <w:rPr>
          <w:sz w:val="18"/>
          <w:szCs w:val="18"/>
          <w:u w:val="single"/>
        </w:rPr>
        <w:t>4)</w:t>
      </w:r>
      <w:proofErr w:type="gramStart"/>
      <w:r w:rsidRPr="00776ADC">
        <w:rPr>
          <w:sz w:val="18"/>
          <w:szCs w:val="18"/>
          <w:u w:val="single"/>
        </w:rPr>
        <w:t xml:space="preserve">Calculate </w:t>
      </w:r>
      <w:r w:rsidRPr="00776ADC">
        <w:rPr>
          <w:sz w:val="18"/>
          <w:szCs w:val="18"/>
          <w:highlight w:val="yellow"/>
          <w:u w:val="single"/>
        </w:rPr>
        <w:t xml:space="preserve"> </w:t>
      </w:r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>output</w:t>
      </w:r>
      <w:proofErr w:type="gramEnd"/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3 </w:t>
      </w:r>
      <w:r w:rsidRPr="00776ADC">
        <w:rPr>
          <w:rFonts w:cstheme="minorHAnsi"/>
          <w:b/>
          <w:bCs/>
          <w:sz w:val="18"/>
          <w:szCs w:val="18"/>
          <w:highlight w:val="yellow"/>
          <w:u w:val="single"/>
        </w:rPr>
        <w:t xml:space="preserve">= </w:t>
      </w:r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>k</w:t>
      </w:r>
      <m:oMath>
        <m:r>
          <m:rPr>
            <m:sty m:val="bi"/>
          </m:rPr>
          <w:rPr>
            <w:rFonts w:ascii="Cambria Math" w:hAnsi="Cambria Math" w:cstheme="minorHAnsi"/>
            <w:color w:val="FF0000"/>
            <w:sz w:val="18"/>
            <w:szCs w:val="18"/>
            <w:highlight w:val="yellow"/>
            <w:u w:val="single"/>
          </w:rPr>
          <m:t>⨁</m:t>
        </m:r>
      </m:oMath>
      <w:r w:rsidRPr="00776ADC">
        <w:rPr>
          <w:rFonts w:hAnsi="Cambria Math" w:cstheme="minorHAnsi"/>
          <w:b/>
          <w:color w:val="FF0000"/>
          <w:sz w:val="18"/>
          <w:szCs w:val="18"/>
          <w:highlight w:val="yellow"/>
          <w:u w:val="single"/>
        </w:rPr>
        <w:t>opad</w:t>
      </w:r>
      <w:r w:rsidRPr="00776ADC">
        <w:rPr>
          <w:sz w:val="18"/>
          <w:szCs w:val="18"/>
          <w:highlight w:val="yellow"/>
          <w:u w:val="single"/>
        </w:rPr>
        <w:t xml:space="preserve"> </w:t>
      </w:r>
    </w:p>
    <w:p w14:paraId="7720FFAA" w14:textId="77777777" w:rsidR="008D5669" w:rsidRPr="00776ADC" w:rsidRDefault="008D5669" w:rsidP="008D5669">
      <w:pPr>
        <w:jc w:val="both"/>
        <w:rPr>
          <w:rFonts w:cstheme="minorHAnsi"/>
          <w:color w:val="FFFFFF" w:themeColor="background1"/>
          <w:sz w:val="18"/>
          <w:szCs w:val="18"/>
        </w:rPr>
      </w:pPr>
      <w:r w:rsidRPr="00776ADC">
        <w:rPr>
          <w:rFonts w:cstheme="minorHAnsi"/>
          <w:bCs/>
          <w:color w:val="FFFFFF" w:themeColor="background1"/>
          <w:sz w:val="18"/>
          <w:szCs w:val="18"/>
          <w:highlight w:val="darkGreen"/>
        </w:rPr>
        <w:t>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darkGreen"/>
          </w:rPr>
          <m:t>⨁</m:t>
        </m:r>
      </m:oMath>
      <w:r w:rsidRPr="00776ADC">
        <w:rPr>
          <w:rFonts w:cstheme="minorHAnsi"/>
          <w:color w:val="FFFFFF" w:themeColor="background1"/>
          <w:sz w:val="18"/>
          <w:szCs w:val="18"/>
          <w:highlight w:val="darkGreen"/>
        </w:rPr>
        <w:t>opad</w:t>
      </w:r>
      <w:r w:rsidRPr="00776ADC">
        <w:rPr>
          <w:rFonts w:cstheme="minorHAnsi"/>
          <w:color w:val="FFFFFF" w:themeColor="background1"/>
          <w:sz w:val="18"/>
          <w:szCs w:val="18"/>
        </w:rPr>
        <w:t xml:space="preserve">          </w:t>
      </w:r>
      <w:r w:rsidRPr="00776ADC">
        <w:rPr>
          <w:rFonts w:cstheme="minorHAnsi"/>
          <w:color w:val="000000" w:themeColor="text1"/>
          <w:sz w:val="18"/>
          <w:szCs w:val="18"/>
        </w:rPr>
        <w:t xml:space="preserve">compute using </w:t>
      </w:r>
      <w:hyperlink r:id="rId37" w:history="1">
        <w:r w:rsidRPr="00776ADC">
          <w:rPr>
            <w:rStyle w:val="Hyperlink"/>
            <w:rFonts w:cstheme="minorHAnsi"/>
            <w:bCs/>
            <w:sz w:val="18"/>
            <w:szCs w:val="18"/>
          </w:rPr>
          <w:t>https://xor.pw</w:t>
        </w:r>
      </w:hyperlink>
    </w:p>
    <w:p w14:paraId="47FD0F66" w14:textId="77777777" w:rsidR="008D5669" w:rsidRDefault="008D5669" w:rsidP="008D5669">
      <w:pPr>
        <w:jc w:val="both"/>
        <w:rPr>
          <w:rFonts w:cstheme="minorHAnsi"/>
          <w:sz w:val="18"/>
          <w:szCs w:val="18"/>
        </w:rPr>
      </w:pPr>
      <w:r w:rsidRPr="00D9713F">
        <w:rPr>
          <w:rFonts w:cstheme="minorHAnsi"/>
          <w:b/>
          <w:bCs/>
          <w:sz w:val="18"/>
          <w:szCs w:val="18"/>
        </w:rPr>
        <w:t>K(padding</w:t>
      </w:r>
      <w:r w:rsidRPr="00776ADC">
        <w:rPr>
          <w:rFonts w:cstheme="minorHAnsi"/>
          <w:sz w:val="18"/>
          <w:szCs w:val="18"/>
        </w:rPr>
        <w:t xml:space="preserve">)= </w:t>
      </w:r>
    </w:p>
    <w:p w14:paraId="52449299" w14:textId="77777777" w:rsidR="008D5669" w:rsidRPr="00776ADC" w:rsidRDefault="008D5669" w:rsidP="008D5669">
      <w:pPr>
        <w:rPr>
          <w:rFonts w:cstheme="minorHAnsi"/>
          <w:sz w:val="18"/>
          <w:szCs w:val="18"/>
        </w:rPr>
      </w:pPr>
      <w:r w:rsidRPr="009919DE">
        <w:rPr>
          <w:rFonts w:cstheme="minorHAnsi"/>
          <w:sz w:val="18"/>
          <w:szCs w:val="18"/>
        </w:rPr>
        <w:t>895ccd437d977822228695e45c628f5142362fdd10fbe0dca1160c1d2f4c51c1</w:t>
      </w:r>
      <w:r w:rsidRPr="00776ADC">
        <w:rPr>
          <w:rFonts w:cstheme="minorHAnsi"/>
          <w:sz w:val="18"/>
          <w:szCs w:val="18"/>
        </w:rPr>
        <w:t xml:space="preserve"> </w:t>
      </w:r>
    </w:p>
    <w:p w14:paraId="3D404827" w14:textId="77777777" w:rsidR="008D5669" w:rsidRPr="00776ADC" w:rsidRDefault="008D5669" w:rsidP="008D5669">
      <w:pPr>
        <w:pStyle w:val="NoSpacing"/>
        <w:rPr>
          <w:sz w:val="18"/>
          <w:szCs w:val="18"/>
        </w:rPr>
      </w:pPr>
    </w:p>
    <w:p w14:paraId="661CCD6B" w14:textId="77777777" w:rsidR="008D5669" w:rsidRPr="00776ADC" w:rsidRDefault="008D5669" w:rsidP="008D5669">
      <w:pPr>
        <w:pStyle w:val="NoSpacing"/>
        <w:rPr>
          <w:sz w:val="18"/>
          <w:szCs w:val="18"/>
        </w:rPr>
      </w:pPr>
      <w:proofErr w:type="spellStart"/>
      <w:r w:rsidRPr="00776ADC">
        <w:rPr>
          <w:b/>
          <w:sz w:val="18"/>
          <w:szCs w:val="18"/>
        </w:rPr>
        <w:t>opad</w:t>
      </w:r>
      <w:proofErr w:type="spellEnd"/>
      <w:r w:rsidRPr="00776ADC">
        <w:rPr>
          <w:sz w:val="18"/>
          <w:szCs w:val="18"/>
        </w:rPr>
        <w:t xml:space="preserve"> = repeat 5c 64 times </w:t>
      </w:r>
    </w:p>
    <w:p w14:paraId="7A01661F" w14:textId="77777777" w:rsidR="008D5669" w:rsidRPr="00776ADC" w:rsidRDefault="008D5669" w:rsidP="008D5669">
      <w:pPr>
        <w:pStyle w:val="NoSpacing"/>
        <w:rPr>
          <w:sz w:val="18"/>
          <w:szCs w:val="18"/>
        </w:rPr>
      </w:pPr>
      <w:r w:rsidRPr="00776ADC">
        <w:rPr>
          <w:sz w:val="18"/>
          <w:szCs w:val="18"/>
        </w:rPr>
        <w:t>=</w:t>
      </w:r>
    </w:p>
    <w:p w14:paraId="22B7B4D1" w14:textId="77777777" w:rsidR="008D5669" w:rsidRPr="00776ADC" w:rsidRDefault="008D5669" w:rsidP="008D5669">
      <w:pPr>
        <w:pStyle w:val="NoSpacing"/>
        <w:rPr>
          <w:sz w:val="18"/>
          <w:szCs w:val="18"/>
        </w:rPr>
      </w:pPr>
      <w:r w:rsidRPr="00776ADC">
        <w:rPr>
          <w:sz w:val="18"/>
          <w:szCs w:val="18"/>
        </w:rPr>
        <w:t>5C5C5C5C5C5C5C5C5C5C5C5C5C5C5C5C5C5C5C5C5C5C5C5C5C5C5C5C5C5C5C5C5C5C5C5C5C5C5C5C5C5C5C5C5C5C5C5C5C5C5C5C5C5C5C5C5C5C5C5C5C5C5C5C</w:t>
      </w:r>
    </w:p>
    <w:p w14:paraId="7CA06BA5" w14:textId="77777777" w:rsidR="008D5669" w:rsidRPr="00776ADC" w:rsidRDefault="008D5669" w:rsidP="008D5669">
      <w:pPr>
        <w:pStyle w:val="NoSpacing"/>
        <w:rPr>
          <w:sz w:val="18"/>
          <w:szCs w:val="18"/>
        </w:rPr>
      </w:pPr>
      <w:r w:rsidRPr="00776ADC">
        <w:rPr>
          <w:sz w:val="18"/>
          <w:szCs w:val="18"/>
        </w:rPr>
        <w:t>(512-bit)</w:t>
      </w:r>
    </w:p>
    <w:p w14:paraId="314EA236" w14:textId="77777777" w:rsidR="008D5669" w:rsidRPr="00776ADC" w:rsidRDefault="008D5669" w:rsidP="008D5669">
      <w:pPr>
        <w:pStyle w:val="NoSpacing"/>
        <w:rPr>
          <w:sz w:val="18"/>
          <w:szCs w:val="18"/>
        </w:rPr>
      </w:pPr>
    </w:p>
    <w:p w14:paraId="30B1C277" w14:textId="77777777" w:rsidR="008D5669" w:rsidRDefault="008D5669" w:rsidP="008D5669">
      <w:pPr>
        <w:jc w:val="both"/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>Result=</w:t>
      </w:r>
    </w:p>
    <w:p w14:paraId="2E7E28B2" w14:textId="77777777" w:rsidR="008D5669" w:rsidRPr="00776ADC" w:rsidRDefault="008D5669" w:rsidP="008D5669">
      <w:pPr>
        <w:jc w:val="both"/>
        <w:rPr>
          <w:rFonts w:cstheme="minorHAnsi"/>
          <w:sz w:val="18"/>
          <w:szCs w:val="18"/>
        </w:rPr>
      </w:pPr>
      <w:r w:rsidRPr="009B00B1">
        <w:rPr>
          <w:rFonts w:cstheme="minorHAnsi"/>
          <w:sz w:val="18"/>
          <w:szCs w:val="18"/>
          <w:highlight w:val="darkGreen"/>
        </w:rPr>
        <w:t>5c5c5c5c5c5c5c5c5c5c5c5c5c5c5c5c5c5c5c5c5c5c5c5c5c5c5c5c5c5c5c5cd500911f21cb247e7edac9b8003ed30d1e6a73814ca7bc80fd4a504173100d9d</w:t>
      </w:r>
    </w:p>
    <w:p w14:paraId="38EC09DC" w14:textId="77777777" w:rsidR="008D5669" w:rsidRPr="00776ADC" w:rsidRDefault="008D5669" w:rsidP="008D5669">
      <w:pPr>
        <w:jc w:val="both"/>
        <w:rPr>
          <w:rFonts w:cstheme="minorHAnsi"/>
          <w:sz w:val="18"/>
          <w:szCs w:val="18"/>
        </w:rPr>
      </w:pPr>
    </w:p>
    <w:p w14:paraId="5243048D" w14:textId="77777777" w:rsidR="008D5669" w:rsidRPr="00776ADC" w:rsidRDefault="008D5669" w:rsidP="008D5669">
      <w:pPr>
        <w:rPr>
          <w:sz w:val="18"/>
          <w:szCs w:val="18"/>
          <w:u w:val="single"/>
        </w:rPr>
      </w:pPr>
      <w:r w:rsidRPr="00776ADC">
        <w:rPr>
          <w:sz w:val="18"/>
          <w:szCs w:val="18"/>
          <w:u w:val="single"/>
        </w:rPr>
        <w:t xml:space="preserve">5)Calculate </w:t>
      </w:r>
      <w:r w:rsidRPr="00776ADC">
        <w:rPr>
          <w:b/>
          <w:bCs/>
          <w:color w:val="FF0000"/>
          <w:sz w:val="18"/>
          <w:szCs w:val="18"/>
          <w:highlight w:val="yellow"/>
          <w:u w:val="single"/>
        </w:rPr>
        <w:t xml:space="preserve">output4 </w:t>
      </w:r>
      <w:r w:rsidRPr="00776ADC">
        <w:rPr>
          <w:b/>
          <w:bCs/>
          <w:sz w:val="18"/>
          <w:szCs w:val="18"/>
          <w:highlight w:val="yellow"/>
          <w:u w:val="single"/>
        </w:rPr>
        <w:t xml:space="preserve">= </w:t>
      </w:r>
      <w:r w:rsidRPr="00776ADC">
        <w:rPr>
          <w:b/>
          <w:bCs/>
          <w:color w:val="FF0000"/>
          <w:sz w:val="18"/>
          <w:szCs w:val="18"/>
          <w:highlight w:val="yellow"/>
          <w:u w:val="single"/>
        </w:rPr>
        <w:t>output3</w:t>
      </w:r>
      <m:oMath>
        <m:r>
          <m:rPr>
            <m:sty m:val="bi"/>
          </m:rPr>
          <w:rPr>
            <w:rFonts w:ascii="Cambria Math" w:hAnsi="Cambria Math" w:cstheme="minorHAnsi"/>
            <w:color w:val="FF0000"/>
            <w:sz w:val="18"/>
            <w:szCs w:val="18"/>
            <w:highlight w:val="yellow"/>
            <w:u w:val="single"/>
          </w:rPr>
          <m:t>||</m:t>
        </m:r>
      </m:oMath>
      <w:r w:rsidRPr="00776ADC">
        <w:rPr>
          <w:rFonts w:hAnsi="Cambria Math" w:cstheme="minorHAnsi"/>
          <w:b/>
          <w:color w:val="FF0000"/>
          <w:sz w:val="18"/>
          <w:szCs w:val="18"/>
          <w:highlight w:val="yellow"/>
          <w:u w:val="single"/>
        </w:rPr>
        <w:t>output</w:t>
      </w:r>
      <w:proofErr w:type="gramStart"/>
      <w:r w:rsidRPr="00776ADC">
        <w:rPr>
          <w:rFonts w:hAnsi="Cambria Math" w:cstheme="minorHAnsi"/>
          <w:b/>
          <w:color w:val="FF0000"/>
          <w:sz w:val="18"/>
          <w:szCs w:val="18"/>
          <w:highlight w:val="yellow"/>
          <w:u w:val="single"/>
        </w:rPr>
        <w:t>2</w:t>
      </w:r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 </w:t>
      </w:r>
      <w:r w:rsidRPr="00776ADC">
        <w:rPr>
          <w:rFonts w:cstheme="minorHAnsi"/>
          <w:b/>
          <w:bCs/>
          <w:sz w:val="18"/>
          <w:szCs w:val="18"/>
          <w:highlight w:val="yellow"/>
          <w:u w:val="single"/>
        </w:rPr>
        <w:t>)</w:t>
      </w:r>
      <w:proofErr w:type="gramEnd"/>
      <w:r w:rsidRPr="00776ADC">
        <w:rPr>
          <w:rFonts w:cstheme="minorHAnsi"/>
          <w:b/>
          <w:bCs/>
          <w:sz w:val="18"/>
          <w:szCs w:val="18"/>
          <w:highlight w:val="yellow"/>
          <w:u w:val="single"/>
        </w:rPr>
        <w:t>:</w:t>
      </w:r>
    </w:p>
    <w:p w14:paraId="701287EF" w14:textId="77777777" w:rsidR="008D5669" w:rsidRPr="00776ADC" w:rsidRDefault="008D5669" w:rsidP="008D5669">
      <w:pPr>
        <w:autoSpaceDE w:val="0"/>
        <w:autoSpaceDN w:val="0"/>
        <w:adjustRightInd w:val="0"/>
        <w:rPr>
          <w:rFonts w:cstheme="minorHAnsi"/>
          <w:sz w:val="18"/>
          <w:szCs w:val="18"/>
        </w:rPr>
      </w:pPr>
      <w:r w:rsidRPr="00776ADC">
        <w:rPr>
          <w:rFonts w:cstheme="minorHAnsi"/>
          <w:bCs/>
          <w:color w:val="FFFFFF" w:themeColor="background1"/>
          <w:sz w:val="18"/>
          <w:szCs w:val="18"/>
          <w:highlight w:val="darkGreen"/>
        </w:rPr>
        <w:t>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darkGreen"/>
          </w:rPr>
          <m:t>⨁</m:t>
        </m:r>
      </m:oMath>
      <w:r w:rsidRPr="00776ADC">
        <w:rPr>
          <w:rFonts w:cstheme="minorHAnsi"/>
          <w:color w:val="FFFFFF" w:themeColor="background1"/>
          <w:sz w:val="18"/>
          <w:szCs w:val="18"/>
          <w:highlight w:val="darkGreen"/>
        </w:rPr>
        <w:t>opad</w:t>
      </w:r>
      <w:r w:rsidRPr="00776ADC">
        <w:rPr>
          <w:rFonts w:cstheme="minorHAnsi"/>
          <w:sz w:val="18"/>
          <w:szCs w:val="18"/>
        </w:rPr>
        <w:t>||</w:t>
      </w:r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 xml:space="preserve"> SHA256[(k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darkCyan"/>
          </w:rPr>
          <m:t>⨁</m:t>
        </m:r>
      </m:oMath>
      <w:proofErr w:type="gramStart"/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>ipad)|</w:t>
      </w:r>
      <w:proofErr w:type="gramEnd"/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>|m]</w:t>
      </w:r>
    </w:p>
    <w:p w14:paraId="11F5DF8D" w14:textId="77777777" w:rsidR="008D5669" w:rsidRPr="00776ADC" w:rsidRDefault="008D5669" w:rsidP="008D5669">
      <w:pPr>
        <w:rPr>
          <w:sz w:val="18"/>
          <w:szCs w:val="18"/>
        </w:rPr>
      </w:pPr>
      <w:r w:rsidRPr="00776ADC">
        <w:rPr>
          <w:sz w:val="18"/>
          <w:szCs w:val="18"/>
        </w:rPr>
        <w:t>What we need to do here is concatenate output 3 with output 2 at the end.</w:t>
      </w:r>
    </w:p>
    <w:p w14:paraId="208DE44A" w14:textId="77777777" w:rsidR="008D5669" w:rsidRPr="008F4879" w:rsidRDefault="008D5669" w:rsidP="008D5669">
      <w:pPr>
        <w:rPr>
          <w:rFonts w:cstheme="minorHAnsi"/>
          <w:color w:val="FFFFFF" w:themeColor="background1"/>
          <w:sz w:val="18"/>
          <w:szCs w:val="18"/>
          <w:highlight w:val="darkCyan"/>
        </w:rPr>
      </w:pPr>
      <w:r w:rsidRPr="009B00B1">
        <w:rPr>
          <w:rFonts w:cstheme="minorHAnsi"/>
          <w:sz w:val="18"/>
          <w:szCs w:val="18"/>
          <w:highlight w:val="darkGreen"/>
        </w:rPr>
        <w:lastRenderedPageBreak/>
        <w:t>5c5c5c5c5c5c5c5c5c5c5c5c5c5c5c5c5c5c5c5c5c5c5c5c5c5c5c5c5c5c5c5cd500911f21cb247e7edac9b8003ed30d1e6a73814ca7bc80fd4a504173100d9d</w:t>
      </w:r>
      <w:r w:rsidRPr="008F4879">
        <w:rPr>
          <w:rFonts w:cstheme="minorHAnsi"/>
          <w:color w:val="FFFFFF" w:themeColor="background1"/>
          <w:sz w:val="18"/>
          <w:szCs w:val="18"/>
          <w:highlight w:val="darkCyan"/>
        </w:rPr>
        <w:t>ee8e84511d08865801ad6957d8e0d0555b42b08841ea3c91dbf8ed68e6e55c16</w:t>
      </w:r>
    </w:p>
    <w:p w14:paraId="2013EC3D" w14:textId="77777777" w:rsidR="008D5669" w:rsidRPr="00776ADC" w:rsidRDefault="008D5669" w:rsidP="008D5669">
      <w:pPr>
        <w:rPr>
          <w:sz w:val="18"/>
          <w:szCs w:val="18"/>
          <w:u w:val="single"/>
        </w:rPr>
      </w:pPr>
      <w:r w:rsidRPr="00776ADC">
        <w:rPr>
          <w:sz w:val="18"/>
          <w:szCs w:val="18"/>
          <w:u w:val="single"/>
        </w:rPr>
        <w:t>6)R</w:t>
      </w:r>
      <w:r w:rsidRPr="00776ADC">
        <w:rPr>
          <w:sz w:val="18"/>
          <w:szCs w:val="18"/>
          <w:highlight w:val="yellow"/>
          <w:u w:val="single"/>
        </w:rPr>
        <w:t>esult = SHA256(output4</w:t>
      </w:r>
      <w:proofErr w:type="gramStart"/>
      <w:r w:rsidRPr="00776ADC">
        <w:rPr>
          <w:sz w:val="18"/>
          <w:szCs w:val="18"/>
          <w:highlight w:val="yellow"/>
          <w:u w:val="single"/>
        </w:rPr>
        <w:t>) )</w:t>
      </w:r>
      <w:proofErr w:type="gramEnd"/>
      <w:r w:rsidRPr="00776ADC">
        <w:rPr>
          <w:sz w:val="18"/>
          <w:szCs w:val="18"/>
          <w:highlight w:val="yellow"/>
          <w:u w:val="single"/>
        </w:rPr>
        <w:t>:</w:t>
      </w:r>
    </w:p>
    <w:p w14:paraId="2B206BE5" w14:textId="77777777" w:rsidR="008D5669" w:rsidRPr="00776ADC" w:rsidRDefault="008D5669" w:rsidP="008D5669">
      <w:pPr>
        <w:rPr>
          <w:sz w:val="18"/>
          <w:szCs w:val="18"/>
        </w:rPr>
      </w:pPr>
      <w:r w:rsidRPr="00776ADC">
        <w:rPr>
          <w:sz w:val="18"/>
          <w:szCs w:val="18"/>
          <w:highlight w:val="yellow"/>
        </w:rPr>
        <w:t>HMAC(</w:t>
      </w:r>
      <w:proofErr w:type="spellStart"/>
      <w:proofErr w:type="gramStart"/>
      <w:r w:rsidRPr="00776ADC">
        <w:rPr>
          <w:sz w:val="18"/>
          <w:szCs w:val="18"/>
          <w:highlight w:val="yellow"/>
        </w:rPr>
        <w:t>k,m</w:t>
      </w:r>
      <w:proofErr w:type="spellEnd"/>
      <w:proofErr w:type="gramEnd"/>
      <w:r w:rsidRPr="00776ADC">
        <w:rPr>
          <w:sz w:val="18"/>
          <w:szCs w:val="18"/>
          <w:highlight w:val="yellow"/>
        </w:rPr>
        <w:t>)</w:t>
      </w:r>
      <w:r w:rsidRPr="00776ADC">
        <w:rPr>
          <w:sz w:val="18"/>
          <w:szCs w:val="18"/>
        </w:rPr>
        <w:t xml:space="preserve"> </w:t>
      </w:r>
    </w:p>
    <w:p w14:paraId="15D7F2E1" w14:textId="77777777" w:rsidR="008D5669" w:rsidRPr="00776ADC" w:rsidRDefault="008D5669" w:rsidP="008D5669">
      <w:pPr>
        <w:rPr>
          <w:rFonts w:cstheme="minorHAnsi"/>
          <w:sz w:val="18"/>
          <w:szCs w:val="18"/>
        </w:rPr>
      </w:pPr>
      <w:r w:rsidRPr="00776ADC">
        <w:rPr>
          <w:rFonts w:cstheme="minorHAnsi"/>
          <w:bCs/>
          <w:sz w:val="18"/>
          <w:szCs w:val="18"/>
        </w:rPr>
        <w:t>SHA256[</w:t>
      </w:r>
      <w:r w:rsidRPr="00776ADC">
        <w:rPr>
          <w:rFonts w:cstheme="minorHAnsi"/>
          <w:bCs/>
          <w:color w:val="FFFFFF" w:themeColor="background1"/>
          <w:sz w:val="18"/>
          <w:szCs w:val="18"/>
          <w:highlight w:val="darkGreen"/>
        </w:rPr>
        <w:t>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darkGreen"/>
          </w:rPr>
          <m:t>⨁</m:t>
        </m:r>
      </m:oMath>
      <w:r w:rsidRPr="00776ADC">
        <w:rPr>
          <w:rFonts w:cstheme="minorHAnsi"/>
          <w:color w:val="FFFFFF" w:themeColor="background1"/>
          <w:sz w:val="18"/>
          <w:szCs w:val="18"/>
          <w:highlight w:val="darkGreen"/>
        </w:rPr>
        <w:t>opad</w:t>
      </w:r>
      <w:r w:rsidRPr="00776ADC">
        <w:rPr>
          <w:rFonts w:cstheme="minorHAnsi"/>
          <w:sz w:val="18"/>
          <w:szCs w:val="18"/>
        </w:rPr>
        <w:t>||</w:t>
      </w:r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 xml:space="preserve"> SHA256[(k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darkCyan"/>
          </w:rPr>
          <m:t>⨁</m:t>
        </m:r>
      </m:oMath>
      <w:proofErr w:type="gramStart"/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>ipad)|</w:t>
      </w:r>
      <w:proofErr w:type="gramEnd"/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>|m]</w:t>
      </w:r>
      <w:r w:rsidRPr="00776ADC">
        <w:rPr>
          <w:rFonts w:cstheme="minorHAnsi"/>
          <w:sz w:val="18"/>
          <w:szCs w:val="18"/>
        </w:rPr>
        <w:t>]</w:t>
      </w:r>
    </w:p>
    <w:p w14:paraId="04D684F2" w14:textId="77777777" w:rsidR="008D5669" w:rsidRPr="00776ADC" w:rsidRDefault="008D5669" w:rsidP="008D5669">
      <w:pPr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 xml:space="preserve">Use this tool: </w:t>
      </w:r>
      <w:hyperlink r:id="rId38" w:history="1">
        <w:r w:rsidRPr="00776ADC">
          <w:rPr>
            <w:rStyle w:val="Hyperlink"/>
            <w:rFonts w:cstheme="minorHAnsi"/>
            <w:sz w:val="18"/>
            <w:szCs w:val="18"/>
          </w:rPr>
          <w:t>https://emn178.github.io/online-tools/sha256.html</w:t>
        </w:r>
      </w:hyperlink>
    </w:p>
    <w:p w14:paraId="34B6DF1A" w14:textId="77777777" w:rsidR="008D5669" w:rsidRPr="00776ADC" w:rsidRDefault="008D5669" w:rsidP="00F90F01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  <w:sz w:val="18"/>
          <w:szCs w:val="18"/>
        </w:rPr>
      </w:pPr>
      <w:r w:rsidRPr="006210EB">
        <w:rPr>
          <w:rFonts w:cstheme="minorHAnsi"/>
          <w:b/>
          <w:bCs/>
          <w:sz w:val="18"/>
          <w:szCs w:val="18"/>
        </w:rPr>
        <w:t>Input Hex</w:t>
      </w:r>
      <w:r w:rsidRPr="00776ADC">
        <w:rPr>
          <w:rFonts w:cstheme="minorHAnsi"/>
          <w:sz w:val="18"/>
          <w:szCs w:val="18"/>
        </w:rPr>
        <w:t>, Output hex</w:t>
      </w:r>
    </w:p>
    <w:p w14:paraId="6699C235" w14:textId="77777777" w:rsidR="008D5669" w:rsidRPr="00776ADC" w:rsidRDefault="008D5669" w:rsidP="008D5669">
      <w:pPr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 xml:space="preserve">= </w:t>
      </w:r>
    </w:p>
    <w:p w14:paraId="33BC5C52" w14:textId="77777777" w:rsidR="008D5669" w:rsidRPr="00776ADC" w:rsidRDefault="008D5669" w:rsidP="008D5669">
      <w:pPr>
        <w:rPr>
          <w:rFonts w:cstheme="minorHAnsi"/>
          <w:sz w:val="18"/>
          <w:szCs w:val="18"/>
        </w:rPr>
      </w:pPr>
      <w:r w:rsidRPr="00E53C96">
        <w:rPr>
          <w:rFonts w:cstheme="minorHAnsi"/>
          <w:sz w:val="18"/>
          <w:szCs w:val="18"/>
        </w:rPr>
        <w:t>b0155b92470419e1d22278b8da63b5c1df693ca141488448863a63b242393b44</w:t>
      </w:r>
      <w:r>
        <w:rPr>
          <w:rFonts w:cstheme="minorHAnsi"/>
          <w:sz w:val="18"/>
          <w:szCs w:val="18"/>
        </w:rPr>
        <w:t xml:space="preserve"> </w:t>
      </w:r>
    </w:p>
    <w:p w14:paraId="5C2E934C" w14:textId="77777777" w:rsidR="008D5669" w:rsidRPr="00776ADC" w:rsidRDefault="008D5669" w:rsidP="008D5669">
      <w:pPr>
        <w:rPr>
          <w:sz w:val="18"/>
          <w:szCs w:val="18"/>
        </w:rPr>
      </w:pPr>
    </w:p>
    <w:p w14:paraId="01D5BED4" w14:textId="77777777" w:rsidR="008D5669" w:rsidRPr="00776ADC" w:rsidRDefault="008D5669" w:rsidP="008D5669">
      <w:pPr>
        <w:rPr>
          <w:sz w:val="18"/>
          <w:szCs w:val="18"/>
          <w:u w:val="single"/>
        </w:rPr>
      </w:pPr>
      <w:r w:rsidRPr="00776ADC">
        <w:rPr>
          <w:sz w:val="18"/>
          <w:szCs w:val="18"/>
          <w:u w:val="single"/>
        </w:rPr>
        <w:t xml:space="preserve">7)Validation </w:t>
      </w:r>
    </w:p>
    <w:p w14:paraId="000673EE" w14:textId="77777777" w:rsidR="008D5669" w:rsidRPr="00776ADC" w:rsidRDefault="008D5669" w:rsidP="008D5669">
      <w:pPr>
        <w:rPr>
          <w:rFonts w:cstheme="minorHAnsi"/>
          <w:b/>
          <w:bCs/>
          <w:sz w:val="18"/>
          <w:szCs w:val="18"/>
        </w:rPr>
      </w:pPr>
      <w:r w:rsidRPr="00776ADC">
        <w:rPr>
          <w:sz w:val="18"/>
          <w:szCs w:val="18"/>
        </w:rPr>
        <w:t xml:space="preserve">We can also use </w:t>
      </w:r>
      <w:hyperlink r:id="rId39" w:history="1">
        <w:r w:rsidRPr="00776ADC">
          <w:rPr>
            <w:rStyle w:val="Hyperlink"/>
            <w:rFonts w:cstheme="minorHAnsi"/>
            <w:b/>
            <w:bCs/>
            <w:sz w:val="18"/>
            <w:szCs w:val="18"/>
          </w:rPr>
          <w:t>https://emn178.github.io/online-tools/sha256.html</w:t>
        </w:r>
      </w:hyperlink>
      <w:r w:rsidRPr="00776ADC">
        <w:rPr>
          <w:sz w:val="18"/>
          <w:szCs w:val="18"/>
        </w:rPr>
        <w:t xml:space="preserve"> to check if our results are correct. </w:t>
      </w:r>
    </w:p>
    <w:p w14:paraId="129A2BB0" w14:textId="77777777" w:rsidR="008D5669" w:rsidRPr="00776ADC" w:rsidRDefault="008D5669" w:rsidP="00F90F01">
      <w:pPr>
        <w:pStyle w:val="ListParagraph"/>
        <w:numPr>
          <w:ilvl w:val="0"/>
          <w:numId w:val="6"/>
        </w:numPr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>Input Hex, output hex</w:t>
      </w:r>
    </w:p>
    <w:p w14:paraId="3F8AA838" w14:textId="77777777" w:rsidR="008D5669" w:rsidRPr="00776ADC" w:rsidRDefault="008D5669" w:rsidP="00F90F01">
      <w:pPr>
        <w:pStyle w:val="ListParagraph"/>
        <w:numPr>
          <w:ilvl w:val="0"/>
          <w:numId w:val="6"/>
        </w:numPr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>Enable HMAC</w:t>
      </w:r>
    </w:p>
    <w:p w14:paraId="4564386F" w14:textId="77777777" w:rsidR="008D5669" w:rsidRPr="00776ADC" w:rsidRDefault="008D5669" w:rsidP="00F90F01">
      <w:pPr>
        <w:pStyle w:val="ListParagraph"/>
        <w:numPr>
          <w:ilvl w:val="0"/>
          <w:numId w:val="6"/>
        </w:numPr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>Encoding Hex</w:t>
      </w:r>
    </w:p>
    <w:p w14:paraId="30D5D271" w14:textId="77777777" w:rsidR="008D5669" w:rsidRDefault="008D5669" w:rsidP="00F90F01">
      <w:pPr>
        <w:pStyle w:val="ListParagraph"/>
        <w:numPr>
          <w:ilvl w:val="0"/>
          <w:numId w:val="6"/>
        </w:numPr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 xml:space="preserve">Key (before padding): </w:t>
      </w:r>
    </w:p>
    <w:p w14:paraId="405DA05E" w14:textId="124683BB" w:rsidR="008D5669" w:rsidRPr="00E53C96" w:rsidRDefault="008D5669" w:rsidP="008D5669">
      <w:pPr>
        <w:pStyle w:val="ListParagraph"/>
        <w:rPr>
          <w:rFonts w:cstheme="minorHAnsi"/>
          <w:sz w:val="18"/>
          <w:szCs w:val="18"/>
        </w:rPr>
      </w:pPr>
      <w:r w:rsidRPr="00E53C96">
        <w:rPr>
          <w:rFonts w:cstheme="minorHAnsi"/>
          <w:sz w:val="18"/>
          <w:szCs w:val="18"/>
        </w:rPr>
        <w:t xml:space="preserve">895ccd437d977822228695e45c628f5142362fdd10fbe0dca1160c1d2f4c51c1 </w:t>
      </w:r>
    </w:p>
    <w:p w14:paraId="62DDFBC1" w14:textId="363856A1" w:rsidR="008D5669" w:rsidRPr="007839BD" w:rsidRDefault="008D5669" w:rsidP="00F90F01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sz w:val="18"/>
          <w:szCs w:val="18"/>
        </w:rPr>
      </w:pPr>
      <w:r w:rsidRPr="007839BD">
        <w:rPr>
          <w:rFonts w:cstheme="minorHAnsi"/>
          <w:sz w:val="18"/>
          <w:szCs w:val="18"/>
        </w:rPr>
        <w:t>Enter original input/message</w:t>
      </w:r>
      <w:r w:rsidR="00D80AED">
        <w:rPr>
          <w:rFonts w:cstheme="minorHAnsi"/>
          <w:sz w:val="18"/>
          <w:szCs w:val="18"/>
        </w:rPr>
        <w:t xml:space="preserve"> </w:t>
      </w:r>
      <w:r w:rsidRPr="007839BD">
        <w:rPr>
          <w:rFonts w:cstheme="minorHAnsi"/>
          <w:sz w:val="18"/>
          <w:szCs w:val="18"/>
        </w:rPr>
        <w:t xml:space="preserve">(HEX) – This is </w:t>
      </w:r>
      <w:proofErr w:type="spellStart"/>
      <w:r w:rsidRPr="00D80AED">
        <w:rPr>
          <w:rFonts w:cstheme="minorHAnsi"/>
          <w:b/>
          <w:bCs/>
          <w:color w:val="FF0000"/>
          <w:sz w:val="18"/>
          <w:szCs w:val="18"/>
        </w:rPr>
        <w:t>aws_request</w:t>
      </w:r>
      <w:proofErr w:type="spellEnd"/>
      <w:r w:rsidRPr="007839BD">
        <w:rPr>
          <w:rFonts w:cstheme="minorHAnsi"/>
          <w:sz w:val="18"/>
          <w:szCs w:val="18"/>
        </w:rPr>
        <w:t>:</w:t>
      </w:r>
    </w:p>
    <w:p w14:paraId="7910117F" w14:textId="77777777" w:rsidR="008D5669" w:rsidRDefault="008D5669" w:rsidP="008D5669">
      <w:pPr>
        <w:ind w:firstLine="720"/>
        <w:rPr>
          <w:sz w:val="18"/>
          <w:szCs w:val="18"/>
        </w:rPr>
      </w:pPr>
      <w:r w:rsidRPr="003F6CEA">
        <w:rPr>
          <w:sz w:val="18"/>
          <w:szCs w:val="18"/>
          <w:highlight w:val="darkYellow"/>
        </w:rPr>
        <w:t>617773345F72657175657374</w:t>
      </w:r>
    </w:p>
    <w:p w14:paraId="787C3509" w14:textId="77777777" w:rsidR="008D5669" w:rsidRPr="00776ADC" w:rsidRDefault="008D5669" w:rsidP="008D5669">
      <w:pPr>
        <w:rPr>
          <w:sz w:val="18"/>
          <w:szCs w:val="18"/>
        </w:rPr>
      </w:pPr>
    </w:p>
    <w:p w14:paraId="500B9CDE" w14:textId="77777777" w:rsidR="008D5669" w:rsidRDefault="008D5669" w:rsidP="008D5669">
      <w:pPr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 xml:space="preserve">Output: </w:t>
      </w:r>
    </w:p>
    <w:p w14:paraId="688DE190" w14:textId="77777777" w:rsidR="008D5669" w:rsidRPr="00776ADC" w:rsidRDefault="008D5669" w:rsidP="008D5669">
      <w:pPr>
        <w:rPr>
          <w:rFonts w:cstheme="minorHAnsi"/>
          <w:sz w:val="18"/>
          <w:szCs w:val="18"/>
        </w:rPr>
      </w:pPr>
      <w:r w:rsidRPr="007839BD">
        <w:rPr>
          <w:rFonts w:cstheme="minorHAnsi"/>
          <w:sz w:val="18"/>
          <w:szCs w:val="18"/>
        </w:rPr>
        <w:t>f7cf6f9dad80bb345418e4d5827234b0d9d5f4df82946ad39c63777d0e0a4df8</w:t>
      </w:r>
    </w:p>
    <w:p w14:paraId="4CA13858" w14:textId="22BA9CF8" w:rsidR="008D5669" w:rsidRPr="00776ADC" w:rsidRDefault="008D5669" w:rsidP="003068FF">
      <w:pPr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 xml:space="preserve"> Not the same as Step 6 Calculation. Therefore</w:t>
      </w:r>
      <w:r w:rsidR="003068FF">
        <w:rPr>
          <w:rFonts w:cstheme="minorHAnsi"/>
          <w:sz w:val="18"/>
          <w:szCs w:val="18"/>
        </w:rPr>
        <w:t xml:space="preserve">, </w:t>
      </w:r>
      <w:r w:rsidRPr="00776ADC">
        <w:rPr>
          <w:rFonts w:cstheme="minorHAnsi"/>
          <w:sz w:val="18"/>
          <w:szCs w:val="18"/>
        </w:rPr>
        <w:t>calculation is incorrect.</w:t>
      </w:r>
    </w:p>
    <w:p w14:paraId="5FFB567E" w14:textId="77777777" w:rsidR="008D5669" w:rsidRPr="00776ADC" w:rsidRDefault="008D5669" w:rsidP="008D5669">
      <w:pPr>
        <w:rPr>
          <w:rFonts w:cstheme="minorHAnsi"/>
          <w:b/>
          <w:bCs/>
          <w:sz w:val="18"/>
          <w:szCs w:val="18"/>
        </w:rPr>
      </w:pPr>
    </w:p>
    <w:p w14:paraId="48320766" w14:textId="77777777" w:rsidR="008D5669" w:rsidRPr="00776ADC" w:rsidRDefault="008D5669" w:rsidP="008D5669">
      <w:pPr>
        <w:rPr>
          <w:rFonts w:cstheme="minorHAnsi"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>K</w:t>
      </w:r>
      <w:r w:rsidRPr="00776ADC">
        <w:rPr>
          <w:rFonts w:cstheme="minorHAnsi"/>
          <w:b/>
          <w:bCs/>
          <w:sz w:val="18"/>
          <w:szCs w:val="18"/>
        </w:rPr>
        <w:t>(</w:t>
      </w:r>
      <w:proofErr w:type="spellStart"/>
      <w:r>
        <w:rPr>
          <w:rFonts w:cstheme="minorHAnsi"/>
          <w:b/>
          <w:bCs/>
          <w:sz w:val="18"/>
          <w:szCs w:val="18"/>
        </w:rPr>
        <w:t>kSigning</w:t>
      </w:r>
      <w:proofErr w:type="spellEnd"/>
      <w:r w:rsidRPr="00776ADC">
        <w:rPr>
          <w:rFonts w:cstheme="minorHAnsi"/>
          <w:b/>
          <w:bCs/>
          <w:sz w:val="18"/>
          <w:szCs w:val="18"/>
        </w:rPr>
        <w:t>)</w:t>
      </w:r>
      <w:r>
        <w:rPr>
          <w:rFonts w:cstheme="minorHAnsi"/>
          <w:sz w:val="18"/>
          <w:szCs w:val="18"/>
        </w:rPr>
        <w:t xml:space="preserve"> =</w:t>
      </w:r>
      <w:r w:rsidRPr="00776ADC">
        <w:rPr>
          <w:rFonts w:cstheme="minorHAnsi"/>
          <w:sz w:val="18"/>
          <w:szCs w:val="18"/>
        </w:rPr>
        <w:t xml:space="preserve"> </w:t>
      </w:r>
    </w:p>
    <w:p w14:paraId="4252B5E9" w14:textId="77777777" w:rsidR="008D5669" w:rsidRPr="00776ADC" w:rsidRDefault="008D5669" w:rsidP="008D5669">
      <w:pPr>
        <w:rPr>
          <w:rFonts w:cstheme="minorHAnsi"/>
          <w:sz w:val="18"/>
          <w:szCs w:val="18"/>
        </w:rPr>
      </w:pPr>
      <w:r w:rsidRPr="004C683C">
        <w:rPr>
          <w:rFonts w:cstheme="minorHAnsi"/>
          <w:sz w:val="18"/>
          <w:szCs w:val="18"/>
        </w:rPr>
        <w:t>f7cf6f9dad80bb345418e4d5827234b0d9d5f4df82946ad39c63777d0e0a4df8</w:t>
      </w:r>
      <w:r>
        <w:rPr>
          <w:rFonts w:cstheme="minorHAnsi"/>
          <w:sz w:val="18"/>
          <w:szCs w:val="18"/>
        </w:rPr>
        <w:t xml:space="preserve"> </w:t>
      </w:r>
    </w:p>
    <w:p w14:paraId="7A198E06" w14:textId="77777777" w:rsidR="008D5669" w:rsidRPr="00CA4C2E" w:rsidRDefault="008D5669" w:rsidP="008D5669">
      <w:pPr>
        <w:rPr>
          <w:sz w:val="18"/>
          <w:szCs w:val="18"/>
        </w:rPr>
      </w:pPr>
    </w:p>
    <w:p w14:paraId="416A68FA" w14:textId="2A12A6D3" w:rsidR="008D5669" w:rsidRPr="00B76A07" w:rsidRDefault="008D5669" w:rsidP="00A6123B">
      <w:pPr>
        <w:pStyle w:val="Heading2"/>
      </w:pPr>
      <w:r w:rsidRPr="00B76A07">
        <w:t xml:space="preserve">2.5) Compute the signature = </w:t>
      </w:r>
      <w:proofErr w:type="spellStart"/>
      <w:proofErr w:type="gramStart"/>
      <w:r w:rsidRPr="00B76A07">
        <w:t>HexEncode</w:t>
      </w:r>
      <w:proofErr w:type="spellEnd"/>
      <w:r w:rsidRPr="00B76A07">
        <w:t>(HMAC(</w:t>
      </w:r>
      <w:proofErr w:type="spellStart"/>
      <w:proofErr w:type="gramEnd"/>
      <w:r w:rsidRPr="00B76A07">
        <w:t>kSigning</w:t>
      </w:r>
      <w:proofErr w:type="spellEnd"/>
      <w:r w:rsidRPr="00B76A07">
        <w:t>, string to sign))</w:t>
      </w:r>
    </w:p>
    <w:p w14:paraId="2A4A0EC5" w14:textId="77777777" w:rsidR="008D5669" w:rsidRPr="00CA4C2E" w:rsidRDefault="008D5669" w:rsidP="008D5669">
      <w:pPr>
        <w:rPr>
          <w:sz w:val="18"/>
          <w:szCs w:val="18"/>
        </w:rPr>
      </w:pPr>
      <w:r w:rsidRPr="00CA4C2E">
        <w:rPr>
          <w:b/>
          <w:bCs/>
          <w:sz w:val="18"/>
          <w:szCs w:val="18"/>
        </w:rPr>
        <w:t>Formula:</w:t>
      </w:r>
      <w:r w:rsidRPr="00CA4C2E">
        <w:rPr>
          <w:sz w:val="18"/>
          <w:szCs w:val="18"/>
        </w:rPr>
        <w:br/>
        <w:t xml:space="preserve">signature = </w:t>
      </w:r>
      <w:proofErr w:type="spellStart"/>
      <w:proofErr w:type="gramStart"/>
      <w:r w:rsidRPr="00CA4C2E">
        <w:rPr>
          <w:sz w:val="18"/>
          <w:szCs w:val="18"/>
        </w:rPr>
        <w:t>HexEncode</w:t>
      </w:r>
      <w:proofErr w:type="spellEnd"/>
      <w:r w:rsidRPr="00CA4C2E">
        <w:rPr>
          <w:sz w:val="18"/>
          <w:szCs w:val="18"/>
        </w:rPr>
        <w:t>(</w:t>
      </w:r>
      <w:proofErr w:type="gramEnd"/>
      <w:r w:rsidRPr="00CA4C2E">
        <w:rPr>
          <w:sz w:val="18"/>
          <w:szCs w:val="18"/>
        </w:rPr>
        <w:t>HMAC-SHA256(</w:t>
      </w:r>
      <w:proofErr w:type="spellStart"/>
      <w:r w:rsidRPr="00CA4C2E">
        <w:rPr>
          <w:sz w:val="18"/>
          <w:szCs w:val="18"/>
        </w:rPr>
        <w:t>kSigning</w:t>
      </w:r>
      <w:proofErr w:type="spellEnd"/>
      <w:r w:rsidRPr="00CA4C2E">
        <w:rPr>
          <w:sz w:val="18"/>
          <w:szCs w:val="18"/>
        </w:rPr>
        <w:t xml:space="preserve">, </w:t>
      </w:r>
      <w:proofErr w:type="spellStart"/>
      <w:r w:rsidRPr="00CA4C2E">
        <w:rPr>
          <w:sz w:val="18"/>
          <w:szCs w:val="18"/>
        </w:rPr>
        <w:t>string_to_sign</w:t>
      </w:r>
      <w:proofErr w:type="spellEnd"/>
      <w:r w:rsidRPr="00CA4C2E">
        <w:rPr>
          <w:sz w:val="18"/>
          <w:szCs w:val="18"/>
        </w:rPr>
        <w:t>))</w:t>
      </w:r>
    </w:p>
    <w:p w14:paraId="76256E22" w14:textId="77777777" w:rsidR="008D5669" w:rsidRPr="00CA4C2E" w:rsidRDefault="008D5669" w:rsidP="008D5669">
      <w:pPr>
        <w:rPr>
          <w:sz w:val="18"/>
          <w:szCs w:val="18"/>
        </w:rPr>
      </w:pPr>
      <w:r w:rsidRPr="00CA4C2E">
        <w:rPr>
          <w:b/>
          <w:bCs/>
          <w:sz w:val="18"/>
          <w:szCs w:val="18"/>
        </w:rPr>
        <w:t>Steps:</w:t>
      </w:r>
    </w:p>
    <w:p w14:paraId="14FF1500" w14:textId="77777777" w:rsidR="008D5669" w:rsidRPr="00CA4C2E" w:rsidRDefault="008D5669" w:rsidP="00F90F01">
      <w:pPr>
        <w:numPr>
          <w:ilvl w:val="0"/>
          <w:numId w:val="9"/>
        </w:numPr>
        <w:spacing w:after="0" w:line="240" w:lineRule="auto"/>
        <w:rPr>
          <w:sz w:val="18"/>
          <w:szCs w:val="18"/>
        </w:rPr>
      </w:pPr>
      <w:r w:rsidRPr="00CA4C2E">
        <w:rPr>
          <w:sz w:val="18"/>
          <w:szCs w:val="18"/>
        </w:rPr>
        <w:t>Use </w:t>
      </w:r>
      <w:proofErr w:type="spellStart"/>
      <w:r w:rsidRPr="00CA4C2E">
        <w:rPr>
          <w:sz w:val="18"/>
          <w:szCs w:val="18"/>
        </w:rPr>
        <w:t>kSigning</w:t>
      </w:r>
      <w:proofErr w:type="spellEnd"/>
      <w:r w:rsidRPr="00CA4C2E">
        <w:rPr>
          <w:sz w:val="18"/>
          <w:szCs w:val="18"/>
        </w:rPr>
        <w:t> from Step 4 as the </w:t>
      </w:r>
      <w:r w:rsidRPr="00CA4C2E">
        <w:rPr>
          <w:b/>
          <w:bCs/>
          <w:sz w:val="18"/>
          <w:szCs w:val="18"/>
        </w:rPr>
        <w:t>Key</w:t>
      </w:r>
      <w:r w:rsidRPr="00CA4C2E">
        <w:rPr>
          <w:sz w:val="18"/>
          <w:szCs w:val="18"/>
        </w:rPr>
        <w:t>.</w:t>
      </w:r>
    </w:p>
    <w:p w14:paraId="18D56437" w14:textId="77777777" w:rsidR="008D5669" w:rsidRPr="00CA4C2E" w:rsidRDefault="008D5669" w:rsidP="00F90F01">
      <w:pPr>
        <w:numPr>
          <w:ilvl w:val="0"/>
          <w:numId w:val="9"/>
        </w:numPr>
        <w:spacing w:after="0" w:line="240" w:lineRule="auto"/>
        <w:rPr>
          <w:sz w:val="18"/>
          <w:szCs w:val="18"/>
        </w:rPr>
      </w:pPr>
      <w:r w:rsidRPr="00CA4C2E">
        <w:rPr>
          <w:sz w:val="18"/>
          <w:szCs w:val="18"/>
        </w:rPr>
        <w:t>The message is the entire </w:t>
      </w:r>
      <w:r w:rsidRPr="00CA4C2E">
        <w:rPr>
          <w:b/>
          <w:bCs/>
          <w:sz w:val="18"/>
          <w:szCs w:val="18"/>
        </w:rPr>
        <w:t>string to sign</w:t>
      </w:r>
      <w:r w:rsidRPr="00CA4C2E">
        <w:rPr>
          <w:sz w:val="18"/>
          <w:szCs w:val="18"/>
        </w:rPr>
        <w:t> (given at the start).</w:t>
      </w:r>
    </w:p>
    <w:p w14:paraId="4D7242D5" w14:textId="77777777" w:rsidR="008D5669" w:rsidRPr="00CA4C2E" w:rsidRDefault="008D5669" w:rsidP="00F90F01">
      <w:pPr>
        <w:numPr>
          <w:ilvl w:val="0"/>
          <w:numId w:val="9"/>
        </w:numPr>
        <w:spacing w:after="0" w:line="240" w:lineRule="auto"/>
        <w:rPr>
          <w:sz w:val="18"/>
          <w:szCs w:val="18"/>
        </w:rPr>
      </w:pPr>
      <w:r w:rsidRPr="00CA4C2E">
        <w:rPr>
          <w:sz w:val="18"/>
          <w:szCs w:val="18"/>
        </w:rPr>
        <w:t>Compute HMAC-SHA256.</w:t>
      </w:r>
    </w:p>
    <w:p w14:paraId="337ACFB4" w14:textId="77777777" w:rsidR="008D5669" w:rsidRPr="00CA4C2E" w:rsidRDefault="008D5669" w:rsidP="00F90F01">
      <w:pPr>
        <w:numPr>
          <w:ilvl w:val="0"/>
          <w:numId w:val="9"/>
        </w:numPr>
        <w:spacing w:after="0" w:line="240" w:lineRule="auto"/>
        <w:rPr>
          <w:sz w:val="18"/>
          <w:szCs w:val="18"/>
        </w:rPr>
      </w:pPr>
      <w:r w:rsidRPr="00CA4C2E">
        <w:rPr>
          <w:sz w:val="18"/>
          <w:szCs w:val="18"/>
        </w:rPr>
        <w:t>Convert the result to hexadecimal (</w:t>
      </w:r>
      <w:proofErr w:type="spellStart"/>
      <w:r w:rsidRPr="00CA4C2E">
        <w:rPr>
          <w:sz w:val="18"/>
          <w:szCs w:val="18"/>
        </w:rPr>
        <w:t>HexEncode</w:t>
      </w:r>
      <w:proofErr w:type="spellEnd"/>
      <w:r w:rsidRPr="00CA4C2E">
        <w:rPr>
          <w:sz w:val="18"/>
          <w:szCs w:val="18"/>
        </w:rPr>
        <w:t>).</w:t>
      </w:r>
    </w:p>
    <w:p w14:paraId="4D8BDF16" w14:textId="77777777" w:rsidR="004A6F62" w:rsidRDefault="004A6F62" w:rsidP="008D5669">
      <w:pPr>
        <w:rPr>
          <w:b/>
          <w:bCs/>
          <w:sz w:val="18"/>
          <w:szCs w:val="18"/>
        </w:rPr>
      </w:pPr>
    </w:p>
    <w:p w14:paraId="67AC07C9" w14:textId="15CD8183" w:rsidR="008D5669" w:rsidRPr="00CA4C2E" w:rsidRDefault="008D5669" w:rsidP="008D5669">
      <w:pPr>
        <w:rPr>
          <w:sz w:val="18"/>
          <w:szCs w:val="18"/>
        </w:rPr>
      </w:pPr>
      <w:r w:rsidRPr="001C4619">
        <w:rPr>
          <w:b/>
          <w:bCs/>
          <w:sz w:val="18"/>
          <w:szCs w:val="18"/>
          <w:highlight w:val="cyan"/>
        </w:rPr>
        <w:t>Final Output:</w:t>
      </w:r>
      <w:r w:rsidRPr="001C4619">
        <w:rPr>
          <w:sz w:val="18"/>
          <w:szCs w:val="18"/>
          <w:highlight w:val="cyan"/>
        </w:rPr>
        <w:br/>
        <w:t xml:space="preserve">The hex-encoded string is </w:t>
      </w:r>
      <w:r w:rsidR="004A6F62">
        <w:rPr>
          <w:sz w:val="18"/>
          <w:szCs w:val="18"/>
          <w:highlight w:val="cyan"/>
        </w:rPr>
        <w:t>the</w:t>
      </w:r>
      <w:r w:rsidRPr="001C4619">
        <w:rPr>
          <w:sz w:val="18"/>
          <w:szCs w:val="18"/>
          <w:highlight w:val="cyan"/>
        </w:rPr>
        <w:t xml:space="preserve"> AWS SigV4 signature.</w:t>
      </w:r>
    </w:p>
    <w:bookmarkEnd w:id="2"/>
    <w:bookmarkEnd w:id="4"/>
    <w:p w14:paraId="125D9B45" w14:textId="77777777" w:rsidR="008D5669" w:rsidRPr="00776ADC" w:rsidRDefault="008D5669" w:rsidP="008D5669">
      <w:pPr>
        <w:rPr>
          <w:sz w:val="18"/>
          <w:szCs w:val="18"/>
          <w:u w:val="single"/>
        </w:rPr>
      </w:pPr>
      <w:r w:rsidRPr="00776ADC">
        <w:rPr>
          <w:sz w:val="18"/>
          <w:szCs w:val="18"/>
          <w:u w:val="single"/>
        </w:rPr>
        <w:t xml:space="preserve">1)Get Key and Message ready </w:t>
      </w:r>
    </w:p>
    <w:p w14:paraId="2C1A56D9" w14:textId="77777777" w:rsidR="008D5669" w:rsidRPr="00776ADC" w:rsidRDefault="008D5669" w:rsidP="008D5669">
      <w:pPr>
        <w:rPr>
          <w:sz w:val="18"/>
          <w:szCs w:val="18"/>
        </w:rPr>
      </w:pPr>
      <w:r>
        <w:rPr>
          <w:sz w:val="18"/>
          <w:szCs w:val="18"/>
        </w:rPr>
        <w:t xml:space="preserve">The key = </w:t>
      </w:r>
      <w:proofErr w:type="spellStart"/>
      <w:r>
        <w:rPr>
          <w:sz w:val="18"/>
          <w:szCs w:val="18"/>
        </w:rPr>
        <w:t>kSigning</w:t>
      </w:r>
      <w:proofErr w:type="spellEnd"/>
      <w:r>
        <w:rPr>
          <w:sz w:val="18"/>
          <w:szCs w:val="18"/>
        </w:rPr>
        <w:t xml:space="preserve"> from last step.</w:t>
      </w:r>
      <w:r w:rsidRPr="00776ADC">
        <w:rPr>
          <w:sz w:val="18"/>
          <w:szCs w:val="18"/>
        </w:rPr>
        <w:t xml:space="preserve"> I then convert my message Date into Hex.</w:t>
      </w:r>
    </w:p>
    <w:p w14:paraId="6E6E95F2" w14:textId="77777777" w:rsidR="008D5669" w:rsidRPr="00AD1A5D" w:rsidRDefault="008D5669" w:rsidP="00AD1A5D">
      <w:pPr>
        <w:pStyle w:val="NoSpacing"/>
        <w:rPr>
          <w:b/>
          <w:bCs/>
        </w:rPr>
      </w:pPr>
      <w:r w:rsidRPr="00AD1A5D">
        <w:rPr>
          <w:b/>
          <w:bCs/>
        </w:rPr>
        <w:t>K(</w:t>
      </w:r>
      <w:proofErr w:type="spellStart"/>
      <w:r w:rsidRPr="00AD1A5D">
        <w:rPr>
          <w:b/>
          <w:bCs/>
        </w:rPr>
        <w:t>kSigning</w:t>
      </w:r>
      <w:proofErr w:type="spellEnd"/>
      <w:r w:rsidRPr="00AD1A5D">
        <w:rPr>
          <w:b/>
          <w:bCs/>
        </w:rPr>
        <w:t xml:space="preserve">) = </w:t>
      </w:r>
    </w:p>
    <w:p w14:paraId="237B4C04" w14:textId="77777777" w:rsidR="008D5669" w:rsidRPr="00776ADC" w:rsidRDefault="008D5669" w:rsidP="00AD1A5D">
      <w:pPr>
        <w:pStyle w:val="NoSpacing"/>
      </w:pPr>
      <w:r w:rsidRPr="004C683C">
        <w:t>f7cf6f9dad80bb345418e4d5827234b0d9d5f4df82946ad39c63777d0e0a4df8</w:t>
      </w:r>
      <w:r>
        <w:t xml:space="preserve"> </w:t>
      </w:r>
    </w:p>
    <w:p w14:paraId="4C200CE5" w14:textId="77777777" w:rsidR="008D5669" w:rsidRPr="00776ADC" w:rsidRDefault="008D5669" w:rsidP="008D5669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14:paraId="049B860F" w14:textId="77777777" w:rsidR="008D5669" w:rsidRPr="00FA16CE" w:rsidRDefault="008D5669" w:rsidP="008D5669">
      <w:pPr>
        <w:pStyle w:val="NoSpacing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Determine if we hash key.</w:t>
      </w:r>
    </w:p>
    <w:p w14:paraId="5D72B142" w14:textId="77777777" w:rsidR="008D5669" w:rsidRPr="00FA16CE" w:rsidRDefault="008D5669" w:rsidP="00F90F01">
      <w:pPr>
        <w:pStyle w:val="NoSpacing"/>
        <w:numPr>
          <w:ilvl w:val="0"/>
          <w:numId w:val="25"/>
        </w:numPr>
        <w:rPr>
          <w:sz w:val="18"/>
          <w:szCs w:val="18"/>
        </w:rPr>
      </w:pPr>
      <w:r w:rsidRPr="00FA16CE">
        <w:rPr>
          <w:b/>
          <w:bCs/>
          <w:sz w:val="18"/>
          <w:szCs w:val="18"/>
        </w:rPr>
        <w:t>For Keys </w:t>
      </w:r>
      <w:r w:rsidRPr="00FA16CE">
        <w:rPr>
          <w:b/>
          <w:bCs/>
          <w:i/>
          <w:iCs/>
          <w:sz w:val="18"/>
          <w:szCs w:val="18"/>
        </w:rPr>
        <w:t>Longer</w:t>
      </w:r>
      <w:r w:rsidRPr="00FA16CE">
        <w:rPr>
          <w:b/>
          <w:bCs/>
          <w:sz w:val="18"/>
          <w:szCs w:val="18"/>
        </w:rPr>
        <w:t xml:space="preserve"> Than 64 </w:t>
      </w:r>
      <w:proofErr w:type="gramStart"/>
      <w:r w:rsidRPr="00FA16CE">
        <w:rPr>
          <w:b/>
          <w:bCs/>
          <w:sz w:val="18"/>
          <w:szCs w:val="18"/>
        </w:rPr>
        <w:t>Bytes</w:t>
      </w:r>
      <w:r>
        <w:rPr>
          <w:b/>
          <w:bCs/>
          <w:sz w:val="18"/>
          <w:szCs w:val="18"/>
        </w:rPr>
        <w:t>(</w:t>
      </w:r>
      <w:proofErr w:type="gramEnd"/>
      <w:r>
        <w:rPr>
          <w:b/>
          <w:bCs/>
          <w:sz w:val="18"/>
          <w:szCs w:val="18"/>
        </w:rPr>
        <w:t>Hex)</w:t>
      </w:r>
      <w:r w:rsidRPr="00FA16CE">
        <w:rPr>
          <w:b/>
          <w:bCs/>
          <w:sz w:val="18"/>
          <w:szCs w:val="18"/>
        </w:rPr>
        <w:t>:</w:t>
      </w:r>
    </w:p>
    <w:p w14:paraId="14071994" w14:textId="77777777" w:rsidR="008D5669" w:rsidRPr="00FA16CE" w:rsidRDefault="008D5669" w:rsidP="00F90F01">
      <w:pPr>
        <w:pStyle w:val="NoSpacing"/>
        <w:numPr>
          <w:ilvl w:val="1"/>
          <w:numId w:val="25"/>
        </w:numPr>
        <w:rPr>
          <w:sz w:val="18"/>
          <w:szCs w:val="18"/>
        </w:rPr>
      </w:pPr>
      <w:r w:rsidRPr="00FA16CE">
        <w:rPr>
          <w:b/>
          <w:bCs/>
          <w:sz w:val="18"/>
          <w:szCs w:val="18"/>
        </w:rPr>
        <w:t>Step 1:</w:t>
      </w:r>
      <w:r w:rsidRPr="00FA16CE">
        <w:rPr>
          <w:sz w:val="18"/>
          <w:szCs w:val="18"/>
        </w:rPr>
        <w:t> Hash the key with SHA-256 (reduces it to 32 bytes).</w:t>
      </w:r>
    </w:p>
    <w:p w14:paraId="6F6D0C1E" w14:textId="77777777" w:rsidR="008D5669" w:rsidRPr="00FA16CE" w:rsidRDefault="008D5669" w:rsidP="00F90F01">
      <w:pPr>
        <w:pStyle w:val="NoSpacing"/>
        <w:numPr>
          <w:ilvl w:val="1"/>
          <w:numId w:val="25"/>
        </w:numPr>
        <w:rPr>
          <w:sz w:val="18"/>
          <w:szCs w:val="18"/>
        </w:rPr>
      </w:pPr>
      <w:r w:rsidRPr="00FA16CE">
        <w:rPr>
          <w:b/>
          <w:bCs/>
          <w:sz w:val="18"/>
          <w:szCs w:val="18"/>
        </w:rPr>
        <w:lastRenderedPageBreak/>
        <w:t>Step 2:</w:t>
      </w:r>
      <w:r w:rsidRPr="00FA16CE">
        <w:rPr>
          <w:sz w:val="18"/>
          <w:szCs w:val="18"/>
        </w:rPr>
        <w:t> Pad the hashed key with zeros to 64 bytes.</w:t>
      </w:r>
    </w:p>
    <w:p w14:paraId="4576D46F" w14:textId="77777777" w:rsidR="008D5669" w:rsidRPr="00FA16CE" w:rsidRDefault="008D5669" w:rsidP="00F90F01">
      <w:pPr>
        <w:pStyle w:val="NoSpacing"/>
        <w:numPr>
          <w:ilvl w:val="0"/>
          <w:numId w:val="25"/>
        </w:numPr>
        <w:rPr>
          <w:sz w:val="18"/>
          <w:szCs w:val="18"/>
        </w:rPr>
      </w:pPr>
      <w:r w:rsidRPr="00FA16CE">
        <w:rPr>
          <w:b/>
          <w:bCs/>
          <w:sz w:val="18"/>
          <w:szCs w:val="18"/>
        </w:rPr>
        <w:t>For Keys </w:t>
      </w:r>
      <w:r w:rsidRPr="00FA16CE">
        <w:rPr>
          <w:b/>
          <w:bCs/>
          <w:i/>
          <w:iCs/>
          <w:sz w:val="18"/>
          <w:szCs w:val="18"/>
        </w:rPr>
        <w:t>Shorter</w:t>
      </w:r>
      <w:r w:rsidRPr="00FA16CE">
        <w:rPr>
          <w:b/>
          <w:bCs/>
          <w:sz w:val="18"/>
          <w:szCs w:val="18"/>
        </w:rPr>
        <w:t xml:space="preserve"> Than 64 </w:t>
      </w:r>
      <w:proofErr w:type="gramStart"/>
      <w:r w:rsidRPr="00FA16CE">
        <w:rPr>
          <w:b/>
          <w:bCs/>
          <w:sz w:val="18"/>
          <w:szCs w:val="18"/>
        </w:rPr>
        <w:t>Bytes</w:t>
      </w:r>
      <w:r>
        <w:rPr>
          <w:b/>
          <w:bCs/>
          <w:sz w:val="18"/>
          <w:szCs w:val="18"/>
        </w:rPr>
        <w:t>(</w:t>
      </w:r>
      <w:proofErr w:type="gramEnd"/>
      <w:r>
        <w:rPr>
          <w:b/>
          <w:bCs/>
          <w:sz w:val="18"/>
          <w:szCs w:val="18"/>
        </w:rPr>
        <w:t>Hex)</w:t>
      </w:r>
      <w:r w:rsidRPr="00FA16CE">
        <w:rPr>
          <w:b/>
          <w:bCs/>
          <w:sz w:val="18"/>
          <w:szCs w:val="18"/>
        </w:rPr>
        <w:t>:</w:t>
      </w:r>
    </w:p>
    <w:p w14:paraId="7AC071C6" w14:textId="77777777" w:rsidR="008D5669" w:rsidRPr="00FA16CE" w:rsidRDefault="008D5669" w:rsidP="00F90F01">
      <w:pPr>
        <w:pStyle w:val="NoSpacing"/>
        <w:numPr>
          <w:ilvl w:val="1"/>
          <w:numId w:val="25"/>
        </w:numPr>
        <w:rPr>
          <w:sz w:val="18"/>
          <w:szCs w:val="18"/>
        </w:rPr>
      </w:pPr>
      <w:r w:rsidRPr="00FA16CE">
        <w:rPr>
          <w:b/>
          <w:bCs/>
          <w:sz w:val="18"/>
          <w:szCs w:val="18"/>
        </w:rPr>
        <w:t>Directly use the key as-is</w:t>
      </w:r>
      <w:r w:rsidRPr="00FA16CE">
        <w:rPr>
          <w:sz w:val="18"/>
          <w:szCs w:val="18"/>
        </w:rPr>
        <w:t> (HMAC automatically pads it internally with zeros to 64 bytes during processing).</w:t>
      </w:r>
    </w:p>
    <w:p w14:paraId="43D9B5C3" w14:textId="77777777" w:rsidR="008D5669" w:rsidRPr="00FA16CE" w:rsidRDefault="008D5669" w:rsidP="00F90F01">
      <w:pPr>
        <w:pStyle w:val="NoSpacing"/>
        <w:numPr>
          <w:ilvl w:val="0"/>
          <w:numId w:val="25"/>
        </w:numPr>
        <w:rPr>
          <w:sz w:val="18"/>
          <w:szCs w:val="18"/>
        </w:rPr>
      </w:pPr>
      <w:r w:rsidRPr="00FA16CE">
        <w:rPr>
          <w:b/>
          <w:bCs/>
          <w:sz w:val="18"/>
          <w:szCs w:val="18"/>
        </w:rPr>
        <w:t>For Keys </w:t>
      </w:r>
      <w:r w:rsidRPr="00FA16CE">
        <w:rPr>
          <w:b/>
          <w:bCs/>
          <w:i/>
          <w:iCs/>
          <w:sz w:val="18"/>
          <w:szCs w:val="18"/>
        </w:rPr>
        <w:t>Exactly</w:t>
      </w:r>
      <w:r w:rsidRPr="00FA16CE">
        <w:rPr>
          <w:b/>
          <w:bCs/>
          <w:sz w:val="18"/>
          <w:szCs w:val="18"/>
        </w:rPr>
        <w:t xml:space="preserve"> 64 </w:t>
      </w:r>
      <w:proofErr w:type="gramStart"/>
      <w:r w:rsidRPr="00FA16CE">
        <w:rPr>
          <w:b/>
          <w:bCs/>
          <w:sz w:val="18"/>
          <w:szCs w:val="18"/>
        </w:rPr>
        <w:t>Bytes</w:t>
      </w:r>
      <w:r>
        <w:rPr>
          <w:b/>
          <w:bCs/>
          <w:sz w:val="18"/>
          <w:szCs w:val="18"/>
        </w:rPr>
        <w:t>(</w:t>
      </w:r>
      <w:proofErr w:type="gramEnd"/>
      <w:r>
        <w:rPr>
          <w:b/>
          <w:bCs/>
          <w:sz w:val="18"/>
          <w:szCs w:val="18"/>
        </w:rPr>
        <w:t>Byte)</w:t>
      </w:r>
      <w:r w:rsidRPr="00FA16CE">
        <w:rPr>
          <w:b/>
          <w:bCs/>
          <w:sz w:val="18"/>
          <w:szCs w:val="18"/>
        </w:rPr>
        <w:t>:</w:t>
      </w:r>
    </w:p>
    <w:p w14:paraId="121EC4FF" w14:textId="77777777" w:rsidR="008D5669" w:rsidRPr="00FA16CE" w:rsidRDefault="008D5669" w:rsidP="00F90F01">
      <w:pPr>
        <w:pStyle w:val="NoSpacing"/>
        <w:numPr>
          <w:ilvl w:val="1"/>
          <w:numId w:val="25"/>
        </w:numPr>
        <w:rPr>
          <w:sz w:val="18"/>
          <w:szCs w:val="18"/>
        </w:rPr>
      </w:pPr>
      <w:r w:rsidRPr="00FA16CE">
        <w:rPr>
          <w:sz w:val="18"/>
          <w:szCs w:val="18"/>
        </w:rPr>
        <w:t>Use the key directly (no hashing or padding needed).</w:t>
      </w:r>
    </w:p>
    <w:p w14:paraId="4178253B" w14:textId="77777777" w:rsidR="008D5669" w:rsidRDefault="008D5669" w:rsidP="008D5669">
      <w:pPr>
        <w:pStyle w:val="NoSpacing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My key has 64 hex characters = 32 bytes(hex). This is shorter than 64 bytes(hex). We use it directly.</w:t>
      </w:r>
    </w:p>
    <w:p w14:paraId="393923EC" w14:textId="77777777" w:rsidR="008D5669" w:rsidRPr="00776ADC" w:rsidRDefault="008D5669" w:rsidP="008D5669">
      <w:pPr>
        <w:pStyle w:val="NoSpacing"/>
        <w:rPr>
          <w:sz w:val="18"/>
          <w:szCs w:val="18"/>
        </w:rPr>
      </w:pPr>
    </w:p>
    <w:p w14:paraId="6023E641" w14:textId="77777777" w:rsidR="008D5669" w:rsidRPr="00776ADC" w:rsidRDefault="008D5669" w:rsidP="008D5669">
      <w:pPr>
        <w:pStyle w:val="NoSpacing"/>
        <w:rPr>
          <w:sz w:val="18"/>
          <w:szCs w:val="18"/>
        </w:rPr>
      </w:pPr>
    </w:p>
    <w:p w14:paraId="5C453D6E" w14:textId="77777777" w:rsidR="008D5669" w:rsidRDefault="008D5669" w:rsidP="008D5669">
      <w:pPr>
        <w:pStyle w:val="NoSpacing"/>
        <w:rPr>
          <w:sz w:val="18"/>
          <w:szCs w:val="18"/>
        </w:rPr>
      </w:pPr>
      <w:r w:rsidRPr="00776ADC">
        <w:rPr>
          <w:sz w:val="18"/>
          <w:szCs w:val="18"/>
        </w:rPr>
        <w:t>Message</w:t>
      </w:r>
      <w:r>
        <w:rPr>
          <w:sz w:val="18"/>
          <w:szCs w:val="18"/>
        </w:rPr>
        <w:t xml:space="preserve"> (text)</w:t>
      </w:r>
      <w:r w:rsidRPr="00776ADC">
        <w:rPr>
          <w:sz w:val="18"/>
          <w:szCs w:val="18"/>
        </w:rPr>
        <w:t>: </w:t>
      </w:r>
    </w:p>
    <w:p w14:paraId="67527B6D" w14:textId="75E198BF" w:rsidR="008D5669" w:rsidRPr="003A185C" w:rsidRDefault="008D5669" w:rsidP="008D5669">
      <w:pPr>
        <w:pStyle w:val="NoSpacing"/>
        <w:rPr>
          <w:color w:val="4EA72E" w:themeColor="accent6"/>
          <w:shd w:val="clear" w:color="auto" w:fill="F9F9F9"/>
        </w:rPr>
      </w:pPr>
      <w:r w:rsidRPr="003A185C">
        <w:rPr>
          <w:color w:val="4EA72E" w:themeColor="accent6"/>
          <w:shd w:val="clear" w:color="auto" w:fill="F9F9F9"/>
        </w:rPr>
        <w:t>AWS4-HMAC-SHA256</w:t>
      </w:r>
    </w:p>
    <w:p w14:paraId="6255F5F6" w14:textId="77777777" w:rsidR="008D5669" w:rsidRPr="003A185C" w:rsidRDefault="008D5669" w:rsidP="008D5669">
      <w:pPr>
        <w:pStyle w:val="NoSpacing"/>
        <w:rPr>
          <w:color w:val="4EA72E" w:themeColor="accent6"/>
          <w:shd w:val="clear" w:color="auto" w:fill="F9F9F9"/>
        </w:rPr>
      </w:pPr>
      <w:r w:rsidRPr="003A185C">
        <w:rPr>
          <w:color w:val="4EA72E" w:themeColor="accent6"/>
          <w:shd w:val="clear" w:color="auto" w:fill="F9F9F9"/>
        </w:rPr>
        <w:t>20250415M123600Z</w:t>
      </w:r>
    </w:p>
    <w:p w14:paraId="16C9D7C1" w14:textId="77777777" w:rsidR="008D5669" w:rsidRPr="003A185C" w:rsidRDefault="008D5669" w:rsidP="008D5669">
      <w:pPr>
        <w:pStyle w:val="NoSpacing"/>
        <w:rPr>
          <w:color w:val="4EA72E" w:themeColor="accent6"/>
          <w:shd w:val="clear" w:color="auto" w:fill="F9F9F9"/>
        </w:rPr>
      </w:pPr>
      <w:r w:rsidRPr="003A185C">
        <w:rPr>
          <w:color w:val="4EA72E" w:themeColor="accent6"/>
          <w:shd w:val="clear" w:color="auto" w:fill="F9F9F9"/>
        </w:rPr>
        <w:t>20250415/us-east-1/</w:t>
      </w:r>
      <w:proofErr w:type="spellStart"/>
      <w:r w:rsidRPr="003A185C">
        <w:rPr>
          <w:color w:val="4EA72E" w:themeColor="accent6"/>
          <w:shd w:val="clear" w:color="auto" w:fill="F9F9F9"/>
        </w:rPr>
        <w:t>iam</w:t>
      </w:r>
      <w:proofErr w:type="spellEnd"/>
      <w:r w:rsidRPr="003A185C">
        <w:rPr>
          <w:color w:val="4EA72E" w:themeColor="accent6"/>
          <w:shd w:val="clear" w:color="auto" w:fill="F9F9F9"/>
        </w:rPr>
        <w:t>/aws4_request</w:t>
      </w:r>
    </w:p>
    <w:p w14:paraId="5866C47A" w14:textId="77777777" w:rsidR="008D5669" w:rsidRPr="003A185C" w:rsidRDefault="008D5669" w:rsidP="008D5669">
      <w:pPr>
        <w:pStyle w:val="NoSpacing"/>
        <w:rPr>
          <w:color w:val="4EA72E" w:themeColor="accent6"/>
          <w:shd w:val="clear" w:color="auto" w:fill="F9F9F9"/>
        </w:rPr>
      </w:pPr>
      <w:r w:rsidRPr="003A185C">
        <w:rPr>
          <w:color w:val="4EA72E" w:themeColor="accent6"/>
          <w:shd w:val="clear" w:color="auto" w:fill="F9F9F9"/>
        </w:rPr>
        <w:t>f536975d06c0309214f805bb90ccff089219ecd68b2577efef23edd43b7e1a59</w:t>
      </w:r>
    </w:p>
    <w:p w14:paraId="798C7374" w14:textId="77777777" w:rsidR="008D5669" w:rsidRDefault="008D5669" w:rsidP="008D5669">
      <w:pPr>
        <w:pStyle w:val="NoSpacing"/>
        <w:rPr>
          <w:sz w:val="18"/>
          <w:szCs w:val="18"/>
        </w:rPr>
      </w:pPr>
    </w:p>
    <w:p w14:paraId="1C362201" w14:textId="77777777" w:rsidR="008D5669" w:rsidRPr="004B18A5" w:rsidRDefault="008D5669" w:rsidP="008D5669">
      <w:pPr>
        <w:rPr>
          <w:sz w:val="18"/>
          <w:szCs w:val="18"/>
        </w:rPr>
      </w:pPr>
      <w:r w:rsidRPr="004B18A5">
        <w:rPr>
          <w:sz w:val="18"/>
          <w:szCs w:val="18"/>
        </w:rPr>
        <w:t xml:space="preserve">Above has line breaks so we </w:t>
      </w:r>
      <w:proofErr w:type="gramStart"/>
      <w:r w:rsidRPr="004B18A5">
        <w:rPr>
          <w:sz w:val="18"/>
          <w:szCs w:val="18"/>
        </w:rPr>
        <w:t>have to</w:t>
      </w:r>
      <w:proofErr w:type="gramEnd"/>
      <w:r w:rsidRPr="004B18A5">
        <w:rPr>
          <w:sz w:val="18"/>
          <w:szCs w:val="18"/>
        </w:rPr>
        <w:t xml:space="preserve"> compensate. I convert each line into hex using </w:t>
      </w:r>
      <w:hyperlink r:id="rId40" w:history="1">
        <w:r w:rsidRPr="004B18A5">
          <w:rPr>
            <w:rStyle w:val="Hyperlink"/>
            <w:sz w:val="18"/>
            <w:szCs w:val="18"/>
          </w:rPr>
          <w:t>https://www.rapidtables.com/convert/number/ascii-to-hex.html</w:t>
        </w:r>
      </w:hyperlink>
      <w:r w:rsidRPr="004B18A5">
        <w:rPr>
          <w:sz w:val="18"/>
          <w:szCs w:val="18"/>
        </w:rPr>
        <w:t xml:space="preserve"> and then i add “</w:t>
      </w:r>
      <w:r w:rsidRPr="004B18A5">
        <w:rPr>
          <w:b/>
          <w:bCs/>
          <w:sz w:val="18"/>
          <w:szCs w:val="18"/>
        </w:rPr>
        <w:t>0d0a</w:t>
      </w:r>
      <w:r w:rsidRPr="004B18A5">
        <w:rPr>
          <w:sz w:val="18"/>
          <w:szCs w:val="18"/>
        </w:rPr>
        <w:t>” to represent each new line</w:t>
      </w:r>
    </w:p>
    <w:p w14:paraId="63C33363" w14:textId="77777777" w:rsidR="008D5669" w:rsidRDefault="008D5669" w:rsidP="008D5669">
      <w:pPr>
        <w:pStyle w:val="NoSpacing"/>
        <w:rPr>
          <w:sz w:val="18"/>
          <w:szCs w:val="18"/>
        </w:rPr>
      </w:pPr>
    </w:p>
    <w:p w14:paraId="16998994" w14:textId="77777777" w:rsidR="00B22E8F" w:rsidRDefault="008D5669" w:rsidP="008D5669">
      <w:pPr>
        <w:pStyle w:val="NoSpacing"/>
      </w:pPr>
      <w:r>
        <w:rPr>
          <w:sz w:val="18"/>
          <w:szCs w:val="18"/>
        </w:rPr>
        <w:t>Line 1=</w:t>
      </w:r>
      <w:r w:rsidRPr="004B18A5">
        <w:t xml:space="preserve"> </w:t>
      </w:r>
    </w:p>
    <w:p w14:paraId="7D7DB4ED" w14:textId="4242C558" w:rsidR="0010192F" w:rsidRDefault="008D5669" w:rsidP="008D5669">
      <w:pPr>
        <w:pStyle w:val="NoSpacing"/>
        <w:rPr>
          <w:sz w:val="18"/>
          <w:szCs w:val="18"/>
        </w:rPr>
      </w:pPr>
      <w:r w:rsidRPr="004B18A5">
        <w:rPr>
          <w:sz w:val="18"/>
          <w:szCs w:val="18"/>
        </w:rPr>
        <w:t>415753342D484D41432D534841323536</w:t>
      </w:r>
      <w:r w:rsidR="0010192F">
        <w:rPr>
          <w:sz w:val="18"/>
          <w:szCs w:val="18"/>
        </w:rPr>
        <w:tab/>
      </w:r>
    </w:p>
    <w:p w14:paraId="4376DE81" w14:textId="77777777" w:rsidR="00B22E8F" w:rsidRDefault="008D5669" w:rsidP="008D5669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Line 2=</w:t>
      </w:r>
    </w:p>
    <w:p w14:paraId="12208057" w14:textId="3B2CDF14" w:rsidR="008D5669" w:rsidRDefault="008D5669" w:rsidP="008D5669">
      <w:pPr>
        <w:pStyle w:val="NoSpacing"/>
        <w:rPr>
          <w:sz w:val="18"/>
          <w:szCs w:val="18"/>
        </w:rPr>
      </w:pPr>
      <w:r w:rsidRPr="004B18A5">
        <w:rPr>
          <w:sz w:val="18"/>
          <w:szCs w:val="18"/>
        </w:rPr>
        <w:t>32303235303431354D3132333630305A</w:t>
      </w:r>
    </w:p>
    <w:p w14:paraId="7FB76F11" w14:textId="77777777" w:rsidR="00B22E8F" w:rsidRDefault="008D5669" w:rsidP="008D5669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Line 3=</w:t>
      </w:r>
    </w:p>
    <w:p w14:paraId="03E85596" w14:textId="5023927C" w:rsidR="008D5669" w:rsidRDefault="008D5669" w:rsidP="008D5669">
      <w:pPr>
        <w:pStyle w:val="NoSpacing"/>
        <w:rPr>
          <w:sz w:val="18"/>
          <w:szCs w:val="18"/>
        </w:rPr>
      </w:pPr>
      <w:r w:rsidRPr="004B18A5">
        <w:rPr>
          <w:sz w:val="18"/>
          <w:szCs w:val="18"/>
        </w:rPr>
        <w:t>32303235303431352F75732D656173742D312F69616D2F617773345F72657175657374</w:t>
      </w:r>
    </w:p>
    <w:p w14:paraId="03281604" w14:textId="77777777" w:rsidR="008D5669" w:rsidRDefault="008D5669" w:rsidP="008D5669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Line 4=</w:t>
      </w:r>
      <w:r w:rsidRPr="004B18A5">
        <w:t xml:space="preserve"> </w:t>
      </w:r>
      <w:r w:rsidRPr="004B18A5">
        <w:rPr>
          <w:sz w:val="18"/>
          <w:szCs w:val="18"/>
        </w:rPr>
        <w:t>66353336393735643036633033303932313466383035626239306363666630383932313965636436386232353737656665663233656464343362376531613539</w:t>
      </w:r>
    </w:p>
    <w:p w14:paraId="33E1459C" w14:textId="77777777" w:rsidR="008D5669" w:rsidRDefault="008D5669" w:rsidP="008D5669">
      <w:pPr>
        <w:pStyle w:val="NoSpacing"/>
        <w:rPr>
          <w:sz w:val="18"/>
          <w:szCs w:val="18"/>
        </w:rPr>
      </w:pPr>
    </w:p>
    <w:p w14:paraId="64384751" w14:textId="77777777" w:rsidR="008D5669" w:rsidRDefault="008D5669" w:rsidP="008D5669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= </w:t>
      </w:r>
    </w:p>
    <w:p w14:paraId="5E14D081" w14:textId="77777777" w:rsidR="008D5669" w:rsidRDefault="008D5669" w:rsidP="008D5669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Message (</w:t>
      </w:r>
      <w:r w:rsidRPr="00FC21F4">
        <w:rPr>
          <w:sz w:val="18"/>
          <w:szCs w:val="18"/>
        </w:rPr>
        <w:t>Hex</w:t>
      </w:r>
      <w:r>
        <w:rPr>
          <w:sz w:val="18"/>
          <w:szCs w:val="18"/>
        </w:rPr>
        <w:t>)</w:t>
      </w:r>
      <w:r w:rsidRPr="00FC21F4">
        <w:rPr>
          <w:sz w:val="18"/>
          <w:szCs w:val="18"/>
        </w:rPr>
        <w:t>: </w:t>
      </w:r>
    </w:p>
    <w:p w14:paraId="5F8FDC26" w14:textId="1F8162BF" w:rsidR="008D5669" w:rsidRDefault="008D5669" w:rsidP="008D5669">
      <w:pPr>
        <w:pStyle w:val="NoSpacing"/>
        <w:rPr>
          <w:sz w:val="18"/>
          <w:szCs w:val="18"/>
        </w:rPr>
      </w:pPr>
      <w:r w:rsidRPr="00A72CF7">
        <w:rPr>
          <w:sz w:val="18"/>
          <w:szCs w:val="18"/>
          <w:highlight w:val="darkYellow"/>
        </w:rPr>
        <w:t>415753342D484D41432D534841323536</w:t>
      </w:r>
      <w:r w:rsidRPr="00A72CF7">
        <w:rPr>
          <w:b/>
          <w:bCs/>
          <w:sz w:val="18"/>
          <w:szCs w:val="18"/>
          <w:highlight w:val="darkYellow"/>
        </w:rPr>
        <w:t>0d0a</w:t>
      </w:r>
      <w:r w:rsidRPr="00A72CF7">
        <w:rPr>
          <w:sz w:val="18"/>
          <w:szCs w:val="18"/>
          <w:highlight w:val="darkYellow"/>
        </w:rPr>
        <w:t>32303235303431354D3132333630305A</w:t>
      </w:r>
      <w:r w:rsidRPr="00A72CF7">
        <w:rPr>
          <w:b/>
          <w:bCs/>
          <w:sz w:val="18"/>
          <w:szCs w:val="18"/>
          <w:highlight w:val="darkYellow"/>
        </w:rPr>
        <w:t>0d0a</w:t>
      </w:r>
      <w:r w:rsidRPr="00A72CF7">
        <w:rPr>
          <w:sz w:val="18"/>
          <w:szCs w:val="18"/>
          <w:highlight w:val="darkYellow"/>
        </w:rPr>
        <w:t>32303235303431352F75732D656173742D312F69616D2F617773345F72657175657374</w:t>
      </w:r>
      <w:r w:rsidRPr="00A72CF7">
        <w:rPr>
          <w:b/>
          <w:bCs/>
          <w:sz w:val="18"/>
          <w:szCs w:val="18"/>
          <w:highlight w:val="darkYellow"/>
        </w:rPr>
        <w:t>0d0a</w:t>
      </w:r>
      <w:r w:rsidRPr="00A72CF7">
        <w:rPr>
          <w:sz w:val="18"/>
          <w:szCs w:val="18"/>
          <w:highlight w:val="darkYellow"/>
        </w:rPr>
        <w:t>66353336393735643036633033303932313466383035626239306363666630383932313965636436386232353737656665663233656464343362376531613539</w:t>
      </w:r>
    </w:p>
    <w:p w14:paraId="2CFD7E3D" w14:textId="77777777" w:rsidR="008D5669" w:rsidRDefault="008D5669" w:rsidP="008D5669">
      <w:pPr>
        <w:pStyle w:val="NoSpacing"/>
        <w:rPr>
          <w:sz w:val="18"/>
          <w:szCs w:val="18"/>
        </w:rPr>
      </w:pPr>
    </w:p>
    <w:p w14:paraId="13E0BB3C" w14:textId="77777777" w:rsidR="008D5669" w:rsidRPr="00776ADC" w:rsidRDefault="008D5669" w:rsidP="008D5669">
      <w:pPr>
        <w:rPr>
          <w:rFonts w:cstheme="minorHAnsi"/>
          <w:b/>
          <w:bCs/>
          <w:sz w:val="18"/>
          <w:szCs w:val="18"/>
          <w:u w:val="single"/>
        </w:rPr>
      </w:pPr>
      <w:r w:rsidRPr="00776ADC">
        <w:rPr>
          <w:sz w:val="18"/>
          <w:szCs w:val="18"/>
          <w:u w:val="single"/>
        </w:rPr>
        <w:t xml:space="preserve">2)Calculate </w:t>
      </w:r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output1 </w:t>
      </w:r>
      <w:r w:rsidRPr="00776ADC">
        <w:rPr>
          <w:rFonts w:cstheme="minorHAnsi"/>
          <w:b/>
          <w:bCs/>
          <w:sz w:val="18"/>
          <w:szCs w:val="18"/>
          <w:highlight w:val="yellow"/>
          <w:u w:val="single"/>
        </w:rPr>
        <w:t xml:space="preserve">= </w:t>
      </w:r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>(k</w:t>
      </w:r>
      <m:oMath>
        <m:r>
          <m:rPr>
            <m:sty m:val="bi"/>
          </m:rPr>
          <w:rPr>
            <w:rFonts w:ascii="Cambria Math" w:hAnsi="Cambria Math" w:cstheme="minorHAnsi"/>
            <w:color w:val="FF0000"/>
            <w:sz w:val="18"/>
            <w:szCs w:val="18"/>
            <w:highlight w:val="yellow"/>
            <w:u w:val="single"/>
          </w:rPr>
          <m:t>⨁</m:t>
        </m:r>
      </m:oMath>
      <w:proofErr w:type="gramStart"/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ipad)   </w:t>
      </w:r>
      <w:proofErr w:type="gramEnd"/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 ||</w:t>
      </w:r>
      <w:proofErr w:type="gramStart"/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m </w:t>
      </w:r>
      <w:r w:rsidRPr="00776ADC">
        <w:rPr>
          <w:rFonts w:cstheme="minorHAnsi"/>
          <w:b/>
          <w:bCs/>
          <w:sz w:val="18"/>
          <w:szCs w:val="18"/>
          <w:highlight w:val="yellow"/>
          <w:u w:val="single"/>
        </w:rPr>
        <w:t>)</w:t>
      </w:r>
      <w:proofErr w:type="gramEnd"/>
      <w:r w:rsidRPr="00776ADC">
        <w:rPr>
          <w:rFonts w:cstheme="minorHAnsi"/>
          <w:b/>
          <w:bCs/>
          <w:sz w:val="18"/>
          <w:szCs w:val="18"/>
          <w:highlight w:val="yellow"/>
          <w:u w:val="single"/>
        </w:rPr>
        <w:t>:</w:t>
      </w:r>
    </w:p>
    <w:p w14:paraId="2F7BB4CE" w14:textId="77777777" w:rsidR="008D5669" w:rsidRPr="00776ADC" w:rsidRDefault="008D5669" w:rsidP="008D5669">
      <w:pPr>
        <w:rPr>
          <w:sz w:val="18"/>
          <w:szCs w:val="18"/>
        </w:rPr>
      </w:pPr>
      <w:r w:rsidRPr="00776ADC">
        <w:rPr>
          <w:sz w:val="18"/>
          <w:szCs w:val="18"/>
        </w:rPr>
        <w:t xml:space="preserve">We use </w:t>
      </w:r>
      <w:hyperlink r:id="rId41" w:history="1">
        <w:r w:rsidRPr="00776ADC">
          <w:rPr>
            <w:rStyle w:val="Hyperlink"/>
            <w:sz w:val="18"/>
            <w:szCs w:val="18"/>
          </w:rPr>
          <w:t>https://xor.pw/#</w:t>
        </w:r>
      </w:hyperlink>
    </w:p>
    <w:p w14:paraId="6D7E44F1" w14:textId="7FF541D5" w:rsidR="00C21427" w:rsidRPr="0056657C" w:rsidRDefault="0017580D" w:rsidP="0056657C">
      <w:pPr>
        <w:pStyle w:val="NoSpacing"/>
        <w:rPr>
          <w:b/>
          <w:bCs/>
          <w:sz w:val="18"/>
          <w:szCs w:val="18"/>
        </w:rPr>
      </w:pPr>
      <w:r w:rsidRPr="0056657C">
        <w:rPr>
          <w:b/>
          <w:bCs/>
          <w:sz w:val="18"/>
          <w:szCs w:val="18"/>
        </w:rPr>
        <w:t xml:space="preserve">Input 1 = </w:t>
      </w:r>
      <w:r w:rsidR="00C21427" w:rsidRPr="0056657C">
        <w:rPr>
          <w:b/>
          <w:bCs/>
        </w:rPr>
        <w:t>K(</w:t>
      </w:r>
      <w:proofErr w:type="spellStart"/>
      <w:r w:rsidR="00C21427" w:rsidRPr="0056657C">
        <w:rPr>
          <w:b/>
          <w:bCs/>
        </w:rPr>
        <w:t>kSigning</w:t>
      </w:r>
      <w:proofErr w:type="spellEnd"/>
      <w:r w:rsidR="00C21427" w:rsidRPr="0056657C">
        <w:rPr>
          <w:b/>
          <w:bCs/>
        </w:rPr>
        <w:t xml:space="preserve">) = </w:t>
      </w:r>
    </w:p>
    <w:p w14:paraId="5C0784E6" w14:textId="2027B582" w:rsidR="00C21427" w:rsidRPr="00C21427" w:rsidRDefault="00C21427" w:rsidP="0056657C">
      <w:pPr>
        <w:pStyle w:val="NoSpacing"/>
        <w:rPr>
          <w:sz w:val="18"/>
          <w:szCs w:val="18"/>
        </w:rPr>
      </w:pPr>
      <w:r w:rsidRPr="004C683C">
        <w:t>f7cf6f9dad80bb345418e4d5827234b0d9d5f4df82946ad39c63777d0e0a4df8</w:t>
      </w:r>
    </w:p>
    <w:p w14:paraId="3FF0EFAF" w14:textId="5E072F6F" w:rsidR="0017580D" w:rsidRPr="0017580D" w:rsidRDefault="0017580D" w:rsidP="008D5669">
      <w:pPr>
        <w:rPr>
          <w:sz w:val="18"/>
          <w:szCs w:val="18"/>
        </w:rPr>
      </w:pPr>
    </w:p>
    <w:p w14:paraId="5CD067E0" w14:textId="4D78A593" w:rsidR="008D5669" w:rsidRPr="00776ADC" w:rsidRDefault="008D5669" w:rsidP="0017580D">
      <w:r w:rsidRPr="00776ADC">
        <w:rPr>
          <w:b/>
          <w:bCs/>
          <w:sz w:val="18"/>
          <w:szCs w:val="18"/>
        </w:rPr>
        <w:t>Input 2(</w:t>
      </w:r>
      <w:proofErr w:type="spellStart"/>
      <w:proofErr w:type="gramStart"/>
      <w:r w:rsidRPr="00776ADC">
        <w:rPr>
          <w:rFonts w:hint="eastAsia"/>
          <w:b/>
          <w:bCs/>
          <w:sz w:val="18"/>
          <w:szCs w:val="18"/>
        </w:rPr>
        <w:t>i</w:t>
      </w:r>
      <w:r w:rsidRPr="00776ADC">
        <w:rPr>
          <w:b/>
          <w:bCs/>
          <w:sz w:val="18"/>
          <w:szCs w:val="18"/>
        </w:rPr>
        <w:t>pad</w:t>
      </w:r>
      <w:proofErr w:type="spellEnd"/>
      <w:r w:rsidRPr="00776ADC">
        <w:rPr>
          <w:b/>
          <w:bCs/>
          <w:sz w:val="18"/>
          <w:szCs w:val="18"/>
        </w:rPr>
        <w:t xml:space="preserve">) </w:t>
      </w:r>
      <w:r w:rsidRPr="00776ADC">
        <w:rPr>
          <w:sz w:val="18"/>
          <w:szCs w:val="18"/>
        </w:rPr>
        <w:t xml:space="preserve"> =</w:t>
      </w:r>
      <w:proofErr w:type="gramEnd"/>
      <w:r w:rsidRPr="00776ADC">
        <w:rPr>
          <w:sz w:val="18"/>
          <w:szCs w:val="18"/>
        </w:rPr>
        <w:t xml:space="preserve"> repeat 36, 64 times </w:t>
      </w:r>
      <w:r w:rsidRPr="00776ADC">
        <w:t>=</w:t>
      </w:r>
    </w:p>
    <w:p w14:paraId="422DE487" w14:textId="77777777" w:rsidR="008D5669" w:rsidRDefault="008D5669" w:rsidP="0017580D">
      <w:pPr>
        <w:pStyle w:val="NoSpacing"/>
        <w:rPr>
          <w:rFonts w:cstheme="minorHAnsi"/>
          <w:bCs/>
        </w:rPr>
      </w:pPr>
      <w:r w:rsidRPr="00776ADC">
        <w:rPr>
          <w:rFonts w:cstheme="minorHAnsi"/>
          <w:bCs/>
        </w:rPr>
        <w:t>36363636363636363636363636363636363636363636363636363636363636363636363636363636363636363636363636363636363636363636363636363636</w:t>
      </w:r>
    </w:p>
    <w:p w14:paraId="24A6E6B7" w14:textId="77777777" w:rsidR="0017580D" w:rsidRPr="00776ADC" w:rsidRDefault="0017580D" w:rsidP="0017580D">
      <w:pPr>
        <w:pStyle w:val="NoSpacing"/>
        <w:rPr>
          <w:rFonts w:cstheme="minorHAnsi"/>
          <w:bCs/>
        </w:rPr>
      </w:pPr>
    </w:p>
    <w:p w14:paraId="09B23968" w14:textId="77777777" w:rsidR="008D5669" w:rsidRDefault="008D5669" w:rsidP="0017580D">
      <w:pPr>
        <w:pStyle w:val="NoSpacing"/>
      </w:pPr>
      <w:r w:rsidRPr="00776ADC">
        <w:rPr>
          <w:rFonts w:cstheme="minorHAnsi"/>
          <w:color w:val="FFFFFF" w:themeColor="background1"/>
          <w:highlight w:val="magenta"/>
        </w:rPr>
        <w:t>k</w:t>
      </w:r>
      <m:oMath>
        <m:r>
          <w:rPr>
            <w:rFonts w:ascii="Cambria Math" w:hAnsi="Cambria Math" w:cstheme="minorHAnsi"/>
            <w:color w:val="FFFFFF" w:themeColor="background1"/>
            <w:highlight w:val="magenta"/>
          </w:rPr>
          <m:t>⨁</m:t>
        </m:r>
      </m:oMath>
      <w:r w:rsidRPr="00776ADC">
        <w:rPr>
          <w:rFonts w:cstheme="minorHAnsi"/>
          <w:color w:val="FFFFFF" w:themeColor="background1"/>
          <w:highlight w:val="magenta"/>
        </w:rPr>
        <w:t>ipad</w:t>
      </w:r>
      <w:r w:rsidRPr="00776ADC">
        <w:t>=</w:t>
      </w:r>
    </w:p>
    <w:p w14:paraId="07111A51" w14:textId="3E7C5CAF" w:rsidR="00C21427" w:rsidRDefault="00AA4B36" w:rsidP="0017580D">
      <w:pPr>
        <w:pStyle w:val="NoSpacing"/>
        <w:rPr>
          <w:rFonts w:cstheme="minorHAnsi"/>
          <w:bCs/>
        </w:rPr>
      </w:pPr>
      <w:r w:rsidRPr="00AA4B36">
        <w:rPr>
          <w:rFonts w:cstheme="minorHAnsi"/>
          <w:bCs/>
        </w:rPr>
        <w:t>3636363636363636363636363636363636363636363636363636363636363636c1f959ab9bb68d02622ed2e3b4440286efe3c2e9b4a25ce5aa55414b383c7bce</w:t>
      </w:r>
    </w:p>
    <w:p w14:paraId="472CC8A3" w14:textId="77777777" w:rsidR="00AA4B36" w:rsidRDefault="00AA4B36" w:rsidP="0017580D">
      <w:pPr>
        <w:pStyle w:val="NoSpacing"/>
        <w:rPr>
          <w:rFonts w:cstheme="minorHAnsi"/>
          <w:bCs/>
        </w:rPr>
      </w:pPr>
    </w:p>
    <w:p w14:paraId="5368011E" w14:textId="77777777" w:rsidR="008D5669" w:rsidRPr="00776ADC" w:rsidRDefault="008D5669" w:rsidP="008D5669">
      <w:pPr>
        <w:rPr>
          <w:sz w:val="18"/>
          <w:szCs w:val="18"/>
        </w:rPr>
      </w:pPr>
      <w:r w:rsidRPr="00776ADC">
        <w:rPr>
          <w:sz w:val="18"/>
          <w:szCs w:val="18"/>
        </w:rPr>
        <w:t>Next, we need to append the message to the end of this.</w:t>
      </w:r>
      <w:r w:rsidRPr="00776ADC">
        <w:rPr>
          <w:sz w:val="18"/>
          <w:szCs w:val="18"/>
          <w:highlight w:val="yellow"/>
        </w:rPr>
        <w:t xml:space="preserve"> (k</w:t>
      </w:r>
      <m:oMath>
        <m:r>
          <m:rPr>
            <m:sty m:val="bi"/>
          </m:rPr>
          <w:rPr>
            <w:rFonts w:ascii="Cambria Math" w:hAnsi="Cambria Math"/>
            <w:sz w:val="18"/>
            <w:szCs w:val="18"/>
            <w:highlight w:val="yellow"/>
          </w:rPr>
          <m:t>⨁</m:t>
        </m:r>
      </m:oMath>
      <w:r w:rsidRPr="00776ADC">
        <w:rPr>
          <w:sz w:val="18"/>
          <w:szCs w:val="18"/>
          <w:highlight w:val="yellow"/>
        </w:rPr>
        <w:t>ipad)</w:t>
      </w:r>
      <w:r w:rsidRPr="00776ADC">
        <w:rPr>
          <w:sz w:val="18"/>
          <w:szCs w:val="18"/>
        </w:rPr>
        <w:t>.</w:t>
      </w:r>
    </w:p>
    <w:p w14:paraId="57FFBD3B" w14:textId="77777777" w:rsidR="008D5669" w:rsidRDefault="008D5669" w:rsidP="008D5669">
      <w:pPr>
        <w:autoSpaceDE w:val="0"/>
        <w:autoSpaceDN w:val="0"/>
        <w:adjustRightInd w:val="0"/>
        <w:rPr>
          <w:rFonts w:cstheme="minorHAnsi"/>
          <w:sz w:val="18"/>
          <w:szCs w:val="18"/>
        </w:rPr>
      </w:pPr>
      <w:r w:rsidRPr="00776ADC">
        <w:rPr>
          <w:rFonts w:cstheme="minorHAnsi"/>
          <w:color w:val="FFFFFF" w:themeColor="background1"/>
          <w:sz w:val="18"/>
          <w:szCs w:val="18"/>
          <w:highlight w:val="magenta"/>
        </w:rPr>
        <w:t>(k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magenta"/>
          </w:rPr>
          <m:t>⨁</m:t>
        </m:r>
      </m:oMath>
      <w:proofErr w:type="gramStart"/>
      <w:r w:rsidRPr="00776ADC">
        <w:rPr>
          <w:rFonts w:cstheme="minorHAnsi"/>
          <w:color w:val="FFFFFF" w:themeColor="background1"/>
          <w:sz w:val="18"/>
          <w:szCs w:val="18"/>
          <w:highlight w:val="magenta"/>
        </w:rPr>
        <w:t>ipad)</w:t>
      </w:r>
      <w:r w:rsidRPr="00776ADC">
        <w:rPr>
          <w:rFonts w:cstheme="minorHAnsi"/>
          <w:color w:val="000000" w:themeColor="text1"/>
          <w:sz w:val="18"/>
          <w:szCs w:val="18"/>
        </w:rPr>
        <w:t>|</w:t>
      </w:r>
      <w:proofErr w:type="gramEnd"/>
      <w:r w:rsidRPr="00776ADC">
        <w:rPr>
          <w:rFonts w:cstheme="minorHAnsi"/>
          <w:color w:val="000000" w:themeColor="text1"/>
          <w:sz w:val="18"/>
          <w:szCs w:val="18"/>
        </w:rPr>
        <w:t>|</w:t>
      </w:r>
      <w:r w:rsidRPr="00776ADC">
        <w:rPr>
          <w:rFonts w:cstheme="minorHAnsi"/>
          <w:color w:val="FFFFFF" w:themeColor="background1"/>
          <w:sz w:val="18"/>
          <w:szCs w:val="18"/>
          <w:highlight w:val="darkYellow"/>
        </w:rPr>
        <w:t>m</w:t>
      </w:r>
      <w:r w:rsidRPr="00776ADC">
        <w:rPr>
          <w:rFonts w:cstheme="minorHAnsi"/>
          <w:sz w:val="18"/>
          <w:szCs w:val="18"/>
        </w:rPr>
        <w:t xml:space="preserve"> =</w:t>
      </w:r>
    </w:p>
    <w:p w14:paraId="090B5867" w14:textId="77777777" w:rsidR="008D5669" w:rsidRDefault="008D5669" w:rsidP="008D5669">
      <w:pPr>
        <w:pStyle w:val="NoSpacing"/>
        <w:rPr>
          <w:sz w:val="18"/>
          <w:szCs w:val="18"/>
        </w:rPr>
      </w:pPr>
      <w:r w:rsidRPr="00A72CF7">
        <w:rPr>
          <w:sz w:val="18"/>
          <w:szCs w:val="18"/>
        </w:rPr>
        <w:t>3636363636363636363636363636363636363636363636363636363636363636c1f959ab9bb68d02622ed2e3b4440286efe3c2e9b4a25ce5aa55414b383c7bce</w:t>
      </w:r>
      <w:r w:rsidRPr="00A72CF7">
        <w:rPr>
          <w:sz w:val="18"/>
          <w:szCs w:val="18"/>
          <w:highlight w:val="darkYellow"/>
        </w:rPr>
        <w:t>415753342D484D41432D534841323536</w:t>
      </w:r>
      <w:r w:rsidRPr="00A72CF7">
        <w:rPr>
          <w:b/>
          <w:bCs/>
          <w:sz w:val="18"/>
          <w:szCs w:val="18"/>
          <w:highlight w:val="darkYellow"/>
        </w:rPr>
        <w:t>0d0a</w:t>
      </w:r>
      <w:r w:rsidRPr="00A72CF7">
        <w:rPr>
          <w:sz w:val="18"/>
          <w:szCs w:val="18"/>
          <w:highlight w:val="darkYellow"/>
        </w:rPr>
        <w:t>32303235303431354D3132333630305A</w:t>
      </w:r>
      <w:r w:rsidRPr="00A72CF7">
        <w:rPr>
          <w:b/>
          <w:bCs/>
          <w:sz w:val="18"/>
          <w:szCs w:val="18"/>
          <w:highlight w:val="darkYellow"/>
        </w:rPr>
        <w:t>0d0a</w:t>
      </w:r>
      <w:r w:rsidRPr="00A72CF7">
        <w:rPr>
          <w:sz w:val="18"/>
          <w:szCs w:val="18"/>
          <w:highlight w:val="darkYellow"/>
        </w:rPr>
        <w:t>32303235303431352F75732D656173742D312F69616D2F617773345F72657175657374</w:t>
      </w:r>
      <w:r w:rsidRPr="00A72CF7">
        <w:rPr>
          <w:b/>
          <w:bCs/>
          <w:sz w:val="18"/>
          <w:szCs w:val="18"/>
          <w:highlight w:val="darkYellow"/>
        </w:rPr>
        <w:t>0d0a</w:t>
      </w:r>
      <w:r w:rsidRPr="00A72CF7">
        <w:rPr>
          <w:sz w:val="18"/>
          <w:szCs w:val="18"/>
          <w:highlight w:val="darkYellow"/>
        </w:rPr>
        <w:t>66353336393735643036633033303932313466383035626239306363666630383932313965636436386232353737656665663233656464343362376531613539</w:t>
      </w:r>
    </w:p>
    <w:p w14:paraId="44BDC491" w14:textId="04352763" w:rsidR="008D5669" w:rsidRDefault="008D5669" w:rsidP="008D5669">
      <w:pPr>
        <w:autoSpaceDE w:val="0"/>
        <w:autoSpaceDN w:val="0"/>
        <w:adjustRightInd w:val="0"/>
        <w:rPr>
          <w:rFonts w:cstheme="minorHAnsi"/>
          <w:bCs/>
          <w:sz w:val="18"/>
          <w:szCs w:val="18"/>
        </w:rPr>
      </w:pPr>
    </w:p>
    <w:p w14:paraId="3F2AD9E6" w14:textId="77777777" w:rsidR="008D5669" w:rsidRPr="00776ADC" w:rsidRDefault="008D5669" w:rsidP="008D5669">
      <w:pPr>
        <w:autoSpaceDE w:val="0"/>
        <w:autoSpaceDN w:val="0"/>
        <w:adjustRightInd w:val="0"/>
        <w:rPr>
          <w:sz w:val="18"/>
          <w:szCs w:val="18"/>
          <w:u w:val="single"/>
        </w:rPr>
      </w:pPr>
      <w:r w:rsidRPr="00776ADC">
        <w:rPr>
          <w:rFonts w:cstheme="minorHAnsi"/>
          <w:sz w:val="18"/>
          <w:szCs w:val="18"/>
        </w:rPr>
        <w:t xml:space="preserve"> </w:t>
      </w:r>
      <w:r w:rsidRPr="00776ADC">
        <w:rPr>
          <w:sz w:val="18"/>
          <w:szCs w:val="18"/>
          <w:u w:val="single"/>
        </w:rPr>
        <w:t xml:space="preserve">3)Calculate </w:t>
      </w:r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output2 </w:t>
      </w:r>
      <w:r w:rsidRPr="00776ADC">
        <w:rPr>
          <w:rFonts w:cstheme="minorHAnsi"/>
          <w:b/>
          <w:bCs/>
          <w:sz w:val="18"/>
          <w:szCs w:val="18"/>
          <w:highlight w:val="yellow"/>
          <w:u w:val="single"/>
        </w:rPr>
        <w:t xml:space="preserve">= </w:t>
      </w:r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>SHA256(output1)</w:t>
      </w:r>
    </w:p>
    <w:p w14:paraId="69F6239E" w14:textId="77777777" w:rsidR="008D5669" w:rsidRDefault="008D5669" w:rsidP="008D5669">
      <w:r w:rsidRPr="00776ADC">
        <w:rPr>
          <w:sz w:val="18"/>
          <w:szCs w:val="18"/>
        </w:rPr>
        <w:t xml:space="preserve">Now we need to use </w:t>
      </w:r>
      <w:hyperlink r:id="rId42" w:history="1">
        <w:r w:rsidRPr="00281CDC">
          <w:rPr>
            <w:rStyle w:val="Hyperlink"/>
            <w:sz w:val="18"/>
            <w:szCs w:val="18"/>
          </w:rPr>
          <w:t>https://emn178.github.io/online-tools/sha256.html</w:t>
        </w:r>
      </w:hyperlink>
      <w:r>
        <w:rPr>
          <w:sz w:val="18"/>
          <w:szCs w:val="18"/>
        </w:rPr>
        <w:t xml:space="preserve"> to SHA-256.</w:t>
      </w:r>
    </w:p>
    <w:p w14:paraId="22C16727" w14:textId="77777777" w:rsidR="008D5669" w:rsidRPr="00776ADC" w:rsidRDefault="008D5669" w:rsidP="008D5669">
      <w:pPr>
        <w:rPr>
          <w:sz w:val="18"/>
          <w:szCs w:val="18"/>
        </w:rPr>
      </w:pPr>
      <w:r>
        <w:t xml:space="preserve">- </w:t>
      </w:r>
      <w:r w:rsidRPr="00AA4B36">
        <w:rPr>
          <w:b/>
          <w:bCs/>
          <w:sz w:val="18"/>
          <w:szCs w:val="18"/>
        </w:rPr>
        <w:t>Input hex, output hex.</w:t>
      </w:r>
    </w:p>
    <w:p w14:paraId="2D9D2994" w14:textId="66535F40" w:rsidR="008D5669" w:rsidRDefault="008D5669" w:rsidP="008D5669">
      <w:pPr>
        <w:rPr>
          <w:sz w:val="18"/>
          <w:szCs w:val="18"/>
        </w:rPr>
      </w:pPr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>SHA256[(k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darkCyan"/>
          </w:rPr>
          <m:t>⨁</m:t>
        </m:r>
      </m:oMath>
      <w:proofErr w:type="gramStart"/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>ipad)|</w:t>
      </w:r>
      <w:proofErr w:type="gramEnd"/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>|m]</w:t>
      </w:r>
      <w:r w:rsidRPr="00776ADC">
        <w:rPr>
          <w:rFonts w:cstheme="minorHAnsi"/>
          <w:color w:val="FFFFFF" w:themeColor="background1"/>
          <w:sz w:val="18"/>
          <w:szCs w:val="18"/>
        </w:rPr>
        <w:t xml:space="preserve">  </w:t>
      </w:r>
      <w:r w:rsidRPr="00776ADC">
        <w:rPr>
          <w:rFonts w:cstheme="minorHAnsi"/>
          <w:color w:val="000000" w:themeColor="text1"/>
          <w:sz w:val="18"/>
          <w:szCs w:val="18"/>
        </w:rPr>
        <w:t xml:space="preserve">      </w:t>
      </w:r>
      <w:r w:rsidRPr="00776ADC">
        <w:rPr>
          <w:sz w:val="18"/>
          <w:szCs w:val="18"/>
        </w:rPr>
        <w:t>=</w:t>
      </w:r>
    </w:p>
    <w:p w14:paraId="54C6913B" w14:textId="05D10B76" w:rsidR="00EF7182" w:rsidRPr="00EF7182" w:rsidRDefault="00EF7182" w:rsidP="008D5669">
      <w:pPr>
        <w:rPr>
          <w:rFonts w:cstheme="minorHAnsi"/>
          <w:color w:val="FFFFFF" w:themeColor="background1"/>
          <w:sz w:val="18"/>
          <w:szCs w:val="18"/>
          <w:highlight w:val="darkCyan"/>
        </w:rPr>
      </w:pPr>
      <w:r w:rsidRPr="00EF7182">
        <w:rPr>
          <w:rFonts w:cstheme="minorHAnsi"/>
          <w:color w:val="FFFFFF" w:themeColor="background1"/>
          <w:sz w:val="18"/>
          <w:szCs w:val="18"/>
          <w:highlight w:val="darkCyan"/>
        </w:rPr>
        <w:lastRenderedPageBreak/>
        <w:t>a1d468f85106a5bb554bb25f06e75db0c1f236d596787459c324f3cd07b9d47d</w:t>
      </w:r>
    </w:p>
    <w:p w14:paraId="16CE7C4A" w14:textId="77777777" w:rsidR="008D5669" w:rsidRPr="00776ADC" w:rsidRDefault="008D5669" w:rsidP="008D5669">
      <w:pPr>
        <w:rPr>
          <w:sz w:val="18"/>
          <w:szCs w:val="18"/>
        </w:rPr>
      </w:pPr>
    </w:p>
    <w:p w14:paraId="0A82D0BE" w14:textId="77777777" w:rsidR="008D5669" w:rsidRPr="00776ADC" w:rsidRDefault="008D5669" w:rsidP="008D5669">
      <w:pPr>
        <w:rPr>
          <w:sz w:val="18"/>
          <w:szCs w:val="18"/>
          <w:u w:val="single"/>
        </w:rPr>
      </w:pPr>
      <w:r w:rsidRPr="00776ADC">
        <w:rPr>
          <w:sz w:val="18"/>
          <w:szCs w:val="18"/>
          <w:u w:val="single"/>
        </w:rPr>
        <w:t>4)</w:t>
      </w:r>
      <w:proofErr w:type="gramStart"/>
      <w:r w:rsidRPr="00776ADC">
        <w:rPr>
          <w:sz w:val="18"/>
          <w:szCs w:val="18"/>
          <w:u w:val="single"/>
        </w:rPr>
        <w:t xml:space="preserve">Calculate </w:t>
      </w:r>
      <w:r w:rsidRPr="00776ADC">
        <w:rPr>
          <w:sz w:val="18"/>
          <w:szCs w:val="18"/>
          <w:highlight w:val="yellow"/>
          <w:u w:val="single"/>
        </w:rPr>
        <w:t xml:space="preserve"> </w:t>
      </w:r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>output</w:t>
      </w:r>
      <w:proofErr w:type="gramEnd"/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3 </w:t>
      </w:r>
      <w:r w:rsidRPr="00776ADC">
        <w:rPr>
          <w:rFonts w:cstheme="minorHAnsi"/>
          <w:b/>
          <w:bCs/>
          <w:sz w:val="18"/>
          <w:szCs w:val="18"/>
          <w:highlight w:val="yellow"/>
          <w:u w:val="single"/>
        </w:rPr>
        <w:t xml:space="preserve">= </w:t>
      </w:r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>k</w:t>
      </w:r>
      <m:oMath>
        <m:r>
          <m:rPr>
            <m:sty m:val="bi"/>
          </m:rPr>
          <w:rPr>
            <w:rFonts w:ascii="Cambria Math" w:hAnsi="Cambria Math" w:cstheme="minorHAnsi"/>
            <w:color w:val="FF0000"/>
            <w:sz w:val="18"/>
            <w:szCs w:val="18"/>
            <w:highlight w:val="yellow"/>
            <w:u w:val="single"/>
          </w:rPr>
          <m:t>⨁</m:t>
        </m:r>
      </m:oMath>
      <w:r w:rsidRPr="00776ADC">
        <w:rPr>
          <w:rFonts w:hAnsi="Cambria Math" w:cstheme="minorHAnsi"/>
          <w:b/>
          <w:color w:val="FF0000"/>
          <w:sz w:val="18"/>
          <w:szCs w:val="18"/>
          <w:highlight w:val="yellow"/>
          <w:u w:val="single"/>
        </w:rPr>
        <w:t>opad</w:t>
      </w:r>
      <w:r w:rsidRPr="00776ADC">
        <w:rPr>
          <w:sz w:val="18"/>
          <w:szCs w:val="18"/>
          <w:highlight w:val="yellow"/>
          <w:u w:val="single"/>
        </w:rPr>
        <w:t xml:space="preserve"> </w:t>
      </w:r>
    </w:p>
    <w:p w14:paraId="578ECE4B" w14:textId="77777777" w:rsidR="008D5669" w:rsidRPr="00776ADC" w:rsidRDefault="008D5669" w:rsidP="008D5669">
      <w:pPr>
        <w:jc w:val="both"/>
        <w:rPr>
          <w:rFonts w:cstheme="minorHAnsi"/>
          <w:color w:val="FFFFFF" w:themeColor="background1"/>
          <w:sz w:val="18"/>
          <w:szCs w:val="18"/>
        </w:rPr>
      </w:pPr>
      <w:r w:rsidRPr="00776ADC">
        <w:rPr>
          <w:rFonts w:cstheme="minorHAnsi"/>
          <w:bCs/>
          <w:color w:val="FFFFFF" w:themeColor="background1"/>
          <w:sz w:val="18"/>
          <w:szCs w:val="18"/>
          <w:highlight w:val="darkGreen"/>
        </w:rPr>
        <w:t>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darkGreen"/>
          </w:rPr>
          <m:t>⨁</m:t>
        </m:r>
      </m:oMath>
      <w:r w:rsidRPr="00776ADC">
        <w:rPr>
          <w:rFonts w:cstheme="minorHAnsi"/>
          <w:color w:val="FFFFFF" w:themeColor="background1"/>
          <w:sz w:val="18"/>
          <w:szCs w:val="18"/>
          <w:highlight w:val="darkGreen"/>
        </w:rPr>
        <w:t>opad</w:t>
      </w:r>
      <w:r w:rsidRPr="00776ADC">
        <w:rPr>
          <w:rFonts w:cstheme="minorHAnsi"/>
          <w:color w:val="FFFFFF" w:themeColor="background1"/>
          <w:sz w:val="18"/>
          <w:szCs w:val="18"/>
        </w:rPr>
        <w:t xml:space="preserve">          </w:t>
      </w:r>
      <w:r w:rsidRPr="00776ADC">
        <w:rPr>
          <w:rFonts w:cstheme="minorHAnsi"/>
          <w:color w:val="000000" w:themeColor="text1"/>
          <w:sz w:val="18"/>
          <w:szCs w:val="18"/>
        </w:rPr>
        <w:t xml:space="preserve">compute using </w:t>
      </w:r>
      <w:hyperlink r:id="rId43" w:history="1">
        <w:r w:rsidRPr="00776ADC">
          <w:rPr>
            <w:rStyle w:val="Hyperlink"/>
            <w:rFonts w:cstheme="minorHAnsi"/>
            <w:bCs/>
            <w:sz w:val="18"/>
            <w:szCs w:val="18"/>
          </w:rPr>
          <w:t>https://xor.pw</w:t>
        </w:r>
      </w:hyperlink>
    </w:p>
    <w:p w14:paraId="1C8CFD76" w14:textId="77777777" w:rsidR="008D5669" w:rsidRPr="00776ADC" w:rsidRDefault="008D5669" w:rsidP="008D5669">
      <w:pPr>
        <w:jc w:val="both"/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 xml:space="preserve">K(padding)= </w:t>
      </w:r>
    </w:p>
    <w:p w14:paraId="67E44A5E" w14:textId="77777777" w:rsidR="008D5669" w:rsidRPr="00776ADC" w:rsidRDefault="008D5669" w:rsidP="008D5669">
      <w:pPr>
        <w:rPr>
          <w:rFonts w:cstheme="minorHAnsi"/>
          <w:sz w:val="18"/>
          <w:szCs w:val="18"/>
        </w:rPr>
      </w:pPr>
      <w:r w:rsidRPr="004C683C">
        <w:rPr>
          <w:rFonts w:cstheme="minorHAnsi"/>
          <w:sz w:val="18"/>
          <w:szCs w:val="18"/>
        </w:rPr>
        <w:t>f7cf6f9dad80bb345418e4d5827234b0d9d5f4df82946ad39c63777d0e0a4df8</w:t>
      </w:r>
      <w:r>
        <w:rPr>
          <w:rFonts w:cstheme="minorHAnsi"/>
          <w:sz w:val="18"/>
          <w:szCs w:val="18"/>
        </w:rPr>
        <w:t xml:space="preserve"> </w:t>
      </w:r>
    </w:p>
    <w:p w14:paraId="3C05E253" w14:textId="77777777" w:rsidR="008D5669" w:rsidRPr="00776ADC" w:rsidRDefault="008D5669" w:rsidP="008D5669">
      <w:pPr>
        <w:pStyle w:val="NoSpacing"/>
        <w:rPr>
          <w:sz w:val="18"/>
          <w:szCs w:val="18"/>
        </w:rPr>
      </w:pPr>
    </w:p>
    <w:p w14:paraId="48C84C64" w14:textId="77777777" w:rsidR="008D5669" w:rsidRPr="00776ADC" w:rsidRDefault="008D5669" w:rsidP="008D5669">
      <w:pPr>
        <w:pStyle w:val="NoSpacing"/>
        <w:rPr>
          <w:sz w:val="18"/>
          <w:szCs w:val="18"/>
        </w:rPr>
      </w:pPr>
      <w:proofErr w:type="spellStart"/>
      <w:r w:rsidRPr="00776ADC">
        <w:rPr>
          <w:b/>
          <w:sz w:val="18"/>
          <w:szCs w:val="18"/>
        </w:rPr>
        <w:t>opad</w:t>
      </w:r>
      <w:proofErr w:type="spellEnd"/>
      <w:r w:rsidRPr="00776ADC">
        <w:rPr>
          <w:sz w:val="18"/>
          <w:szCs w:val="18"/>
        </w:rPr>
        <w:t xml:space="preserve"> = repeat 5c 64 times </w:t>
      </w:r>
    </w:p>
    <w:p w14:paraId="472761AF" w14:textId="77777777" w:rsidR="008D5669" w:rsidRPr="00776ADC" w:rsidRDefault="008D5669" w:rsidP="008D5669">
      <w:pPr>
        <w:pStyle w:val="NoSpacing"/>
        <w:rPr>
          <w:sz w:val="18"/>
          <w:szCs w:val="18"/>
        </w:rPr>
      </w:pPr>
      <w:r w:rsidRPr="00776ADC">
        <w:rPr>
          <w:sz w:val="18"/>
          <w:szCs w:val="18"/>
        </w:rPr>
        <w:t>=</w:t>
      </w:r>
    </w:p>
    <w:p w14:paraId="4CDB49BF" w14:textId="77777777" w:rsidR="008D5669" w:rsidRPr="00776ADC" w:rsidRDefault="008D5669" w:rsidP="008D5669">
      <w:pPr>
        <w:pStyle w:val="NoSpacing"/>
        <w:rPr>
          <w:sz w:val="18"/>
          <w:szCs w:val="18"/>
        </w:rPr>
      </w:pPr>
      <w:r w:rsidRPr="00776ADC">
        <w:rPr>
          <w:sz w:val="18"/>
          <w:szCs w:val="18"/>
        </w:rPr>
        <w:t>5C5C5C5C5C5C5C5C5C5C5C5C5C5C5C5C5C5C5C5C5C5C5C5C5C5C5C5C5C5C5C5C5C5C5C5C5C5C5C5C5C5C5C5C5C5C5C5C5C5C5C5C5C5C5C5C5C5C5C5C5C5C5C5C</w:t>
      </w:r>
    </w:p>
    <w:p w14:paraId="13A8EFB1" w14:textId="77777777" w:rsidR="008D5669" w:rsidRPr="00776ADC" w:rsidRDefault="008D5669" w:rsidP="008D5669">
      <w:pPr>
        <w:pStyle w:val="NoSpacing"/>
        <w:rPr>
          <w:sz w:val="18"/>
          <w:szCs w:val="18"/>
        </w:rPr>
      </w:pPr>
      <w:r w:rsidRPr="00776ADC">
        <w:rPr>
          <w:sz w:val="18"/>
          <w:szCs w:val="18"/>
        </w:rPr>
        <w:t>(512-bit)</w:t>
      </w:r>
    </w:p>
    <w:p w14:paraId="530021D5" w14:textId="77777777" w:rsidR="008D5669" w:rsidRPr="00776ADC" w:rsidRDefault="008D5669" w:rsidP="008D5669">
      <w:pPr>
        <w:pStyle w:val="NoSpacing"/>
        <w:rPr>
          <w:sz w:val="18"/>
          <w:szCs w:val="18"/>
        </w:rPr>
      </w:pPr>
    </w:p>
    <w:p w14:paraId="471EBBA0" w14:textId="77777777" w:rsidR="008D5669" w:rsidRDefault="008D5669" w:rsidP="008D5669">
      <w:pPr>
        <w:jc w:val="both"/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>Result=</w:t>
      </w:r>
    </w:p>
    <w:p w14:paraId="0110BB67" w14:textId="77777777" w:rsidR="008D5669" w:rsidRPr="006210EB" w:rsidRDefault="008D5669" w:rsidP="008D5669">
      <w:pPr>
        <w:jc w:val="both"/>
        <w:rPr>
          <w:rFonts w:cstheme="minorHAnsi"/>
          <w:sz w:val="18"/>
          <w:szCs w:val="18"/>
        </w:rPr>
      </w:pPr>
      <w:r w:rsidRPr="006210EB">
        <w:rPr>
          <w:rFonts w:cstheme="minorHAnsi"/>
          <w:sz w:val="18"/>
          <w:szCs w:val="18"/>
          <w:highlight w:val="darkGreen"/>
        </w:rPr>
        <w:t>5c5c5c5c5c5c5c5c5c5c5c5c5c5c5c5c5c5c5c5c5c5c5c5c5c5c5c5c5c5c5c5cab9333c1f1dce7680844b889de2e68ec8589a883dec8368fc03f2b21525611a4</w:t>
      </w:r>
      <w:r>
        <w:rPr>
          <w:rFonts w:cstheme="minorHAnsi"/>
          <w:sz w:val="18"/>
          <w:szCs w:val="18"/>
        </w:rPr>
        <w:t xml:space="preserve"> </w:t>
      </w:r>
    </w:p>
    <w:p w14:paraId="79F1FC76" w14:textId="77777777" w:rsidR="008D5669" w:rsidRPr="00776ADC" w:rsidRDefault="008D5669" w:rsidP="008D5669">
      <w:pPr>
        <w:jc w:val="both"/>
        <w:rPr>
          <w:rFonts w:cstheme="minorHAnsi"/>
          <w:sz w:val="18"/>
          <w:szCs w:val="18"/>
        </w:rPr>
      </w:pPr>
    </w:p>
    <w:p w14:paraId="536F34DA" w14:textId="77777777" w:rsidR="008D5669" w:rsidRPr="00776ADC" w:rsidRDefault="008D5669" w:rsidP="008D5669">
      <w:pPr>
        <w:rPr>
          <w:sz w:val="18"/>
          <w:szCs w:val="18"/>
          <w:u w:val="single"/>
        </w:rPr>
      </w:pPr>
      <w:r w:rsidRPr="00776ADC">
        <w:rPr>
          <w:sz w:val="18"/>
          <w:szCs w:val="18"/>
          <w:u w:val="single"/>
        </w:rPr>
        <w:t xml:space="preserve">5)Calculate </w:t>
      </w:r>
      <w:r w:rsidRPr="00776ADC">
        <w:rPr>
          <w:b/>
          <w:bCs/>
          <w:color w:val="FF0000"/>
          <w:sz w:val="18"/>
          <w:szCs w:val="18"/>
          <w:highlight w:val="yellow"/>
          <w:u w:val="single"/>
        </w:rPr>
        <w:t xml:space="preserve">output4 </w:t>
      </w:r>
      <w:r w:rsidRPr="00776ADC">
        <w:rPr>
          <w:b/>
          <w:bCs/>
          <w:sz w:val="18"/>
          <w:szCs w:val="18"/>
          <w:highlight w:val="yellow"/>
          <w:u w:val="single"/>
        </w:rPr>
        <w:t xml:space="preserve">= </w:t>
      </w:r>
      <w:r w:rsidRPr="00776ADC">
        <w:rPr>
          <w:b/>
          <w:bCs/>
          <w:color w:val="FF0000"/>
          <w:sz w:val="18"/>
          <w:szCs w:val="18"/>
          <w:highlight w:val="yellow"/>
          <w:u w:val="single"/>
        </w:rPr>
        <w:t>output3</w:t>
      </w:r>
      <m:oMath>
        <m:r>
          <m:rPr>
            <m:sty m:val="bi"/>
          </m:rPr>
          <w:rPr>
            <w:rFonts w:ascii="Cambria Math" w:hAnsi="Cambria Math" w:cstheme="minorHAnsi"/>
            <w:color w:val="FF0000"/>
            <w:sz w:val="18"/>
            <w:szCs w:val="18"/>
            <w:highlight w:val="yellow"/>
            <w:u w:val="single"/>
          </w:rPr>
          <m:t>||</m:t>
        </m:r>
      </m:oMath>
      <w:r w:rsidRPr="00776ADC">
        <w:rPr>
          <w:rFonts w:hAnsi="Cambria Math" w:cstheme="minorHAnsi"/>
          <w:b/>
          <w:color w:val="FF0000"/>
          <w:sz w:val="18"/>
          <w:szCs w:val="18"/>
          <w:highlight w:val="yellow"/>
          <w:u w:val="single"/>
        </w:rPr>
        <w:t>output</w:t>
      </w:r>
      <w:proofErr w:type="gramStart"/>
      <w:r w:rsidRPr="00776ADC">
        <w:rPr>
          <w:rFonts w:hAnsi="Cambria Math" w:cstheme="minorHAnsi"/>
          <w:b/>
          <w:color w:val="FF0000"/>
          <w:sz w:val="18"/>
          <w:szCs w:val="18"/>
          <w:highlight w:val="yellow"/>
          <w:u w:val="single"/>
        </w:rPr>
        <w:t>2</w:t>
      </w:r>
      <w:r w:rsidRPr="00776ADC">
        <w:rPr>
          <w:rFonts w:cstheme="minorHAnsi"/>
          <w:b/>
          <w:bCs/>
          <w:color w:val="FF0000"/>
          <w:sz w:val="18"/>
          <w:szCs w:val="18"/>
          <w:highlight w:val="yellow"/>
          <w:u w:val="single"/>
        </w:rPr>
        <w:t xml:space="preserve"> </w:t>
      </w:r>
      <w:r w:rsidRPr="00776ADC">
        <w:rPr>
          <w:rFonts w:cstheme="minorHAnsi"/>
          <w:b/>
          <w:bCs/>
          <w:sz w:val="18"/>
          <w:szCs w:val="18"/>
          <w:highlight w:val="yellow"/>
          <w:u w:val="single"/>
        </w:rPr>
        <w:t>)</w:t>
      </w:r>
      <w:proofErr w:type="gramEnd"/>
      <w:r w:rsidRPr="00776ADC">
        <w:rPr>
          <w:rFonts w:cstheme="minorHAnsi"/>
          <w:b/>
          <w:bCs/>
          <w:sz w:val="18"/>
          <w:szCs w:val="18"/>
          <w:highlight w:val="yellow"/>
          <w:u w:val="single"/>
        </w:rPr>
        <w:t>:</w:t>
      </w:r>
    </w:p>
    <w:p w14:paraId="6C4B697B" w14:textId="77777777" w:rsidR="008D5669" w:rsidRPr="00776ADC" w:rsidRDefault="008D5669" w:rsidP="008D5669">
      <w:pPr>
        <w:autoSpaceDE w:val="0"/>
        <w:autoSpaceDN w:val="0"/>
        <w:adjustRightInd w:val="0"/>
        <w:rPr>
          <w:rFonts w:cstheme="minorHAnsi"/>
          <w:sz w:val="18"/>
          <w:szCs w:val="18"/>
        </w:rPr>
      </w:pPr>
      <w:r w:rsidRPr="00776ADC">
        <w:rPr>
          <w:rFonts w:cstheme="minorHAnsi"/>
          <w:bCs/>
          <w:color w:val="FFFFFF" w:themeColor="background1"/>
          <w:sz w:val="18"/>
          <w:szCs w:val="18"/>
          <w:highlight w:val="darkGreen"/>
        </w:rPr>
        <w:t>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darkGreen"/>
          </w:rPr>
          <m:t>⨁</m:t>
        </m:r>
      </m:oMath>
      <w:r w:rsidRPr="00776ADC">
        <w:rPr>
          <w:rFonts w:cstheme="minorHAnsi"/>
          <w:color w:val="FFFFFF" w:themeColor="background1"/>
          <w:sz w:val="18"/>
          <w:szCs w:val="18"/>
          <w:highlight w:val="darkGreen"/>
        </w:rPr>
        <w:t>opad</w:t>
      </w:r>
      <w:r w:rsidRPr="00776ADC">
        <w:rPr>
          <w:rFonts w:cstheme="minorHAnsi"/>
          <w:sz w:val="18"/>
          <w:szCs w:val="18"/>
        </w:rPr>
        <w:t>||</w:t>
      </w:r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 xml:space="preserve"> SHA256[(k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darkCyan"/>
          </w:rPr>
          <m:t>⨁</m:t>
        </m:r>
      </m:oMath>
      <w:proofErr w:type="gramStart"/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>ipad)|</w:t>
      </w:r>
      <w:proofErr w:type="gramEnd"/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>|m]</w:t>
      </w:r>
    </w:p>
    <w:p w14:paraId="241A8F2B" w14:textId="77777777" w:rsidR="008D5669" w:rsidRPr="00776ADC" w:rsidRDefault="008D5669" w:rsidP="008D5669">
      <w:pPr>
        <w:rPr>
          <w:sz w:val="18"/>
          <w:szCs w:val="18"/>
        </w:rPr>
      </w:pPr>
      <w:r w:rsidRPr="00776ADC">
        <w:rPr>
          <w:sz w:val="18"/>
          <w:szCs w:val="18"/>
        </w:rPr>
        <w:t>What we need to do here is concatenate output 3 with output 2 at the end.</w:t>
      </w:r>
    </w:p>
    <w:p w14:paraId="27AB89D2" w14:textId="24482D41" w:rsidR="002304FA" w:rsidRPr="00EF7182" w:rsidRDefault="008D5669" w:rsidP="002304FA">
      <w:pPr>
        <w:rPr>
          <w:rFonts w:cstheme="minorHAnsi"/>
          <w:color w:val="FFFFFF" w:themeColor="background1"/>
          <w:sz w:val="18"/>
          <w:szCs w:val="18"/>
          <w:highlight w:val="darkCyan"/>
        </w:rPr>
      </w:pPr>
      <w:r w:rsidRPr="006210EB">
        <w:rPr>
          <w:rFonts w:cstheme="minorHAnsi"/>
          <w:sz w:val="18"/>
          <w:szCs w:val="18"/>
          <w:highlight w:val="darkGreen"/>
        </w:rPr>
        <w:t>5c5c5c5c5c5c5c5c5c5c5c5c5c5c5c5c5c5c5c5c5c5c5c5c5c5c5c5c5c5c5c5cab9333c1f1dce7680844b889de2e68ec8589a883dec8368fc03f2b21525611a4</w:t>
      </w:r>
      <w:r w:rsidR="002304FA" w:rsidRPr="00EF7182">
        <w:rPr>
          <w:rFonts w:cstheme="minorHAnsi"/>
          <w:color w:val="FFFFFF" w:themeColor="background1"/>
          <w:sz w:val="18"/>
          <w:szCs w:val="18"/>
          <w:highlight w:val="darkCyan"/>
        </w:rPr>
        <w:t>a1d468f85106a5bb554bb25f06e75db0c1f236d596787459c324f3cd07b9d47d</w:t>
      </w:r>
    </w:p>
    <w:p w14:paraId="29F32549" w14:textId="7AD31387" w:rsidR="008D5669" w:rsidRPr="006210EB" w:rsidRDefault="008D5669" w:rsidP="008D5669">
      <w:pPr>
        <w:jc w:val="bot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 </w:t>
      </w:r>
    </w:p>
    <w:p w14:paraId="5FD25FD9" w14:textId="77777777" w:rsidR="008D5669" w:rsidRPr="00776ADC" w:rsidRDefault="008D5669" w:rsidP="008D5669">
      <w:pPr>
        <w:rPr>
          <w:sz w:val="18"/>
          <w:szCs w:val="18"/>
          <w:u w:val="single"/>
        </w:rPr>
      </w:pPr>
      <w:r w:rsidRPr="006210EB">
        <w:rPr>
          <w:sz w:val="18"/>
          <w:szCs w:val="18"/>
          <w:u w:val="single"/>
        </w:rPr>
        <w:t>6)Result = SHA256(output4</w:t>
      </w:r>
      <w:proofErr w:type="gramStart"/>
      <w:r w:rsidRPr="006210EB">
        <w:rPr>
          <w:sz w:val="18"/>
          <w:szCs w:val="18"/>
          <w:u w:val="single"/>
        </w:rPr>
        <w:t>) )</w:t>
      </w:r>
      <w:proofErr w:type="gramEnd"/>
      <w:r w:rsidRPr="006210EB">
        <w:rPr>
          <w:sz w:val="18"/>
          <w:szCs w:val="18"/>
          <w:u w:val="single"/>
        </w:rPr>
        <w:t>:</w:t>
      </w:r>
    </w:p>
    <w:p w14:paraId="27AE0993" w14:textId="77777777" w:rsidR="008D5669" w:rsidRPr="00776ADC" w:rsidRDefault="008D5669" w:rsidP="008D5669">
      <w:pPr>
        <w:rPr>
          <w:sz w:val="18"/>
          <w:szCs w:val="18"/>
        </w:rPr>
      </w:pPr>
      <w:r w:rsidRPr="00776ADC">
        <w:rPr>
          <w:sz w:val="18"/>
          <w:szCs w:val="18"/>
          <w:highlight w:val="yellow"/>
        </w:rPr>
        <w:t>HMAC(</w:t>
      </w:r>
      <w:proofErr w:type="spellStart"/>
      <w:proofErr w:type="gramStart"/>
      <w:r w:rsidRPr="00776ADC">
        <w:rPr>
          <w:sz w:val="18"/>
          <w:szCs w:val="18"/>
          <w:highlight w:val="yellow"/>
        </w:rPr>
        <w:t>k,m</w:t>
      </w:r>
      <w:proofErr w:type="spellEnd"/>
      <w:proofErr w:type="gramEnd"/>
      <w:r w:rsidRPr="00776ADC">
        <w:rPr>
          <w:sz w:val="18"/>
          <w:szCs w:val="18"/>
          <w:highlight w:val="yellow"/>
        </w:rPr>
        <w:t>)</w:t>
      </w:r>
      <w:r w:rsidRPr="00776ADC">
        <w:rPr>
          <w:sz w:val="18"/>
          <w:szCs w:val="18"/>
        </w:rPr>
        <w:t xml:space="preserve"> </w:t>
      </w:r>
    </w:p>
    <w:p w14:paraId="5AB21E13" w14:textId="77777777" w:rsidR="008D5669" w:rsidRPr="00776ADC" w:rsidRDefault="008D5669" w:rsidP="008D5669">
      <w:pPr>
        <w:rPr>
          <w:rFonts w:cstheme="minorHAnsi"/>
          <w:sz w:val="18"/>
          <w:szCs w:val="18"/>
        </w:rPr>
      </w:pPr>
      <w:r w:rsidRPr="00776ADC">
        <w:rPr>
          <w:rFonts w:cstheme="minorHAnsi"/>
          <w:bCs/>
          <w:sz w:val="18"/>
          <w:szCs w:val="18"/>
        </w:rPr>
        <w:t>SHA256[</w:t>
      </w:r>
      <w:r w:rsidRPr="00776ADC">
        <w:rPr>
          <w:rFonts w:cstheme="minorHAnsi"/>
          <w:bCs/>
          <w:color w:val="FFFFFF" w:themeColor="background1"/>
          <w:sz w:val="18"/>
          <w:szCs w:val="18"/>
          <w:highlight w:val="darkGreen"/>
        </w:rPr>
        <w:t>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darkGreen"/>
          </w:rPr>
          <m:t>⨁</m:t>
        </m:r>
      </m:oMath>
      <w:r w:rsidRPr="00776ADC">
        <w:rPr>
          <w:rFonts w:cstheme="minorHAnsi"/>
          <w:color w:val="FFFFFF" w:themeColor="background1"/>
          <w:sz w:val="18"/>
          <w:szCs w:val="18"/>
          <w:highlight w:val="darkGreen"/>
        </w:rPr>
        <w:t>opad</w:t>
      </w:r>
      <w:r w:rsidRPr="00776ADC">
        <w:rPr>
          <w:rFonts w:cstheme="minorHAnsi"/>
          <w:sz w:val="18"/>
          <w:szCs w:val="18"/>
        </w:rPr>
        <w:t>||</w:t>
      </w:r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 xml:space="preserve"> SHA256[(k</w:t>
      </w:r>
      <m:oMath>
        <m:r>
          <w:rPr>
            <w:rFonts w:ascii="Cambria Math" w:hAnsi="Cambria Math" w:cstheme="minorHAnsi"/>
            <w:color w:val="FFFFFF" w:themeColor="background1"/>
            <w:sz w:val="18"/>
            <w:szCs w:val="18"/>
            <w:highlight w:val="darkCyan"/>
          </w:rPr>
          <m:t>⨁</m:t>
        </m:r>
      </m:oMath>
      <w:proofErr w:type="gramStart"/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>ipad)|</w:t>
      </w:r>
      <w:proofErr w:type="gramEnd"/>
      <w:r w:rsidRPr="00776ADC">
        <w:rPr>
          <w:rFonts w:cstheme="minorHAnsi"/>
          <w:color w:val="FFFFFF" w:themeColor="background1"/>
          <w:sz w:val="18"/>
          <w:szCs w:val="18"/>
          <w:highlight w:val="darkCyan"/>
        </w:rPr>
        <w:t>|m]</w:t>
      </w:r>
      <w:r w:rsidRPr="00776ADC">
        <w:rPr>
          <w:rFonts w:cstheme="minorHAnsi"/>
          <w:sz w:val="18"/>
          <w:szCs w:val="18"/>
        </w:rPr>
        <w:t>]</w:t>
      </w:r>
    </w:p>
    <w:p w14:paraId="5C374378" w14:textId="77777777" w:rsidR="008D5669" w:rsidRPr="00776ADC" w:rsidRDefault="008D5669" w:rsidP="008D5669">
      <w:pPr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 xml:space="preserve">Use this tool: </w:t>
      </w:r>
      <w:hyperlink r:id="rId44" w:history="1">
        <w:r w:rsidRPr="00776ADC">
          <w:rPr>
            <w:rStyle w:val="Hyperlink"/>
            <w:rFonts w:cstheme="minorHAnsi"/>
            <w:sz w:val="18"/>
            <w:szCs w:val="18"/>
          </w:rPr>
          <w:t>https://emn178.github.io/online-tools/sha256.html</w:t>
        </w:r>
      </w:hyperlink>
    </w:p>
    <w:p w14:paraId="4F2444B5" w14:textId="77777777" w:rsidR="008D5669" w:rsidRPr="00776ADC" w:rsidRDefault="008D5669" w:rsidP="00F90F01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  <w:sz w:val="18"/>
          <w:szCs w:val="18"/>
        </w:rPr>
      </w:pPr>
      <w:r w:rsidRPr="006210EB">
        <w:rPr>
          <w:rFonts w:cstheme="minorHAnsi"/>
          <w:b/>
          <w:bCs/>
          <w:sz w:val="18"/>
          <w:szCs w:val="18"/>
        </w:rPr>
        <w:t>Input Hex,</w:t>
      </w:r>
      <w:r w:rsidRPr="00776ADC">
        <w:rPr>
          <w:rFonts w:cstheme="minorHAnsi"/>
          <w:sz w:val="18"/>
          <w:szCs w:val="18"/>
        </w:rPr>
        <w:t xml:space="preserve"> Output hex</w:t>
      </w:r>
    </w:p>
    <w:p w14:paraId="3D6CC618" w14:textId="77777777" w:rsidR="008D5669" w:rsidRPr="00776ADC" w:rsidRDefault="008D5669" w:rsidP="008D5669">
      <w:pPr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 xml:space="preserve">= </w:t>
      </w:r>
    </w:p>
    <w:p w14:paraId="10F8679B" w14:textId="1DAC0C2F" w:rsidR="008D5669" w:rsidRPr="00776ADC" w:rsidRDefault="009C0E41" w:rsidP="008D5669">
      <w:pPr>
        <w:rPr>
          <w:rFonts w:cstheme="minorHAnsi"/>
          <w:sz w:val="18"/>
          <w:szCs w:val="18"/>
        </w:rPr>
      </w:pPr>
      <w:r w:rsidRPr="009C0E41">
        <w:rPr>
          <w:rFonts w:cstheme="minorHAnsi"/>
          <w:sz w:val="18"/>
          <w:szCs w:val="18"/>
        </w:rPr>
        <w:t>60b71bb1ebef61aa98533b9120a75ae49125bda73dcbdaccba65478b60dc8d32</w:t>
      </w:r>
      <w:r>
        <w:rPr>
          <w:rFonts w:cstheme="minorHAnsi"/>
          <w:sz w:val="18"/>
          <w:szCs w:val="18"/>
        </w:rPr>
        <w:t xml:space="preserve"> </w:t>
      </w:r>
    </w:p>
    <w:p w14:paraId="24AB5377" w14:textId="77777777" w:rsidR="008D5669" w:rsidRPr="00776ADC" w:rsidRDefault="008D5669" w:rsidP="008D5669">
      <w:pPr>
        <w:rPr>
          <w:sz w:val="18"/>
          <w:szCs w:val="18"/>
        </w:rPr>
      </w:pPr>
    </w:p>
    <w:p w14:paraId="5BADD1DF" w14:textId="77777777" w:rsidR="008D5669" w:rsidRPr="00776ADC" w:rsidRDefault="008D5669" w:rsidP="008D5669">
      <w:pPr>
        <w:rPr>
          <w:sz w:val="18"/>
          <w:szCs w:val="18"/>
          <w:u w:val="single"/>
        </w:rPr>
      </w:pPr>
      <w:r w:rsidRPr="00776ADC">
        <w:rPr>
          <w:sz w:val="18"/>
          <w:szCs w:val="18"/>
          <w:u w:val="single"/>
        </w:rPr>
        <w:t xml:space="preserve">7)Validation </w:t>
      </w:r>
    </w:p>
    <w:p w14:paraId="36594974" w14:textId="77777777" w:rsidR="008D5669" w:rsidRPr="00776ADC" w:rsidRDefault="008D5669" w:rsidP="008D5669">
      <w:pPr>
        <w:rPr>
          <w:rFonts w:cstheme="minorHAnsi"/>
          <w:b/>
          <w:bCs/>
          <w:sz w:val="18"/>
          <w:szCs w:val="18"/>
        </w:rPr>
      </w:pPr>
      <w:r w:rsidRPr="00776ADC">
        <w:rPr>
          <w:sz w:val="18"/>
          <w:szCs w:val="18"/>
        </w:rPr>
        <w:t xml:space="preserve">We can also use </w:t>
      </w:r>
      <w:hyperlink r:id="rId45" w:history="1">
        <w:r w:rsidRPr="00776ADC">
          <w:rPr>
            <w:rStyle w:val="Hyperlink"/>
            <w:rFonts w:cstheme="minorHAnsi"/>
            <w:b/>
            <w:bCs/>
            <w:sz w:val="18"/>
            <w:szCs w:val="18"/>
          </w:rPr>
          <w:t>https://emn178.github.io/online-tools/sha256.html</w:t>
        </w:r>
      </w:hyperlink>
      <w:r w:rsidRPr="00776ADC">
        <w:rPr>
          <w:sz w:val="18"/>
          <w:szCs w:val="18"/>
        </w:rPr>
        <w:t xml:space="preserve"> to check if our results are correct. </w:t>
      </w:r>
    </w:p>
    <w:p w14:paraId="1A63C122" w14:textId="77777777" w:rsidR="008D5669" w:rsidRPr="006210EB" w:rsidRDefault="008D5669" w:rsidP="00F90F01">
      <w:pPr>
        <w:pStyle w:val="ListParagraph"/>
        <w:numPr>
          <w:ilvl w:val="0"/>
          <w:numId w:val="6"/>
        </w:numPr>
        <w:rPr>
          <w:rFonts w:cstheme="minorHAnsi"/>
          <w:b/>
          <w:bCs/>
          <w:i/>
          <w:iCs/>
          <w:sz w:val="18"/>
          <w:szCs w:val="18"/>
        </w:rPr>
      </w:pPr>
      <w:r w:rsidRPr="006210EB">
        <w:rPr>
          <w:rFonts w:cstheme="minorHAnsi"/>
          <w:b/>
          <w:bCs/>
          <w:i/>
          <w:iCs/>
          <w:sz w:val="18"/>
          <w:szCs w:val="18"/>
        </w:rPr>
        <w:t>Input Hex, output hex</w:t>
      </w:r>
    </w:p>
    <w:p w14:paraId="7FF4EE98" w14:textId="77777777" w:rsidR="008D5669" w:rsidRPr="00776ADC" w:rsidRDefault="008D5669" w:rsidP="00F90F01">
      <w:pPr>
        <w:pStyle w:val="ListParagraph"/>
        <w:numPr>
          <w:ilvl w:val="0"/>
          <w:numId w:val="6"/>
        </w:numPr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>Enable HMAC</w:t>
      </w:r>
    </w:p>
    <w:p w14:paraId="727234BA" w14:textId="77777777" w:rsidR="008D5669" w:rsidRPr="00776ADC" w:rsidRDefault="008D5669" w:rsidP="00F90F01">
      <w:pPr>
        <w:pStyle w:val="ListParagraph"/>
        <w:numPr>
          <w:ilvl w:val="0"/>
          <w:numId w:val="6"/>
        </w:numPr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>Encoding Hex</w:t>
      </w:r>
    </w:p>
    <w:p w14:paraId="225DB8FC" w14:textId="77777777" w:rsidR="008D5669" w:rsidRPr="00776ADC" w:rsidRDefault="008D5669" w:rsidP="00F90F01">
      <w:pPr>
        <w:pStyle w:val="ListParagraph"/>
        <w:numPr>
          <w:ilvl w:val="0"/>
          <w:numId w:val="6"/>
        </w:numPr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 xml:space="preserve">Key (before padding): </w:t>
      </w:r>
    </w:p>
    <w:p w14:paraId="008E674E" w14:textId="77777777" w:rsidR="008D5669" w:rsidRPr="00776ADC" w:rsidRDefault="008D5669" w:rsidP="008D5669">
      <w:pPr>
        <w:pStyle w:val="NoSpacing"/>
        <w:ind w:left="720"/>
        <w:rPr>
          <w:sz w:val="18"/>
          <w:szCs w:val="18"/>
        </w:rPr>
      </w:pPr>
      <w:r w:rsidRPr="004C683C">
        <w:rPr>
          <w:rFonts w:cstheme="minorHAnsi"/>
          <w:sz w:val="18"/>
          <w:szCs w:val="18"/>
        </w:rPr>
        <w:t>f7cf6f9dad80bb345418e4d5827234b0d9d5f4df82946ad39c63777d0e0a4df8</w:t>
      </w:r>
      <w:r>
        <w:rPr>
          <w:rFonts w:cstheme="minorHAnsi"/>
          <w:sz w:val="18"/>
          <w:szCs w:val="18"/>
        </w:rPr>
        <w:t xml:space="preserve"> </w:t>
      </w:r>
    </w:p>
    <w:p w14:paraId="721DC0F2" w14:textId="77777777" w:rsidR="008D5669" w:rsidRPr="00776ADC" w:rsidRDefault="008D5669" w:rsidP="008D5669">
      <w:pPr>
        <w:pStyle w:val="NoSpacing"/>
        <w:ind w:left="720"/>
        <w:rPr>
          <w:sz w:val="18"/>
          <w:szCs w:val="18"/>
        </w:rPr>
      </w:pPr>
    </w:p>
    <w:p w14:paraId="7A800B28" w14:textId="77777777" w:rsidR="008D5669" w:rsidRDefault="008D5669" w:rsidP="008D5669">
      <w:pPr>
        <w:pStyle w:val="ListParagraph"/>
        <w:spacing w:line="360" w:lineRule="auto"/>
        <w:jc w:val="both"/>
        <w:rPr>
          <w:rFonts w:cstheme="minorHAnsi"/>
          <w:sz w:val="18"/>
          <w:szCs w:val="18"/>
        </w:rPr>
      </w:pPr>
      <w:r w:rsidRPr="00776ADC">
        <w:rPr>
          <w:sz w:val="18"/>
          <w:szCs w:val="18"/>
        </w:rPr>
        <w:t xml:space="preserve"> </w:t>
      </w:r>
      <w:r w:rsidRPr="00776ADC">
        <w:rPr>
          <w:rFonts w:cstheme="minorHAnsi"/>
          <w:sz w:val="18"/>
          <w:szCs w:val="18"/>
        </w:rPr>
        <w:t>Enter original input/</w:t>
      </w:r>
      <w:proofErr w:type="gramStart"/>
      <w:r w:rsidRPr="00776ADC">
        <w:rPr>
          <w:rFonts w:cstheme="minorHAnsi"/>
          <w:sz w:val="18"/>
          <w:szCs w:val="18"/>
        </w:rPr>
        <w:t>message(</w:t>
      </w:r>
      <w:proofErr w:type="gramEnd"/>
      <w:r w:rsidRPr="00776ADC">
        <w:rPr>
          <w:rFonts w:cstheme="minorHAnsi"/>
          <w:sz w:val="18"/>
          <w:szCs w:val="18"/>
        </w:rPr>
        <w:t xml:space="preserve">HEX) – This is the </w:t>
      </w:r>
      <w:r>
        <w:rPr>
          <w:rFonts w:cstheme="minorHAnsi"/>
          <w:sz w:val="18"/>
          <w:szCs w:val="18"/>
        </w:rPr>
        <w:t>string that we sign</w:t>
      </w:r>
      <w:r w:rsidRPr="00776ADC">
        <w:rPr>
          <w:rFonts w:cstheme="minorHAnsi"/>
          <w:sz w:val="18"/>
          <w:szCs w:val="18"/>
        </w:rPr>
        <w:t>:</w:t>
      </w:r>
    </w:p>
    <w:p w14:paraId="1D390408" w14:textId="77777777" w:rsidR="008D5669" w:rsidRDefault="008D5669" w:rsidP="008D5669">
      <w:pPr>
        <w:pStyle w:val="NoSpacing"/>
        <w:rPr>
          <w:sz w:val="18"/>
          <w:szCs w:val="18"/>
        </w:rPr>
      </w:pPr>
      <w:r w:rsidRPr="00A72CF7">
        <w:rPr>
          <w:sz w:val="18"/>
          <w:szCs w:val="18"/>
          <w:highlight w:val="darkYellow"/>
        </w:rPr>
        <w:t>415753342D484D41432D534841323536</w:t>
      </w:r>
      <w:r w:rsidRPr="00A72CF7">
        <w:rPr>
          <w:b/>
          <w:bCs/>
          <w:sz w:val="18"/>
          <w:szCs w:val="18"/>
          <w:highlight w:val="darkYellow"/>
        </w:rPr>
        <w:t>0d0a</w:t>
      </w:r>
      <w:r w:rsidRPr="00A72CF7">
        <w:rPr>
          <w:sz w:val="18"/>
          <w:szCs w:val="18"/>
          <w:highlight w:val="darkYellow"/>
        </w:rPr>
        <w:t>32303235303431354D3132333630305A</w:t>
      </w:r>
      <w:r w:rsidRPr="00A72CF7">
        <w:rPr>
          <w:b/>
          <w:bCs/>
          <w:sz w:val="18"/>
          <w:szCs w:val="18"/>
          <w:highlight w:val="darkYellow"/>
        </w:rPr>
        <w:t>0d0a</w:t>
      </w:r>
      <w:r w:rsidRPr="00A72CF7">
        <w:rPr>
          <w:sz w:val="18"/>
          <w:szCs w:val="18"/>
          <w:highlight w:val="darkYellow"/>
        </w:rPr>
        <w:t>32303235303431352F75732D656173742D312F69616D2F617773345F72657175657374</w:t>
      </w:r>
      <w:r w:rsidRPr="00A72CF7">
        <w:rPr>
          <w:b/>
          <w:bCs/>
          <w:sz w:val="18"/>
          <w:szCs w:val="18"/>
          <w:highlight w:val="darkYellow"/>
        </w:rPr>
        <w:t>0d0a</w:t>
      </w:r>
      <w:r w:rsidRPr="00A72CF7">
        <w:rPr>
          <w:sz w:val="18"/>
          <w:szCs w:val="18"/>
          <w:highlight w:val="darkYellow"/>
        </w:rPr>
        <w:t>66353336393735643036633033303932313466383035626239306363666630383932313965636436386232353737656665663233656464343362376531613539</w:t>
      </w:r>
    </w:p>
    <w:p w14:paraId="2F5C5C2E" w14:textId="77777777" w:rsidR="008D5669" w:rsidRPr="00776ADC" w:rsidRDefault="008D5669" w:rsidP="008D5669">
      <w:pPr>
        <w:pStyle w:val="ListParagraph"/>
        <w:spacing w:line="360" w:lineRule="auto"/>
        <w:jc w:val="both"/>
        <w:rPr>
          <w:sz w:val="18"/>
          <w:szCs w:val="18"/>
        </w:rPr>
      </w:pPr>
    </w:p>
    <w:p w14:paraId="0549302C" w14:textId="77777777" w:rsidR="008D5669" w:rsidRPr="00776ADC" w:rsidRDefault="008D5669" w:rsidP="008D5669">
      <w:pPr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t xml:space="preserve">Output: </w:t>
      </w:r>
    </w:p>
    <w:p w14:paraId="63C9CB31" w14:textId="77777777" w:rsidR="008D5669" w:rsidRPr="00776ADC" w:rsidRDefault="008D5669" w:rsidP="008D5669">
      <w:pPr>
        <w:rPr>
          <w:rFonts w:cstheme="minorHAnsi"/>
          <w:sz w:val="18"/>
          <w:szCs w:val="18"/>
        </w:rPr>
      </w:pPr>
      <w:r w:rsidRPr="006210EB">
        <w:rPr>
          <w:rFonts w:cstheme="minorHAnsi"/>
          <w:sz w:val="18"/>
          <w:szCs w:val="18"/>
        </w:rPr>
        <w:t>707a3b1acda2b44a57c02a5e9717d79b383c3cfae9d67f06f1cf1802a5f62cbd</w:t>
      </w:r>
      <w:r w:rsidRPr="00776ADC">
        <w:rPr>
          <w:rFonts w:cstheme="minorHAnsi"/>
          <w:sz w:val="18"/>
          <w:szCs w:val="18"/>
        </w:rPr>
        <w:t xml:space="preserve"> </w:t>
      </w:r>
    </w:p>
    <w:p w14:paraId="4F851461" w14:textId="77777777" w:rsidR="008D5669" w:rsidRPr="00776ADC" w:rsidRDefault="008D5669" w:rsidP="00F90F01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  <w:sz w:val="18"/>
          <w:szCs w:val="18"/>
        </w:rPr>
      </w:pPr>
      <w:r w:rsidRPr="00776ADC">
        <w:rPr>
          <w:rFonts w:cstheme="minorHAnsi"/>
          <w:sz w:val="18"/>
          <w:szCs w:val="18"/>
        </w:rPr>
        <w:lastRenderedPageBreak/>
        <w:t xml:space="preserve">Not the same as Step 6 Calculation. </w:t>
      </w:r>
      <w:proofErr w:type="gramStart"/>
      <w:r w:rsidRPr="00776ADC">
        <w:rPr>
          <w:rFonts w:cstheme="minorHAnsi"/>
          <w:sz w:val="18"/>
          <w:szCs w:val="18"/>
        </w:rPr>
        <w:t>Therefore</w:t>
      </w:r>
      <w:proofErr w:type="gramEnd"/>
      <w:r w:rsidRPr="00776ADC">
        <w:rPr>
          <w:rFonts w:cstheme="minorHAnsi"/>
          <w:sz w:val="18"/>
          <w:szCs w:val="18"/>
        </w:rPr>
        <w:t xml:space="preserve"> calculation is incorrect.</w:t>
      </w:r>
    </w:p>
    <w:p w14:paraId="3F6BB790" w14:textId="77777777" w:rsidR="008D5669" w:rsidRPr="00776ADC" w:rsidRDefault="008D5669" w:rsidP="008D5669">
      <w:pPr>
        <w:rPr>
          <w:rFonts w:cstheme="minorHAnsi"/>
          <w:b/>
          <w:bCs/>
          <w:sz w:val="18"/>
          <w:szCs w:val="18"/>
        </w:rPr>
      </w:pPr>
    </w:p>
    <w:p w14:paraId="226DDF7D" w14:textId="77777777" w:rsidR="008D5669" w:rsidRPr="00776ADC" w:rsidRDefault="008D5669" w:rsidP="008D5669">
      <w:pPr>
        <w:rPr>
          <w:rFonts w:cstheme="minorHAnsi"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 xml:space="preserve">Signature = </w:t>
      </w:r>
      <w:r w:rsidRPr="00776ADC">
        <w:rPr>
          <w:rFonts w:cstheme="minorHAnsi"/>
          <w:sz w:val="18"/>
          <w:szCs w:val="18"/>
        </w:rPr>
        <w:t xml:space="preserve"> </w:t>
      </w:r>
    </w:p>
    <w:p w14:paraId="6C237F85" w14:textId="77777777" w:rsidR="008D5669" w:rsidRPr="00776ADC" w:rsidRDefault="008D5669" w:rsidP="008D5669">
      <w:pPr>
        <w:rPr>
          <w:rFonts w:cstheme="minorHAnsi"/>
          <w:sz w:val="18"/>
          <w:szCs w:val="18"/>
        </w:rPr>
      </w:pPr>
      <w:r w:rsidRPr="006210EB">
        <w:rPr>
          <w:rFonts w:cstheme="minorHAnsi"/>
          <w:sz w:val="18"/>
          <w:szCs w:val="18"/>
        </w:rPr>
        <w:t>707a3b1acda2b44a57c02a5e9717d79b383c3cfae9d67f06f1cf1802a5f62cbd</w:t>
      </w:r>
      <w:r w:rsidRPr="00776ADC">
        <w:rPr>
          <w:rFonts w:cstheme="minorHAnsi"/>
          <w:sz w:val="18"/>
          <w:szCs w:val="18"/>
        </w:rPr>
        <w:t xml:space="preserve"> </w:t>
      </w:r>
    </w:p>
    <w:p w14:paraId="6A26B050" w14:textId="77777777" w:rsidR="00580F33" w:rsidRPr="0068060A" w:rsidRDefault="00580F33" w:rsidP="00580F33">
      <w:pPr>
        <w:rPr>
          <w:sz w:val="18"/>
          <w:szCs w:val="18"/>
        </w:rPr>
      </w:pPr>
    </w:p>
    <w:p w14:paraId="0B4303C0" w14:textId="042E6F4A" w:rsidR="00FF59E6" w:rsidRDefault="00DC5AA6" w:rsidP="00783A10">
      <w:pPr>
        <w:pStyle w:val="Heading1"/>
        <w:rPr>
          <w:b/>
          <w:bCs/>
          <w:sz w:val="16"/>
          <w:szCs w:val="16"/>
        </w:rPr>
      </w:pPr>
      <w:r w:rsidRPr="008D5669">
        <w:rPr>
          <w:b/>
          <w:bCs/>
          <w:sz w:val="16"/>
          <w:szCs w:val="16"/>
        </w:rPr>
        <w:t>Question 3</w:t>
      </w:r>
      <w:r w:rsidR="00A17CD5">
        <w:rPr>
          <w:b/>
          <w:bCs/>
          <w:sz w:val="16"/>
          <w:szCs w:val="16"/>
        </w:rPr>
        <w:t xml:space="preserve">: </w:t>
      </w:r>
      <w:r w:rsidR="007865A8">
        <w:rPr>
          <w:b/>
          <w:bCs/>
          <w:sz w:val="16"/>
          <w:szCs w:val="16"/>
        </w:rPr>
        <w:t>Simplified Kerberos</w:t>
      </w:r>
    </w:p>
    <w:p w14:paraId="4D27254E" w14:textId="40684B12" w:rsidR="004C194F" w:rsidRDefault="004C194F" w:rsidP="00783A10">
      <w:pPr>
        <w:rPr>
          <w:u w:val="single"/>
        </w:rPr>
      </w:pPr>
      <w:r>
        <w:rPr>
          <w:u w:val="single"/>
        </w:rPr>
        <w:t xml:space="preserve">Preparation </w:t>
      </w:r>
    </w:p>
    <w:p w14:paraId="68A96291" w14:textId="77777777" w:rsidR="00CF757F" w:rsidRPr="00CF757F" w:rsidRDefault="00CF757F" w:rsidP="00CF757F">
      <w:r w:rsidRPr="00CF757F">
        <w:t>Student ID =3722151</w:t>
      </w:r>
    </w:p>
    <w:p w14:paraId="45374930" w14:textId="77777777" w:rsidR="00CF757F" w:rsidRPr="00CF757F" w:rsidRDefault="00CF757F" w:rsidP="00CF757F">
      <w:pPr>
        <w:pStyle w:val="NoSpacing"/>
      </w:pPr>
      <w:r w:rsidRPr="00CF757F">
        <w:t>C=your first name = Joshua</w:t>
      </w:r>
    </w:p>
    <w:p w14:paraId="74FFA195" w14:textId="77777777" w:rsidR="00CF757F" w:rsidRPr="00CF757F" w:rsidRDefault="00CF757F" w:rsidP="00CF757F">
      <w:pPr>
        <w:pStyle w:val="NoSpacing"/>
      </w:pPr>
      <w:r w:rsidRPr="00CF757F">
        <w:t>S=your surname = Cayetano</w:t>
      </w:r>
    </w:p>
    <w:p w14:paraId="0DE6C798" w14:textId="77777777" w:rsidR="00CF757F" w:rsidRPr="00CF757F" w:rsidRDefault="00CF757F" w:rsidP="00CF757F">
      <w:pPr>
        <w:pStyle w:val="NoSpacing"/>
      </w:pPr>
      <w:r w:rsidRPr="00CF757F">
        <w:t>K</w:t>
      </w:r>
      <w:r w:rsidRPr="00CF757F">
        <w:rPr>
          <w:vertAlign w:val="subscript"/>
        </w:rPr>
        <w:t>C</w:t>
      </w:r>
      <w:r w:rsidRPr="00CF757F">
        <w:t>=MD5(C, your student ID),</w:t>
      </w:r>
    </w:p>
    <w:p w14:paraId="6983CC70" w14:textId="77777777" w:rsidR="00CF757F" w:rsidRPr="00CF757F" w:rsidRDefault="00CF757F" w:rsidP="00CF757F">
      <w:pPr>
        <w:pStyle w:val="NoSpacing"/>
      </w:pPr>
      <w:r w:rsidRPr="00CF757F">
        <w:t>K</w:t>
      </w:r>
      <w:r w:rsidRPr="00CF757F">
        <w:rPr>
          <w:vertAlign w:val="subscript"/>
        </w:rPr>
        <w:t>S</w:t>
      </w:r>
      <w:r w:rsidRPr="00CF757F">
        <w:t xml:space="preserve">=MD5(S, your student ID), </w:t>
      </w:r>
    </w:p>
    <w:p w14:paraId="0046C3B3" w14:textId="77777777" w:rsidR="00CF757F" w:rsidRPr="00CF757F" w:rsidRDefault="00CF757F" w:rsidP="00CF757F">
      <w:pPr>
        <w:pStyle w:val="NoSpacing"/>
      </w:pPr>
      <w:r w:rsidRPr="00CF757F">
        <w:t xml:space="preserve">Lt=8 hours, </w:t>
      </w:r>
    </w:p>
    <w:p w14:paraId="35CE69CB" w14:textId="77777777" w:rsidR="00CF757F" w:rsidRPr="00CF757F" w:rsidRDefault="00CF757F" w:rsidP="00CF757F">
      <w:pPr>
        <w:pStyle w:val="NoSpacing"/>
      </w:pPr>
      <w:proofErr w:type="spellStart"/>
      <w:r w:rsidRPr="00CF757F">
        <w:t>n</w:t>
      </w:r>
      <w:r w:rsidRPr="00CF757F">
        <w:rPr>
          <w:vertAlign w:val="subscript"/>
        </w:rPr>
        <w:t>C</w:t>
      </w:r>
      <w:proofErr w:type="spellEnd"/>
      <w:r w:rsidRPr="00CF757F">
        <w:t xml:space="preserve">=MD5(C), </w:t>
      </w:r>
    </w:p>
    <w:p w14:paraId="1D27E8F4" w14:textId="69F8FA34" w:rsidR="006772E0" w:rsidRDefault="006772E0" w:rsidP="00783A10">
      <w:hyperlink r:id="rId46" w:history="1">
        <w:r w:rsidRPr="00322084">
          <w:rPr>
            <w:rStyle w:val="Hyperlink"/>
          </w:rPr>
          <w:t>https://emn178.github.io/online-tools/md5.html</w:t>
        </w:r>
      </w:hyperlink>
    </w:p>
    <w:p w14:paraId="4BC34B11" w14:textId="16CDB111" w:rsidR="006772E0" w:rsidRDefault="0014530F" w:rsidP="00F90F01">
      <w:pPr>
        <w:pStyle w:val="ListParagraph"/>
        <w:numPr>
          <w:ilvl w:val="0"/>
          <w:numId w:val="5"/>
        </w:numPr>
      </w:pPr>
      <w:r>
        <w:t>Input: UTF-8</w:t>
      </w:r>
    </w:p>
    <w:p w14:paraId="06E02134" w14:textId="6F496E1D" w:rsidR="0014530F" w:rsidRDefault="0014530F" w:rsidP="00F90F01">
      <w:pPr>
        <w:pStyle w:val="ListParagraph"/>
        <w:numPr>
          <w:ilvl w:val="0"/>
          <w:numId w:val="5"/>
        </w:numPr>
      </w:pPr>
      <w:r>
        <w:t>Output: Hex</w:t>
      </w:r>
    </w:p>
    <w:p w14:paraId="5A9E0E2F" w14:textId="733808D7" w:rsidR="007735EF" w:rsidRDefault="007735EF" w:rsidP="007735EF">
      <w:pPr>
        <w:pStyle w:val="NoSpacing"/>
      </w:pPr>
      <w:r w:rsidRPr="00CF757F">
        <w:t>K</w:t>
      </w:r>
      <w:r w:rsidRPr="00CF757F">
        <w:rPr>
          <w:vertAlign w:val="subscript"/>
        </w:rPr>
        <w:t>C</w:t>
      </w:r>
      <w:r w:rsidRPr="00CF757F">
        <w:t>=MD5(C, your student ID),</w:t>
      </w:r>
    </w:p>
    <w:p w14:paraId="7AB9EB1A" w14:textId="3128E498" w:rsidR="007735EF" w:rsidRDefault="007735EF" w:rsidP="007735EF">
      <w:pPr>
        <w:pStyle w:val="NoSpacing"/>
      </w:pPr>
      <w:r>
        <w:tab/>
        <w:t>=Joshua3722151</w:t>
      </w:r>
    </w:p>
    <w:p w14:paraId="28ACBB52" w14:textId="2045AA2E" w:rsidR="00876DE9" w:rsidRPr="00CF757F" w:rsidRDefault="00876DE9" w:rsidP="007735EF">
      <w:pPr>
        <w:pStyle w:val="NoSpacing"/>
      </w:pPr>
      <w:r>
        <w:tab/>
        <w:t>=</w:t>
      </w:r>
      <w:r w:rsidRPr="00876DE9">
        <w:t xml:space="preserve"> 26e5d99e6cf00eee433a5526ad36daad</w:t>
      </w:r>
    </w:p>
    <w:p w14:paraId="7C930A92" w14:textId="7763992C" w:rsidR="007735EF" w:rsidRDefault="007735EF" w:rsidP="007735EF">
      <w:pPr>
        <w:pStyle w:val="NoSpacing"/>
      </w:pPr>
      <w:r w:rsidRPr="00CF757F">
        <w:t>K</w:t>
      </w:r>
      <w:r w:rsidRPr="00CF757F">
        <w:rPr>
          <w:vertAlign w:val="subscript"/>
        </w:rPr>
        <w:t>S</w:t>
      </w:r>
      <w:r w:rsidRPr="00CF757F">
        <w:t>=MD5(S, your student ID)</w:t>
      </w:r>
    </w:p>
    <w:p w14:paraId="44AE2A69" w14:textId="0966FC81" w:rsidR="00876DE9" w:rsidRDefault="00876DE9" w:rsidP="007735EF">
      <w:pPr>
        <w:pStyle w:val="NoSpacing"/>
      </w:pPr>
      <w:r>
        <w:tab/>
        <w:t>=Cayetano3722151</w:t>
      </w:r>
    </w:p>
    <w:p w14:paraId="252ADB66" w14:textId="754B87A2" w:rsidR="00876DE9" w:rsidRDefault="00876DE9" w:rsidP="007735EF">
      <w:pPr>
        <w:pStyle w:val="NoSpacing"/>
      </w:pPr>
      <w:r>
        <w:tab/>
        <w:t>=</w:t>
      </w:r>
      <w:r w:rsidRPr="00876DE9">
        <w:t xml:space="preserve"> 0ceec716b4723e1ffab33519a5e48a3b</w:t>
      </w:r>
    </w:p>
    <w:p w14:paraId="1483302E" w14:textId="316B6E5A" w:rsidR="00876DE9" w:rsidRDefault="00876DE9" w:rsidP="007735EF">
      <w:pPr>
        <w:pStyle w:val="NoSpacing"/>
      </w:pPr>
      <w:r>
        <w:t xml:space="preserve">Nc= </w:t>
      </w:r>
      <w:r w:rsidRPr="00CF757F">
        <w:t>MD5(C)</w:t>
      </w:r>
    </w:p>
    <w:p w14:paraId="0D0B89AD" w14:textId="478BF28B" w:rsidR="00876DE9" w:rsidRDefault="00876DE9" w:rsidP="007735EF">
      <w:pPr>
        <w:pStyle w:val="NoSpacing"/>
      </w:pPr>
      <w:r>
        <w:tab/>
        <w:t>=Joshua</w:t>
      </w:r>
    </w:p>
    <w:p w14:paraId="010CEFF5" w14:textId="1E8F72B1" w:rsidR="00876DE9" w:rsidRDefault="00876DE9" w:rsidP="007735EF">
      <w:pPr>
        <w:pStyle w:val="NoSpacing"/>
      </w:pPr>
      <w:r>
        <w:tab/>
        <w:t>=</w:t>
      </w:r>
      <w:r w:rsidR="002C1F6C" w:rsidRPr="002C1F6C">
        <w:t xml:space="preserve"> 85b103482a20682da703aa388933a6d8</w:t>
      </w:r>
    </w:p>
    <w:p w14:paraId="434845D0" w14:textId="77777777" w:rsidR="002C1F6C" w:rsidRPr="00CF757F" w:rsidRDefault="002C1F6C" w:rsidP="007735EF">
      <w:pPr>
        <w:pStyle w:val="NoSpacing"/>
      </w:pPr>
    </w:p>
    <w:p w14:paraId="2B3887DC" w14:textId="77777777" w:rsidR="0014530F" w:rsidRPr="004C194F" w:rsidRDefault="0014530F" w:rsidP="0014530F"/>
    <w:p w14:paraId="448B7F76" w14:textId="62ACB968" w:rsidR="000623CF" w:rsidRDefault="00752AB6" w:rsidP="00752AB6">
      <w:pPr>
        <w:pStyle w:val="Heading2"/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 xml:space="preserve">3.1) </w:t>
      </w:r>
      <w:r w:rsidR="000623CF" w:rsidRPr="00752AB6">
        <w:rPr>
          <w:b/>
          <w:bCs/>
          <w:sz w:val="16"/>
          <w:szCs w:val="16"/>
        </w:rPr>
        <w:t>Implement AES-128 encryption and decryption algorithms in CBC mode.</w:t>
      </w:r>
    </w:p>
    <w:p w14:paraId="1F183C87" w14:textId="3B304232" w:rsidR="003F359A" w:rsidRPr="003F359A" w:rsidRDefault="003F359A" w:rsidP="002F7A16">
      <w:pPr>
        <w:pStyle w:val="NoSpacing"/>
        <w:rPr>
          <w:color w:val="4EA72E" w:themeColor="accent6"/>
        </w:rPr>
      </w:pPr>
      <w:r>
        <w:rPr>
          <w:b/>
          <w:bCs/>
          <w:color w:val="4EA72E" w:themeColor="accent6"/>
        </w:rPr>
        <w:t xml:space="preserve">Note: </w:t>
      </w:r>
      <w:r w:rsidR="00C901B0">
        <w:rPr>
          <w:b/>
          <w:bCs/>
          <w:color w:val="4EA72E" w:themeColor="accent6"/>
        </w:rPr>
        <w:t xml:space="preserve">run as </w:t>
      </w:r>
      <w:r w:rsidR="00C901B0">
        <w:rPr>
          <w:color w:val="4EA72E" w:themeColor="accent6"/>
        </w:rPr>
        <w:t>index.html</w:t>
      </w:r>
    </w:p>
    <w:p w14:paraId="1A6A2858" w14:textId="082F713F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&lt;!DOCTYPE html&gt;</w:t>
      </w:r>
    </w:p>
    <w:p w14:paraId="759A75A2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&lt;html&gt;</w:t>
      </w:r>
    </w:p>
    <w:p w14:paraId="419FB47F" w14:textId="77777777" w:rsidR="002F7A16" w:rsidRPr="002F7A16" w:rsidRDefault="002F7A16" w:rsidP="002F7A16">
      <w:pPr>
        <w:pStyle w:val="NoSpacing"/>
        <w:rPr>
          <w:color w:val="4EA72E" w:themeColor="accent6"/>
        </w:rPr>
      </w:pPr>
    </w:p>
    <w:p w14:paraId="26DC54AA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&lt;head&gt;</w:t>
      </w:r>
    </w:p>
    <w:p w14:paraId="6DA8C024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 xml:space="preserve">    &lt;title&gt;AES-128-CBC Tool (Task </w:t>
      </w:r>
      <w:proofErr w:type="gramStart"/>
      <w:r w:rsidRPr="002F7A16">
        <w:rPr>
          <w:color w:val="4EA72E" w:themeColor="accent6"/>
        </w:rPr>
        <w:t>3.1)&lt;</w:t>
      </w:r>
      <w:proofErr w:type="gramEnd"/>
      <w:r w:rsidRPr="002F7A16">
        <w:rPr>
          <w:color w:val="4EA72E" w:themeColor="accent6"/>
        </w:rPr>
        <w:t>/title&gt;</w:t>
      </w:r>
    </w:p>
    <w:p w14:paraId="7DE022BB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 xml:space="preserve">    </w:t>
      </w:r>
      <w:proofErr w:type="gramStart"/>
      <w:r w:rsidRPr="002F7A16">
        <w:rPr>
          <w:color w:val="4EA72E" w:themeColor="accent6"/>
        </w:rPr>
        <w:t>&lt;!--</w:t>
      </w:r>
      <w:proofErr w:type="gramEnd"/>
      <w:r w:rsidRPr="002F7A16">
        <w:rPr>
          <w:color w:val="4EA72E" w:themeColor="accent6"/>
        </w:rPr>
        <w:t xml:space="preserve"> Load </w:t>
      </w:r>
      <w:proofErr w:type="spellStart"/>
      <w:r w:rsidRPr="002F7A16">
        <w:rPr>
          <w:color w:val="4EA72E" w:themeColor="accent6"/>
        </w:rPr>
        <w:t>CryptoJS</w:t>
      </w:r>
      <w:proofErr w:type="spellEnd"/>
      <w:r w:rsidRPr="002F7A16">
        <w:rPr>
          <w:color w:val="4EA72E" w:themeColor="accent6"/>
        </w:rPr>
        <w:t xml:space="preserve"> library for AES and MD5 operations --&gt;</w:t>
      </w:r>
    </w:p>
    <w:p w14:paraId="1AA1514D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&lt;script src="https://cdnjs.cloudflare.com/ajax/libs/crypto-js/4.1.1/crypto-js.min.js"&gt;&lt;/script&gt;</w:t>
      </w:r>
    </w:p>
    <w:p w14:paraId="39B8CA12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&lt;/head&gt;</w:t>
      </w:r>
    </w:p>
    <w:p w14:paraId="012CD8E1" w14:textId="77777777" w:rsidR="002F7A16" w:rsidRPr="002F7A16" w:rsidRDefault="002F7A16" w:rsidP="002F7A16">
      <w:pPr>
        <w:pStyle w:val="NoSpacing"/>
        <w:rPr>
          <w:color w:val="4EA72E" w:themeColor="accent6"/>
        </w:rPr>
      </w:pPr>
    </w:p>
    <w:p w14:paraId="3088D607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&lt;body&gt;</w:t>
      </w:r>
    </w:p>
    <w:p w14:paraId="0C879D6B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&lt;h1&gt;AES-128-CBC Encryption/Decryption&lt;/h1&gt;</w:t>
      </w:r>
    </w:p>
    <w:p w14:paraId="49AECCCD" w14:textId="77777777" w:rsidR="002F7A16" w:rsidRPr="002F7A16" w:rsidRDefault="002F7A16" w:rsidP="002F7A16">
      <w:pPr>
        <w:pStyle w:val="NoSpacing"/>
        <w:rPr>
          <w:color w:val="4EA72E" w:themeColor="accent6"/>
        </w:rPr>
      </w:pPr>
    </w:p>
    <w:p w14:paraId="51F3BC23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 xml:space="preserve">    &lt;!-- </w:t>
      </w:r>
    </w:p>
    <w:p w14:paraId="0E855CD7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 xml:space="preserve">    Key Input Section </w:t>
      </w:r>
    </w:p>
    <w:p w14:paraId="2D475A94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- KC (Client Key) is pre-filled with my MD5 hash of "Joshua3722151"</w:t>
      </w:r>
    </w:p>
    <w:p w14:paraId="256ABBA1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- IV (Initialization Vector) is set to a default zero value for simplicity</w:t>
      </w:r>
    </w:p>
    <w:p w14:paraId="0AACDD7E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--&gt;</w:t>
      </w:r>
    </w:p>
    <w:p w14:paraId="24B9E19F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&lt;label&gt;Client Key (KC):&lt;/label&gt;</w:t>
      </w:r>
    </w:p>
    <w:p w14:paraId="0A11691B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 xml:space="preserve">    &lt;input type="text" id="key" value="26e5d99e6cf00eee433a5526ad36daad" </w:t>
      </w:r>
      <w:proofErr w:type="spellStart"/>
      <w:r w:rsidRPr="002F7A16">
        <w:rPr>
          <w:color w:val="4EA72E" w:themeColor="accent6"/>
        </w:rPr>
        <w:t>readonly</w:t>
      </w:r>
      <w:proofErr w:type="spellEnd"/>
      <w:r w:rsidRPr="002F7A16">
        <w:rPr>
          <w:color w:val="4EA72E" w:themeColor="accent6"/>
        </w:rPr>
        <w:t>&gt;&lt;</w:t>
      </w:r>
      <w:proofErr w:type="spellStart"/>
      <w:r w:rsidRPr="002F7A16">
        <w:rPr>
          <w:color w:val="4EA72E" w:themeColor="accent6"/>
        </w:rPr>
        <w:t>br</w:t>
      </w:r>
      <w:proofErr w:type="spellEnd"/>
      <w:r w:rsidRPr="002F7A16">
        <w:rPr>
          <w:color w:val="4EA72E" w:themeColor="accent6"/>
        </w:rPr>
        <w:t>&gt;</w:t>
      </w:r>
    </w:p>
    <w:p w14:paraId="58F9EA34" w14:textId="77777777" w:rsidR="002F7A16" w:rsidRPr="002F7A16" w:rsidRDefault="002F7A16" w:rsidP="002F7A16">
      <w:pPr>
        <w:pStyle w:val="NoSpacing"/>
        <w:rPr>
          <w:color w:val="4EA72E" w:themeColor="accent6"/>
        </w:rPr>
      </w:pPr>
    </w:p>
    <w:p w14:paraId="069AABFA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 xml:space="preserve">    &lt;label&gt;IV (16-byte </w:t>
      </w:r>
      <w:proofErr w:type="gramStart"/>
      <w:r w:rsidRPr="002F7A16">
        <w:rPr>
          <w:color w:val="4EA72E" w:themeColor="accent6"/>
        </w:rPr>
        <w:t>Hex):&lt;</w:t>
      </w:r>
      <w:proofErr w:type="gramEnd"/>
      <w:r w:rsidRPr="002F7A16">
        <w:rPr>
          <w:color w:val="4EA72E" w:themeColor="accent6"/>
        </w:rPr>
        <w:t>/label&gt;</w:t>
      </w:r>
    </w:p>
    <w:p w14:paraId="76C45C8D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lastRenderedPageBreak/>
        <w:t>    &lt;input type="text" id="iv" value="00000000000000000000000000000000"&gt;&lt;</w:t>
      </w:r>
      <w:proofErr w:type="spellStart"/>
      <w:r w:rsidRPr="002F7A16">
        <w:rPr>
          <w:color w:val="4EA72E" w:themeColor="accent6"/>
        </w:rPr>
        <w:t>br</w:t>
      </w:r>
      <w:proofErr w:type="spellEnd"/>
      <w:r w:rsidRPr="002F7A16">
        <w:rPr>
          <w:color w:val="4EA72E" w:themeColor="accent6"/>
        </w:rPr>
        <w:t>&gt;</w:t>
      </w:r>
    </w:p>
    <w:p w14:paraId="661F790B" w14:textId="77777777" w:rsidR="002F7A16" w:rsidRPr="002F7A16" w:rsidRDefault="002F7A16" w:rsidP="002F7A16">
      <w:pPr>
        <w:pStyle w:val="NoSpacing"/>
        <w:rPr>
          <w:color w:val="4EA72E" w:themeColor="accent6"/>
        </w:rPr>
      </w:pPr>
    </w:p>
    <w:p w14:paraId="60738385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 xml:space="preserve">    </w:t>
      </w:r>
      <w:proofErr w:type="gramStart"/>
      <w:r w:rsidRPr="002F7A16">
        <w:rPr>
          <w:color w:val="4EA72E" w:themeColor="accent6"/>
        </w:rPr>
        <w:t>&lt;!--</w:t>
      </w:r>
      <w:proofErr w:type="gramEnd"/>
      <w:r w:rsidRPr="002F7A16">
        <w:rPr>
          <w:color w:val="4EA72E" w:themeColor="accent6"/>
        </w:rPr>
        <w:t xml:space="preserve"> Plaintext input for encryption --&gt;</w:t>
      </w:r>
    </w:p>
    <w:p w14:paraId="4A896E11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&lt;label&gt;Plaintext:&lt;/label&gt;</w:t>
      </w:r>
    </w:p>
    <w:p w14:paraId="15505978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&lt;input type="text" id="plaintext" value="Hello, Kerberos!"&gt;&lt;</w:t>
      </w:r>
      <w:proofErr w:type="spellStart"/>
      <w:r w:rsidRPr="002F7A16">
        <w:rPr>
          <w:color w:val="4EA72E" w:themeColor="accent6"/>
        </w:rPr>
        <w:t>br</w:t>
      </w:r>
      <w:proofErr w:type="spellEnd"/>
      <w:r w:rsidRPr="002F7A16">
        <w:rPr>
          <w:color w:val="4EA72E" w:themeColor="accent6"/>
        </w:rPr>
        <w:t>&gt;</w:t>
      </w:r>
    </w:p>
    <w:p w14:paraId="46851B86" w14:textId="77777777" w:rsidR="002F7A16" w:rsidRPr="002F7A16" w:rsidRDefault="002F7A16" w:rsidP="002F7A16">
      <w:pPr>
        <w:pStyle w:val="NoSpacing"/>
        <w:rPr>
          <w:color w:val="4EA72E" w:themeColor="accent6"/>
        </w:rPr>
      </w:pPr>
    </w:p>
    <w:p w14:paraId="7B7DAFBB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 xml:space="preserve">    </w:t>
      </w:r>
      <w:proofErr w:type="gramStart"/>
      <w:r w:rsidRPr="002F7A16">
        <w:rPr>
          <w:color w:val="4EA72E" w:themeColor="accent6"/>
        </w:rPr>
        <w:t>&lt;!--</w:t>
      </w:r>
      <w:proofErr w:type="gramEnd"/>
      <w:r w:rsidRPr="002F7A16">
        <w:rPr>
          <w:color w:val="4EA72E" w:themeColor="accent6"/>
        </w:rPr>
        <w:t xml:space="preserve"> Encryption button and output display --&gt;</w:t>
      </w:r>
    </w:p>
    <w:p w14:paraId="1FCB80C9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&lt;button onclick="encrypt()"&gt;Encrypt&lt;/button&gt;</w:t>
      </w:r>
    </w:p>
    <w:p w14:paraId="5D186F91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&lt;p id="ciphertext"&gt;&lt;/p&gt;</w:t>
      </w:r>
    </w:p>
    <w:p w14:paraId="0D7CF1A2" w14:textId="77777777" w:rsidR="002F7A16" w:rsidRPr="002F7A16" w:rsidRDefault="002F7A16" w:rsidP="002F7A16">
      <w:pPr>
        <w:pStyle w:val="NoSpacing"/>
        <w:rPr>
          <w:color w:val="4EA72E" w:themeColor="accent6"/>
        </w:rPr>
      </w:pPr>
    </w:p>
    <w:p w14:paraId="0D4E932B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 xml:space="preserve">    </w:t>
      </w:r>
      <w:proofErr w:type="gramStart"/>
      <w:r w:rsidRPr="002F7A16">
        <w:rPr>
          <w:color w:val="4EA72E" w:themeColor="accent6"/>
        </w:rPr>
        <w:t>&lt;!--</w:t>
      </w:r>
      <w:proofErr w:type="gramEnd"/>
      <w:r w:rsidRPr="002F7A16">
        <w:rPr>
          <w:color w:val="4EA72E" w:themeColor="accent6"/>
        </w:rPr>
        <w:t xml:space="preserve"> Ciphertext input for decryption --&gt;</w:t>
      </w:r>
    </w:p>
    <w:p w14:paraId="1A709EC2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&lt;label&gt;Ciphertext (Hex):&lt;/label&gt;</w:t>
      </w:r>
    </w:p>
    <w:p w14:paraId="6D872C8D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&lt;input type="text" id="</w:t>
      </w:r>
      <w:proofErr w:type="spellStart"/>
      <w:r w:rsidRPr="002F7A16">
        <w:rPr>
          <w:color w:val="4EA72E" w:themeColor="accent6"/>
        </w:rPr>
        <w:t>ciphertextInput</w:t>
      </w:r>
      <w:proofErr w:type="spellEnd"/>
      <w:r w:rsidRPr="002F7A16">
        <w:rPr>
          <w:color w:val="4EA72E" w:themeColor="accent6"/>
        </w:rPr>
        <w:t>"&gt;&lt;</w:t>
      </w:r>
      <w:proofErr w:type="spellStart"/>
      <w:r w:rsidRPr="002F7A16">
        <w:rPr>
          <w:color w:val="4EA72E" w:themeColor="accent6"/>
        </w:rPr>
        <w:t>br</w:t>
      </w:r>
      <w:proofErr w:type="spellEnd"/>
      <w:r w:rsidRPr="002F7A16">
        <w:rPr>
          <w:color w:val="4EA72E" w:themeColor="accent6"/>
        </w:rPr>
        <w:t>&gt;</w:t>
      </w:r>
    </w:p>
    <w:p w14:paraId="75C50046" w14:textId="77777777" w:rsidR="002F7A16" w:rsidRPr="002F7A16" w:rsidRDefault="002F7A16" w:rsidP="002F7A16">
      <w:pPr>
        <w:pStyle w:val="NoSpacing"/>
        <w:rPr>
          <w:color w:val="4EA72E" w:themeColor="accent6"/>
        </w:rPr>
      </w:pPr>
    </w:p>
    <w:p w14:paraId="21A882BB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 xml:space="preserve">    </w:t>
      </w:r>
      <w:proofErr w:type="gramStart"/>
      <w:r w:rsidRPr="002F7A16">
        <w:rPr>
          <w:color w:val="4EA72E" w:themeColor="accent6"/>
        </w:rPr>
        <w:t>&lt;!--</w:t>
      </w:r>
      <w:proofErr w:type="gramEnd"/>
      <w:r w:rsidRPr="002F7A16">
        <w:rPr>
          <w:color w:val="4EA72E" w:themeColor="accent6"/>
        </w:rPr>
        <w:t xml:space="preserve"> Decryption button and output display --&gt;</w:t>
      </w:r>
    </w:p>
    <w:p w14:paraId="58ABF8CE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&lt;button onclick="decrypt()"&gt;Decrypt&lt;/button&gt;</w:t>
      </w:r>
    </w:p>
    <w:p w14:paraId="5874CB81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&lt;p id="decrypted"&gt;&lt;/p&gt;</w:t>
      </w:r>
    </w:p>
    <w:p w14:paraId="13AFF772" w14:textId="77777777" w:rsidR="002F7A16" w:rsidRPr="002F7A16" w:rsidRDefault="002F7A16" w:rsidP="002F7A16">
      <w:pPr>
        <w:pStyle w:val="NoSpacing"/>
        <w:rPr>
          <w:color w:val="4EA72E" w:themeColor="accent6"/>
        </w:rPr>
      </w:pPr>
    </w:p>
    <w:p w14:paraId="60B49340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&lt;script&gt;</w:t>
      </w:r>
    </w:p>
    <w:p w14:paraId="0A81D8FE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    /**</w:t>
      </w:r>
    </w:p>
    <w:p w14:paraId="326E3A7A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     * Encrypts plaintext using AES-128-CBC</w:t>
      </w:r>
    </w:p>
    <w:p w14:paraId="49C6289F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     * - Uses the key and IV from input fields</w:t>
      </w:r>
    </w:p>
    <w:p w14:paraId="52112E7B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     * - Outputs ciphertext in Hex format</w:t>
      </w:r>
    </w:p>
    <w:p w14:paraId="783112E6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     */</w:t>
      </w:r>
    </w:p>
    <w:p w14:paraId="0DAF092E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 xml:space="preserve">        function </w:t>
      </w:r>
      <w:proofErr w:type="gramStart"/>
      <w:r w:rsidRPr="002F7A16">
        <w:rPr>
          <w:color w:val="4EA72E" w:themeColor="accent6"/>
        </w:rPr>
        <w:t>encrypt(</w:t>
      </w:r>
      <w:proofErr w:type="gramEnd"/>
      <w:r w:rsidRPr="002F7A16">
        <w:rPr>
          <w:color w:val="4EA72E" w:themeColor="accent6"/>
        </w:rPr>
        <w:t>) {</w:t>
      </w:r>
    </w:p>
    <w:p w14:paraId="0EFFD480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        // Get values from input fields</w:t>
      </w:r>
    </w:p>
    <w:p w14:paraId="0787DB1D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 xml:space="preserve">            const key = </w:t>
      </w:r>
      <w:proofErr w:type="spellStart"/>
      <w:proofErr w:type="gramStart"/>
      <w:r w:rsidRPr="002F7A16">
        <w:rPr>
          <w:color w:val="4EA72E" w:themeColor="accent6"/>
        </w:rPr>
        <w:t>document.getElementById</w:t>
      </w:r>
      <w:proofErr w:type="spellEnd"/>
      <w:proofErr w:type="gramEnd"/>
      <w:r w:rsidRPr="002F7A16">
        <w:rPr>
          <w:color w:val="4EA72E" w:themeColor="accent6"/>
        </w:rPr>
        <w:t>("key").</w:t>
      </w:r>
      <w:proofErr w:type="gramStart"/>
      <w:r w:rsidRPr="002F7A16">
        <w:rPr>
          <w:color w:val="4EA72E" w:themeColor="accent6"/>
        </w:rPr>
        <w:t>value;</w:t>
      </w:r>
      <w:proofErr w:type="gramEnd"/>
    </w:p>
    <w:p w14:paraId="01EDAC40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 xml:space="preserve">            const iv = </w:t>
      </w:r>
      <w:proofErr w:type="spellStart"/>
      <w:proofErr w:type="gramStart"/>
      <w:r w:rsidRPr="002F7A16">
        <w:rPr>
          <w:color w:val="4EA72E" w:themeColor="accent6"/>
        </w:rPr>
        <w:t>document.getElementById</w:t>
      </w:r>
      <w:proofErr w:type="spellEnd"/>
      <w:proofErr w:type="gramEnd"/>
      <w:r w:rsidRPr="002F7A16">
        <w:rPr>
          <w:color w:val="4EA72E" w:themeColor="accent6"/>
        </w:rPr>
        <w:t>("iv").</w:t>
      </w:r>
      <w:proofErr w:type="gramStart"/>
      <w:r w:rsidRPr="002F7A16">
        <w:rPr>
          <w:color w:val="4EA72E" w:themeColor="accent6"/>
        </w:rPr>
        <w:t>value;</w:t>
      </w:r>
      <w:proofErr w:type="gramEnd"/>
    </w:p>
    <w:p w14:paraId="15F5B605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 xml:space="preserve">            const plaintext = </w:t>
      </w:r>
      <w:proofErr w:type="spellStart"/>
      <w:proofErr w:type="gramStart"/>
      <w:r w:rsidRPr="002F7A16">
        <w:rPr>
          <w:color w:val="4EA72E" w:themeColor="accent6"/>
        </w:rPr>
        <w:t>document.getElementById</w:t>
      </w:r>
      <w:proofErr w:type="spellEnd"/>
      <w:proofErr w:type="gramEnd"/>
      <w:r w:rsidRPr="002F7A16">
        <w:rPr>
          <w:color w:val="4EA72E" w:themeColor="accent6"/>
        </w:rPr>
        <w:t>("plaintext").</w:t>
      </w:r>
      <w:proofErr w:type="gramStart"/>
      <w:r w:rsidRPr="002F7A16">
        <w:rPr>
          <w:color w:val="4EA72E" w:themeColor="accent6"/>
        </w:rPr>
        <w:t>value;</w:t>
      </w:r>
      <w:proofErr w:type="gramEnd"/>
    </w:p>
    <w:p w14:paraId="0E549C16" w14:textId="77777777" w:rsidR="002F7A16" w:rsidRPr="002F7A16" w:rsidRDefault="002F7A16" w:rsidP="002F7A16">
      <w:pPr>
        <w:pStyle w:val="NoSpacing"/>
        <w:rPr>
          <w:color w:val="4EA72E" w:themeColor="accent6"/>
        </w:rPr>
      </w:pPr>
    </w:p>
    <w:p w14:paraId="5EF4C04C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        // Perform AES-128-CBC encryption</w:t>
      </w:r>
    </w:p>
    <w:p w14:paraId="6E82084F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 xml:space="preserve">            const ciphertext = </w:t>
      </w:r>
      <w:proofErr w:type="spellStart"/>
      <w:r w:rsidRPr="002F7A16">
        <w:rPr>
          <w:color w:val="4EA72E" w:themeColor="accent6"/>
        </w:rPr>
        <w:t>CryptoJS.AES.encrypt</w:t>
      </w:r>
      <w:proofErr w:type="spellEnd"/>
      <w:r w:rsidRPr="002F7A16">
        <w:rPr>
          <w:color w:val="4EA72E" w:themeColor="accent6"/>
        </w:rPr>
        <w:t>(</w:t>
      </w:r>
    </w:p>
    <w:p w14:paraId="0D85C3B3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 xml:space="preserve">                </w:t>
      </w:r>
      <w:proofErr w:type="gramStart"/>
      <w:r w:rsidRPr="002F7A16">
        <w:rPr>
          <w:color w:val="4EA72E" w:themeColor="accent6"/>
        </w:rPr>
        <w:t xml:space="preserve">plaintext,   </w:t>
      </w:r>
      <w:proofErr w:type="gramEnd"/>
      <w:r w:rsidRPr="002F7A16">
        <w:rPr>
          <w:color w:val="4EA72E" w:themeColor="accent6"/>
        </w:rPr>
        <w:t>                       // Plaintext to encrypt</w:t>
      </w:r>
    </w:p>
    <w:p w14:paraId="5FB16D63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 xml:space="preserve">                </w:t>
      </w:r>
      <w:proofErr w:type="spellStart"/>
      <w:proofErr w:type="gramStart"/>
      <w:r w:rsidRPr="002F7A16">
        <w:rPr>
          <w:color w:val="4EA72E" w:themeColor="accent6"/>
        </w:rPr>
        <w:t>CryptoJS.enc.Hex.parse</w:t>
      </w:r>
      <w:proofErr w:type="spellEnd"/>
      <w:proofErr w:type="gramEnd"/>
      <w:r w:rsidRPr="002F7A16">
        <w:rPr>
          <w:color w:val="4EA72E" w:themeColor="accent6"/>
        </w:rPr>
        <w:t>(key</w:t>
      </w:r>
      <w:proofErr w:type="gramStart"/>
      <w:r w:rsidRPr="002F7A16">
        <w:rPr>
          <w:color w:val="4EA72E" w:themeColor="accent6"/>
        </w:rPr>
        <w:t xml:space="preserve">),   </w:t>
      </w:r>
      <w:proofErr w:type="gramEnd"/>
      <w:r w:rsidRPr="002F7A16">
        <w:rPr>
          <w:color w:val="4EA72E" w:themeColor="accent6"/>
        </w:rPr>
        <w:t>     // Key (converted from Hex string)</w:t>
      </w:r>
    </w:p>
    <w:p w14:paraId="34BE541E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            {</w:t>
      </w:r>
    </w:p>
    <w:p w14:paraId="04ADE4FC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 xml:space="preserve">                    iv: </w:t>
      </w:r>
      <w:proofErr w:type="spellStart"/>
      <w:proofErr w:type="gramStart"/>
      <w:r w:rsidRPr="002F7A16">
        <w:rPr>
          <w:color w:val="4EA72E" w:themeColor="accent6"/>
        </w:rPr>
        <w:t>CryptoJS.enc.Hex.parse</w:t>
      </w:r>
      <w:proofErr w:type="spellEnd"/>
      <w:proofErr w:type="gramEnd"/>
      <w:r w:rsidRPr="002F7A16">
        <w:rPr>
          <w:color w:val="4EA72E" w:themeColor="accent6"/>
        </w:rPr>
        <w:t>(iv</w:t>
      </w:r>
      <w:proofErr w:type="gramStart"/>
      <w:r w:rsidRPr="002F7A16">
        <w:rPr>
          <w:color w:val="4EA72E" w:themeColor="accent6"/>
        </w:rPr>
        <w:t xml:space="preserve">),   </w:t>
      </w:r>
      <w:proofErr w:type="gramEnd"/>
      <w:r w:rsidRPr="002F7A16">
        <w:rPr>
          <w:color w:val="4EA72E" w:themeColor="accent6"/>
        </w:rPr>
        <w:t>// IV (converted from Hex string)</w:t>
      </w:r>
    </w:p>
    <w:p w14:paraId="1E36421C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 xml:space="preserve">                    mode: </w:t>
      </w:r>
      <w:proofErr w:type="spellStart"/>
      <w:r w:rsidRPr="002F7A16">
        <w:rPr>
          <w:color w:val="4EA72E" w:themeColor="accent6"/>
        </w:rPr>
        <w:t>CryptoJS.mode.CBC</w:t>
      </w:r>
      <w:proofErr w:type="spellEnd"/>
      <w:r w:rsidRPr="002F7A16">
        <w:rPr>
          <w:color w:val="4EA72E" w:themeColor="accent6"/>
        </w:rPr>
        <w:t xml:space="preserve">           // CBC mode</w:t>
      </w:r>
    </w:p>
    <w:p w14:paraId="2292E63E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            }</w:t>
      </w:r>
    </w:p>
    <w:p w14:paraId="7897A998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 xml:space="preserve">            </w:t>
      </w:r>
      <w:proofErr w:type="gramStart"/>
      <w:r w:rsidRPr="002F7A16">
        <w:rPr>
          <w:color w:val="4EA72E" w:themeColor="accent6"/>
        </w:rPr>
        <w:t>).</w:t>
      </w:r>
      <w:proofErr w:type="spellStart"/>
      <w:r w:rsidRPr="002F7A16">
        <w:rPr>
          <w:color w:val="4EA72E" w:themeColor="accent6"/>
        </w:rPr>
        <w:t>ciphertext</w:t>
      </w:r>
      <w:proofErr w:type="gramEnd"/>
      <w:r w:rsidRPr="002F7A16">
        <w:rPr>
          <w:color w:val="4EA72E" w:themeColor="accent6"/>
        </w:rPr>
        <w:t>.</w:t>
      </w:r>
      <w:proofErr w:type="gramStart"/>
      <w:r w:rsidRPr="002F7A16">
        <w:rPr>
          <w:color w:val="4EA72E" w:themeColor="accent6"/>
        </w:rPr>
        <w:t>toString</w:t>
      </w:r>
      <w:proofErr w:type="spellEnd"/>
      <w:r w:rsidRPr="002F7A16">
        <w:rPr>
          <w:color w:val="4EA72E" w:themeColor="accent6"/>
        </w:rPr>
        <w:t>(</w:t>
      </w:r>
      <w:proofErr w:type="spellStart"/>
      <w:proofErr w:type="gramEnd"/>
      <w:r w:rsidRPr="002F7A16">
        <w:rPr>
          <w:color w:val="4EA72E" w:themeColor="accent6"/>
        </w:rPr>
        <w:t>CryptoJS.enc.Hex</w:t>
      </w:r>
      <w:proofErr w:type="spellEnd"/>
      <w:r w:rsidRPr="002F7A16">
        <w:rPr>
          <w:color w:val="4EA72E" w:themeColor="accent6"/>
        </w:rPr>
        <w:t>); // Convert result to Hex string</w:t>
      </w:r>
    </w:p>
    <w:p w14:paraId="6D521A96" w14:textId="77777777" w:rsidR="002F7A16" w:rsidRPr="002F7A16" w:rsidRDefault="002F7A16" w:rsidP="002F7A16">
      <w:pPr>
        <w:pStyle w:val="NoSpacing"/>
        <w:rPr>
          <w:color w:val="4EA72E" w:themeColor="accent6"/>
        </w:rPr>
      </w:pPr>
    </w:p>
    <w:p w14:paraId="01D2DBC4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        // Display encrypted result</w:t>
      </w:r>
    </w:p>
    <w:p w14:paraId="114597A4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 xml:space="preserve">            </w:t>
      </w:r>
      <w:proofErr w:type="spellStart"/>
      <w:proofErr w:type="gramStart"/>
      <w:r w:rsidRPr="002F7A16">
        <w:rPr>
          <w:color w:val="4EA72E" w:themeColor="accent6"/>
        </w:rPr>
        <w:t>document.getElementById</w:t>
      </w:r>
      <w:proofErr w:type="spellEnd"/>
      <w:proofErr w:type="gramEnd"/>
      <w:r w:rsidRPr="002F7A16">
        <w:rPr>
          <w:color w:val="4EA72E" w:themeColor="accent6"/>
        </w:rPr>
        <w:t>("ciphertext"</w:t>
      </w:r>
      <w:proofErr w:type="gramStart"/>
      <w:r w:rsidRPr="002F7A16">
        <w:rPr>
          <w:color w:val="4EA72E" w:themeColor="accent6"/>
        </w:rPr>
        <w:t>).</w:t>
      </w:r>
      <w:proofErr w:type="spellStart"/>
      <w:r w:rsidRPr="002F7A16">
        <w:rPr>
          <w:color w:val="4EA72E" w:themeColor="accent6"/>
        </w:rPr>
        <w:t>innerText</w:t>
      </w:r>
      <w:proofErr w:type="spellEnd"/>
      <w:proofErr w:type="gramEnd"/>
      <w:r w:rsidRPr="002F7A16">
        <w:rPr>
          <w:color w:val="4EA72E" w:themeColor="accent6"/>
        </w:rPr>
        <w:t xml:space="preserve"> = `Encrypted: ${ciphertext}</w:t>
      </w:r>
      <w:proofErr w:type="gramStart"/>
      <w:r w:rsidRPr="002F7A16">
        <w:rPr>
          <w:color w:val="4EA72E" w:themeColor="accent6"/>
        </w:rPr>
        <w:t>`;</w:t>
      </w:r>
      <w:proofErr w:type="gramEnd"/>
    </w:p>
    <w:p w14:paraId="35D73337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    }</w:t>
      </w:r>
    </w:p>
    <w:p w14:paraId="1BD49E26" w14:textId="77777777" w:rsidR="002F7A16" w:rsidRPr="002F7A16" w:rsidRDefault="002F7A16" w:rsidP="002F7A16">
      <w:pPr>
        <w:pStyle w:val="NoSpacing"/>
        <w:rPr>
          <w:color w:val="4EA72E" w:themeColor="accent6"/>
        </w:rPr>
      </w:pPr>
    </w:p>
    <w:p w14:paraId="46C3D120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    /**</w:t>
      </w:r>
    </w:p>
    <w:p w14:paraId="613A90BD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     * Decrypts ciphertext using AES-128-CBC</w:t>
      </w:r>
    </w:p>
    <w:p w14:paraId="1ECF93E1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     * - Uses the key and IV from input fields</w:t>
      </w:r>
    </w:p>
    <w:p w14:paraId="1C68E3D3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     * - Expects ciphertext in Hex format</w:t>
      </w:r>
    </w:p>
    <w:p w14:paraId="7EF8DB42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     * - Outputs decrypted plaintext</w:t>
      </w:r>
    </w:p>
    <w:p w14:paraId="2C00695D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     */</w:t>
      </w:r>
    </w:p>
    <w:p w14:paraId="26D6EE54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 xml:space="preserve">        function </w:t>
      </w:r>
      <w:proofErr w:type="gramStart"/>
      <w:r w:rsidRPr="002F7A16">
        <w:rPr>
          <w:color w:val="4EA72E" w:themeColor="accent6"/>
        </w:rPr>
        <w:t>decrypt(</w:t>
      </w:r>
      <w:proofErr w:type="gramEnd"/>
      <w:r w:rsidRPr="002F7A16">
        <w:rPr>
          <w:color w:val="4EA72E" w:themeColor="accent6"/>
        </w:rPr>
        <w:t>) {</w:t>
      </w:r>
    </w:p>
    <w:p w14:paraId="1E81C251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        // Get values from input fields</w:t>
      </w:r>
    </w:p>
    <w:p w14:paraId="730860EF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 xml:space="preserve">            const key = </w:t>
      </w:r>
      <w:proofErr w:type="spellStart"/>
      <w:proofErr w:type="gramStart"/>
      <w:r w:rsidRPr="002F7A16">
        <w:rPr>
          <w:color w:val="4EA72E" w:themeColor="accent6"/>
        </w:rPr>
        <w:t>document.getElementById</w:t>
      </w:r>
      <w:proofErr w:type="spellEnd"/>
      <w:proofErr w:type="gramEnd"/>
      <w:r w:rsidRPr="002F7A16">
        <w:rPr>
          <w:color w:val="4EA72E" w:themeColor="accent6"/>
        </w:rPr>
        <w:t>("key").</w:t>
      </w:r>
      <w:proofErr w:type="gramStart"/>
      <w:r w:rsidRPr="002F7A16">
        <w:rPr>
          <w:color w:val="4EA72E" w:themeColor="accent6"/>
        </w:rPr>
        <w:t>value;</w:t>
      </w:r>
      <w:proofErr w:type="gramEnd"/>
    </w:p>
    <w:p w14:paraId="237BA3EB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 xml:space="preserve">            const iv = </w:t>
      </w:r>
      <w:proofErr w:type="spellStart"/>
      <w:proofErr w:type="gramStart"/>
      <w:r w:rsidRPr="002F7A16">
        <w:rPr>
          <w:color w:val="4EA72E" w:themeColor="accent6"/>
        </w:rPr>
        <w:t>document.getElementById</w:t>
      </w:r>
      <w:proofErr w:type="spellEnd"/>
      <w:proofErr w:type="gramEnd"/>
      <w:r w:rsidRPr="002F7A16">
        <w:rPr>
          <w:color w:val="4EA72E" w:themeColor="accent6"/>
        </w:rPr>
        <w:t>("iv").</w:t>
      </w:r>
      <w:proofErr w:type="gramStart"/>
      <w:r w:rsidRPr="002F7A16">
        <w:rPr>
          <w:color w:val="4EA72E" w:themeColor="accent6"/>
        </w:rPr>
        <w:t>value;</w:t>
      </w:r>
      <w:proofErr w:type="gramEnd"/>
    </w:p>
    <w:p w14:paraId="594C21D8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 xml:space="preserve">            const ciphertext = </w:t>
      </w:r>
      <w:proofErr w:type="spellStart"/>
      <w:proofErr w:type="gramStart"/>
      <w:r w:rsidRPr="002F7A16">
        <w:rPr>
          <w:color w:val="4EA72E" w:themeColor="accent6"/>
        </w:rPr>
        <w:t>document.getElementById</w:t>
      </w:r>
      <w:proofErr w:type="spellEnd"/>
      <w:proofErr w:type="gramEnd"/>
      <w:r w:rsidRPr="002F7A16">
        <w:rPr>
          <w:color w:val="4EA72E" w:themeColor="accent6"/>
        </w:rPr>
        <w:t>("</w:t>
      </w:r>
      <w:proofErr w:type="spellStart"/>
      <w:r w:rsidRPr="002F7A16">
        <w:rPr>
          <w:color w:val="4EA72E" w:themeColor="accent6"/>
        </w:rPr>
        <w:t>ciphertextInput</w:t>
      </w:r>
      <w:proofErr w:type="spellEnd"/>
      <w:r w:rsidRPr="002F7A16">
        <w:rPr>
          <w:color w:val="4EA72E" w:themeColor="accent6"/>
        </w:rPr>
        <w:t>").</w:t>
      </w:r>
      <w:proofErr w:type="gramStart"/>
      <w:r w:rsidRPr="002F7A16">
        <w:rPr>
          <w:color w:val="4EA72E" w:themeColor="accent6"/>
        </w:rPr>
        <w:t>value;</w:t>
      </w:r>
      <w:proofErr w:type="gramEnd"/>
    </w:p>
    <w:p w14:paraId="58BB5381" w14:textId="77777777" w:rsidR="002F7A16" w:rsidRPr="002F7A16" w:rsidRDefault="002F7A16" w:rsidP="002F7A16">
      <w:pPr>
        <w:pStyle w:val="NoSpacing"/>
        <w:rPr>
          <w:color w:val="4EA72E" w:themeColor="accent6"/>
        </w:rPr>
      </w:pPr>
    </w:p>
    <w:p w14:paraId="257F5541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        // Perform AES-128-CBC decryption</w:t>
      </w:r>
    </w:p>
    <w:p w14:paraId="20F66CD7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lastRenderedPageBreak/>
        <w:t xml:space="preserve">            const decrypted = </w:t>
      </w:r>
      <w:proofErr w:type="spellStart"/>
      <w:r w:rsidRPr="002F7A16">
        <w:rPr>
          <w:color w:val="4EA72E" w:themeColor="accent6"/>
        </w:rPr>
        <w:t>CryptoJS.AES.decrypt</w:t>
      </w:r>
      <w:proofErr w:type="spellEnd"/>
      <w:r w:rsidRPr="002F7A16">
        <w:rPr>
          <w:color w:val="4EA72E" w:themeColor="accent6"/>
        </w:rPr>
        <w:t>(</w:t>
      </w:r>
    </w:p>
    <w:p w14:paraId="28BA3FDC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            {</w:t>
      </w:r>
    </w:p>
    <w:p w14:paraId="0C30A6E7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 xml:space="preserve">                    ciphertext: </w:t>
      </w:r>
      <w:proofErr w:type="spellStart"/>
      <w:proofErr w:type="gramStart"/>
      <w:r w:rsidRPr="002F7A16">
        <w:rPr>
          <w:color w:val="4EA72E" w:themeColor="accent6"/>
        </w:rPr>
        <w:t>CryptoJS.enc.Hex.parse</w:t>
      </w:r>
      <w:proofErr w:type="spellEnd"/>
      <w:proofErr w:type="gramEnd"/>
      <w:r w:rsidRPr="002F7A16">
        <w:rPr>
          <w:color w:val="4EA72E" w:themeColor="accent6"/>
        </w:rPr>
        <w:t>(ciphertext) // Parse Hex ciphertext</w:t>
      </w:r>
    </w:p>
    <w:p w14:paraId="417FA670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            },</w:t>
      </w:r>
    </w:p>
    <w:p w14:paraId="5920EB35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 xml:space="preserve">                </w:t>
      </w:r>
      <w:proofErr w:type="spellStart"/>
      <w:proofErr w:type="gramStart"/>
      <w:r w:rsidRPr="002F7A16">
        <w:rPr>
          <w:color w:val="4EA72E" w:themeColor="accent6"/>
        </w:rPr>
        <w:t>CryptoJS.enc.Hex.parse</w:t>
      </w:r>
      <w:proofErr w:type="spellEnd"/>
      <w:proofErr w:type="gramEnd"/>
      <w:r w:rsidRPr="002F7A16">
        <w:rPr>
          <w:color w:val="4EA72E" w:themeColor="accent6"/>
        </w:rPr>
        <w:t>(key</w:t>
      </w:r>
      <w:proofErr w:type="gramStart"/>
      <w:r w:rsidRPr="002F7A16">
        <w:rPr>
          <w:color w:val="4EA72E" w:themeColor="accent6"/>
        </w:rPr>
        <w:t xml:space="preserve">),   </w:t>
      </w:r>
      <w:proofErr w:type="gramEnd"/>
      <w:r w:rsidRPr="002F7A16">
        <w:rPr>
          <w:color w:val="4EA72E" w:themeColor="accent6"/>
        </w:rPr>
        <w:t>     // Key (converted from Hex string)</w:t>
      </w:r>
    </w:p>
    <w:p w14:paraId="5EEC25E5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            {</w:t>
      </w:r>
    </w:p>
    <w:p w14:paraId="2476B3A3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 xml:space="preserve">                    iv: </w:t>
      </w:r>
      <w:proofErr w:type="spellStart"/>
      <w:proofErr w:type="gramStart"/>
      <w:r w:rsidRPr="002F7A16">
        <w:rPr>
          <w:color w:val="4EA72E" w:themeColor="accent6"/>
        </w:rPr>
        <w:t>CryptoJS.enc.Hex.parse</w:t>
      </w:r>
      <w:proofErr w:type="spellEnd"/>
      <w:proofErr w:type="gramEnd"/>
      <w:r w:rsidRPr="002F7A16">
        <w:rPr>
          <w:color w:val="4EA72E" w:themeColor="accent6"/>
        </w:rPr>
        <w:t>(iv</w:t>
      </w:r>
      <w:proofErr w:type="gramStart"/>
      <w:r w:rsidRPr="002F7A16">
        <w:rPr>
          <w:color w:val="4EA72E" w:themeColor="accent6"/>
        </w:rPr>
        <w:t xml:space="preserve">),   </w:t>
      </w:r>
      <w:proofErr w:type="gramEnd"/>
      <w:r w:rsidRPr="002F7A16">
        <w:rPr>
          <w:color w:val="4EA72E" w:themeColor="accent6"/>
        </w:rPr>
        <w:t>// IV (converted from Hex string)</w:t>
      </w:r>
    </w:p>
    <w:p w14:paraId="78D627D6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 xml:space="preserve">                    mode: </w:t>
      </w:r>
      <w:proofErr w:type="spellStart"/>
      <w:r w:rsidRPr="002F7A16">
        <w:rPr>
          <w:color w:val="4EA72E" w:themeColor="accent6"/>
        </w:rPr>
        <w:t>CryptoJS.mode.CBC</w:t>
      </w:r>
      <w:proofErr w:type="spellEnd"/>
      <w:r w:rsidRPr="002F7A16">
        <w:rPr>
          <w:color w:val="4EA72E" w:themeColor="accent6"/>
        </w:rPr>
        <w:t xml:space="preserve">           // CBC mode</w:t>
      </w:r>
    </w:p>
    <w:p w14:paraId="4AC342B7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            }</w:t>
      </w:r>
    </w:p>
    <w:p w14:paraId="3FE337A1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 xml:space="preserve">            </w:t>
      </w:r>
      <w:proofErr w:type="gramStart"/>
      <w:r w:rsidRPr="002F7A16">
        <w:rPr>
          <w:color w:val="4EA72E" w:themeColor="accent6"/>
        </w:rPr>
        <w:t>).</w:t>
      </w:r>
      <w:proofErr w:type="spellStart"/>
      <w:r w:rsidRPr="002F7A16">
        <w:rPr>
          <w:color w:val="4EA72E" w:themeColor="accent6"/>
        </w:rPr>
        <w:t>toString</w:t>
      </w:r>
      <w:proofErr w:type="spellEnd"/>
      <w:proofErr w:type="gramEnd"/>
      <w:r w:rsidRPr="002F7A16">
        <w:rPr>
          <w:color w:val="4EA72E" w:themeColor="accent6"/>
        </w:rPr>
        <w:t>(CryptoJS.enc.Utf8</w:t>
      </w:r>
      <w:proofErr w:type="gramStart"/>
      <w:r w:rsidRPr="002F7A16">
        <w:rPr>
          <w:color w:val="4EA72E" w:themeColor="accent6"/>
        </w:rPr>
        <w:t xml:space="preserve">);   </w:t>
      </w:r>
      <w:proofErr w:type="gramEnd"/>
      <w:r w:rsidRPr="002F7A16">
        <w:rPr>
          <w:color w:val="4EA72E" w:themeColor="accent6"/>
        </w:rPr>
        <w:t>     // Convert result to UTF-8 string</w:t>
      </w:r>
    </w:p>
    <w:p w14:paraId="0AD9EA77" w14:textId="77777777" w:rsidR="002F7A16" w:rsidRPr="002F7A16" w:rsidRDefault="002F7A16" w:rsidP="002F7A16">
      <w:pPr>
        <w:pStyle w:val="NoSpacing"/>
        <w:rPr>
          <w:color w:val="4EA72E" w:themeColor="accent6"/>
        </w:rPr>
      </w:pPr>
    </w:p>
    <w:p w14:paraId="65049BF0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        // Display decrypted result</w:t>
      </w:r>
    </w:p>
    <w:p w14:paraId="7CDF35AD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 xml:space="preserve">            </w:t>
      </w:r>
      <w:proofErr w:type="spellStart"/>
      <w:proofErr w:type="gramStart"/>
      <w:r w:rsidRPr="002F7A16">
        <w:rPr>
          <w:color w:val="4EA72E" w:themeColor="accent6"/>
        </w:rPr>
        <w:t>document.getElementById</w:t>
      </w:r>
      <w:proofErr w:type="spellEnd"/>
      <w:proofErr w:type="gramEnd"/>
      <w:r w:rsidRPr="002F7A16">
        <w:rPr>
          <w:color w:val="4EA72E" w:themeColor="accent6"/>
        </w:rPr>
        <w:t>("decrypted"</w:t>
      </w:r>
      <w:proofErr w:type="gramStart"/>
      <w:r w:rsidRPr="002F7A16">
        <w:rPr>
          <w:color w:val="4EA72E" w:themeColor="accent6"/>
        </w:rPr>
        <w:t>).</w:t>
      </w:r>
      <w:proofErr w:type="spellStart"/>
      <w:r w:rsidRPr="002F7A16">
        <w:rPr>
          <w:color w:val="4EA72E" w:themeColor="accent6"/>
        </w:rPr>
        <w:t>innerText</w:t>
      </w:r>
      <w:proofErr w:type="spellEnd"/>
      <w:proofErr w:type="gramEnd"/>
      <w:r w:rsidRPr="002F7A16">
        <w:rPr>
          <w:color w:val="4EA72E" w:themeColor="accent6"/>
        </w:rPr>
        <w:t xml:space="preserve"> = `Decrypted: ${decrypted}</w:t>
      </w:r>
      <w:proofErr w:type="gramStart"/>
      <w:r w:rsidRPr="002F7A16">
        <w:rPr>
          <w:color w:val="4EA72E" w:themeColor="accent6"/>
        </w:rPr>
        <w:t>`;</w:t>
      </w:r>
      <w:proofErr w:type="gramEnd"/>
    </w:p>
    <w:p w14:paraId="1A1B38D8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    }</w:t>
      </w:r>
    </w:p>
    <w:p w14:paraId="216067D9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    &lt;/script&gt;</w:t>
      </w:r>
    </w:p>
    <w:p w14:paraId="0A7CBE36" w14:textId="77777777" w:rsidR="002F7A16" w:rsidRPr="002F7A16" w:rsidRDefault="002F7A16" w:rsidP="002F7A16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&lt;/body&gt;</w:t>
      </w:r>
    </w:p>
    <w:p w14:paraId="6E99D0F1" w14:textId="77777777" w:rsidR="002F7A16" w:rsidRPr="002F7A16" w:rsidRDefault="002F7A16" w:rsidP="002F7A16">
      <w:pPr>
        <w:pStyle w:val="NoSpacing"/>
        <w:rPr>
          <w:color w:val="4EA72E" w:themeColor="accent6"/>
        </w:rPr>
      </w:pPr>
    </w:p>
    <w:p w14:paraId="790C9C3D" w14:textId="19427E75" w:rsidR="004545CE" w:rsidRDefault="002F7A16" w:rsidP="004545CE">
      <w:pPr>
        <w:pStyle w:val="NoSpacing"/>
        <w:rPr>
          <w:color w:val="4EA72E" w:themeColor="accent6"/>
        </w:rPr>
      </w:pPr>
      <w:r w:rsidRPr="002F7A16">
        <w:rPr>
          <w:color w:val="4EA72E" w:themeColor="accent6"/>
        </w:rPr>
        <w:t>&lt;/html&gt;</w:t>
      </w:r>
    </w:p>
    <w:p w14:paraId="603EEAF3" w14:textId="09A6D9E1" w:rsidR="004545CE" w:rsidRDefault="007C1A1A" w:rsidP="004545CE">
      <w:pPr>
        <w:pStyle w:val="NoSpacing"/>
        <w:rPr>
          <w:color w:val="4EA72E" w:themeColor="accent6"/>
        </w:rPr>
      </w:pPr>
      <w:r w:rsidRPr="007C1A1A">
        <w:rPr>
          <w:noProof/>
          <w:color w:val="4EA72E" w:themeColor="accent6"/>
        </w:rPr>
        <w:drawing>
          <wp:inline distT="0" distB="0" distL="0" distR="0" wp14:anchorId="61013A98" wp14:editId="19A08D43">
            <wp:extent cx="5210213" cy="2390792"/>
            <wp:effectExtent l="0" t="0" r="9525" b="9525"/>
            <wp:docPr id="20286043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04307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0213" cy="23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790D" w14:textId="04FD180C" w:rsidR="00F2638D" w:rsidRPr="00F2638D" w:rsidRDefault="00F2638D" w:rsidP="00F2638D">
      <w:pPr>
        <w:pStyle w:val="Heading2"/>
        <w:rPr>
          <w:b/>
          <w:bCs/>
        </w:rPr>
      </w:pPr>
      <w:r w:rsidRPr="00F2638D">
        <w:rPr>
          <w:b/>
          <w:bCs/>
        </w:rPr>
        <w:t>3.2</w:t>
      </w:r>
      <w:r w:rsidR="00676EFA">
        <w:rPr>
          <w:b/>
          <w:bCs/>
        </w:rPr>
        <w:t>) I</w:t>
      </w:r>
      <w:r w:rsidR="007027EE">
        <w:rPr>
          <w:b/>
          <w:bCs/>
        </w:rPr>
        <w:t>mplement each step of Phase 1 &amp; 2 in Simplified Kerberos using AES-128</w:t>
      </w:r>
    </w:p>
    <w:p w14:paraId="24E203B5" w14:textId="77777777" w:rsidR="00F414EC" w:rsidRDefault="00F414EC" w:rsidP="00F414EC">
      <w:pPr>
        <w:pStyle w:val="ListParagraph"/>
        <w:spacing w:line="360" w:lineRule="auto"/>
        <w:jc w:val="both"/>
        <w:rPr>
          <w:rFonts w:cstheme="minorHAnsi"/>
          <w:b/>
          <w:color w:val="0070C0"/>
        </w:rPr>
      </w:pPr>
      <w:r w:rsidRPr="00235982">
        <w:rPr>
          <w:rFonts w:cstheme="minorHAnsi"/>
          <w:b/>
          <w:color w:val="FF0000"/>
        </w:rPr>
        <w:t>C</w:t>
      </w:r>
      <w:r w:rsidRPr="00A43692">
        <w:rPr>
          <w:rFonts w:cstheme="minorHAnsi"/>
          <w:b/>
          <w:color w:val="0070C0"/>
        </w:rPr>
        <w:t>=your first name,</w:t>
      </w:r>
      <w:r w:rsidRPr="00152159">
        <w:rPr>
          <w:rFonts w:cstheme="minorHAnsi"/>
          <w:b/>
          <w:color w:val="FF0000"/>
        </w:rPr>
        <w:t xml:space="preserve"> S</w:t>
      </w:r>
      <w:r w:rsidRPr="00A43692">
        <w:rPr>
          <w:rFonts w:cstheme="minorHAnsi"/>
          <w:b/>
          <w:color w:val="0070C0"/>
        </w:rPr>
        <w:t xml:space="preserve">=your surname, </w:t>
      </w:r>
    </w:p>
    <w:p w14:paraId="0DB4F0CF" w14:textId="77777777" w:rsidR="00F414EC" w:rsidRDefault="00F414EC" w:rsidP="00F414EC">
      <w:pPr>
        <w:pStyle w:val="ListParagraph"/>
        <w:spacing w:line="360" w:lineRule="auto"/>
        <w:jc w:val="both"/>
        <w:rPr>
          <w:rFonts w:cstheme="minorHAnsi"/>
          <w:b/>
          <w:color w:val="0070C0"/>
        </w:rPr>
      </w:pPr>
      <w:r w:rsidRPr="00235982">
        <w:rPr>
          <w:rFonts w:cstheme="minorHAnsi"/>
          <w:b/>
          <w:color w:val="FF0000"/>
        </w:rPr>
        <w:t>K</w:t>
      </w:r>
      <w:r w:rsidRPr="00235982">
        <w:rPr>
          <w:rFonts w:cstheme="minorHAnsi"/>
          <w:b/>
          <w:color w:val="FF0000"/>
          <w:vertAlign w:val="subscript"/>
        </w:rPr>
        <w:t>C</w:t>
      </w:r>
      <w:r w:rsidRPr="00A43692">
        <w:rPr>
          <w:rFonts w:cstheme="minorHAnsi"/>
          <w:b/>
          <w:color w:val="0070C0"/>
        </w:rPr>
        <w:t xml:space="preserve">=MD5(C, your student ID), </w:t>
      </w:r>
    </w:p>
    <w:p w14:paraId="7186E7C6" w14:textId="77777777" w:rsidR="00F414EC" w:rsidRDefault="00F414EC" w:rsidP="00F414EC">
      <w:pPr>
        <w:pStyle w:val="ListParagraph"/>
        <w:spacing w:line="360" w:lineRule="auto"/>
        <w:jc w:val="both"/>
        <w:rPr>
          <w:rFonts w:cstheme="minorHAnsi"/>
          <w:b/>
          <w:color w:val="0070C0"/>
        </w:rPr>
      </w:pPr>
      <w:r w:rsidRPr="00235982">
        <w:rPr>
          <w:rFonts w:cstheme="minorHAnsi"/>
          <w:b/>
          <w:color w:val="FF0000"/>
        </w:rPr>
        <w:t>K</w:t>
      </w:r>
      <w:r w:rsidRPr="00235982">
        <w:rPr>
          <w:rFonts w:cstheme="minorHAnsi"/>
          <w:b/>
          <w:color w:val="FF0000"/>
          <w:vertAlign w:val="subscript"/>
        </w:rPr>
        <w:t>S</w:t>
      </w:r>
      <w:r w:rsidRPr="00A43692">
        <w:rPr>
          <w:rFonts w:cstheme="minorHAnsi"/>
          <w:b/>
          <w:color w:val="0070C0"/>
        </w:rPr>
        <w:t xml:space="preserve">=MD5(S, your student ID), </w:t>
      </w:r>
    </w:p>
    <w:p w14:paraId="10338E2D" w14:textId="0A02D270" w:rsidR="00F414EC" w:rsidRPr="00F414EC" w:rsidRDefault="00F414EC" w:rsidP="00F414EC">
      <w:pPr>
        <w:pStyle w:val="ListParagraph"/>
        <w:spacing w:line="360" w:lineRule="auto"/>
        <w:jc w:val="both"/>
        <w:rPr>
          <w:rFonts w:cstheme="minorHAnsi"/>
          <w:bCs/>
        </w:rPr>
      </w:pPr>
      <w:r w:rsidRPr="00235982">
        <w:rPr>
          <w:rFonts w:cstheme="minorHAnsi"/>
          <w:b/>
          <w:color w:val="FF0000"/>
        </w:rPr>
        <w:t>Lt</w:t>
      </w:r>
      <w:r w:rsidRPr="00A43692">
        <w:rPr>
          <w:rFonts w:cstheme="minorHAnsi"/>
          <w:b/>
          <w:color w:val="0070C0"/>
        </w:rPr>
        <w:t xml:space="preserve">=8 hours, </w:t>
      </w:r>
      <w:proofErr w:type="spellStart"/>
      <w:r w:rsidRPr="00235982">
        <w:rPr>
          <w:rFonts w:cstheme="minorHAnsi"/>
          <w:b/>
          <w:color w:val="FF0000"/>
        </w:rPr>
        <w:t>n</w:t>
      </w:r>
      <w:r w:rsidRPr="00235982">
        <w:rPr>
          <w:rFonts w:cstheme="minorHAnsi"/>
          <w:b/>
          <w:color w:val="FF0000"/>
          <w:vertAlign w:val="subscript"/>
        </w:rPr>
        <w:t>C</w:t>
      </w:r>
      <w:proofErr w:type="spellEnd"/>
      <w:r w:rsidRPr="00A43692">
        <w:rPr>
          <w:rFonts w:cstheme="minorHAnsi"/>
          <w:b/>
          <w:color w:val="0070C0"/>
        </w:rPr>
        <w:t>=MD5(</w:t>
      </w:r>
      <w:r w:rsidRPr="00152159">
        <w:rPr>
          <w:rFonts w:cstheme="minorHAnsi"/>
          <w:b/>
          <w:color w:val="FF0000"/>
        </w:rPr>
        <w:t>C</w:t>
      </w:r>
      <w:r w:rsidRPr="00A43692">
        <w:rPr>
          <w:rFonts w:cstheme="minorHAnsi"/>
          <w:b/>
          <w:color w:val="0070C0"/>
        </w:rPr>
        <w:t>),</w:t>
      </w:r>
      <w:r w:rsidRPr="00A43692">
        <w:rPr>
          <w:rFonts w:cstheme="minorHAnsi"/>
          <w:bCs/>
          <w:color w:val="0070C0"/>
        </w:rPr>
        <w:t xml:space="preserve"> </w:t>
      </w:r>
    </w:p>
    <w:p w14:paraId="2D2B516B" w14:textId="5B4A1F32" w:rsidR="00AA6F88" w:rsidRDefault="00AA6F88" w:rsidP="00AA6F88">
      <w:pPr>
        <w:pStyle w:val="NoSpacing"/>
        <w:rPr>
          <w:u w:val="single"/>
        </w:rPr>
      </w:pPr>
      <w:r>
        <w:rPr>
          <w:u w:val="single"/>
        </w:rPr>
        <w:t xml:space="preserve">General overview of </w:t>
      </w:r>
      <w:r w:rsidR="001A2400">
        <w:rPr>
          <w:u w:val="single"/>
        </w:rPr>
        <w:t xml:space="preserve">Simplified Kerberos </w:t>
      </w:r>
    </w:p>
    <w:p w14:paraId="062F2666" w14:textId="76F71132" w:rsidR="00AA6F88" w:rsidRDefault="00AA6F88" w:rsidP="00AA6F88">
      <w:pPr>
        <w:pStyle w:val="NoSpacing"/>
      </w:pPr>
      <w:r>
        <w:t xml:space="preserve">Phase 1: Client to </w:t>
      </w:r>
      <w:proofErr w:type="spellStart"/>
      <w:r>
        <w:t>Authentcation</w:t>
      </w:r>
      <w:proofErr w:type="spellEnd"/>
      <w:r>
        <w:t xml:space="preserve"> Server (AS)</w:t>
      </w:r>
    </w:p>
    <w:p w14:paraId="77A80AE6" w14:textId="2F3E4015" w:rsidR="00AA6F88" w:rsidRDefault="00AA6F88" w:rsidP="00F90F01">
      <w:pPr>
        <w:pStyle w:val="NoSpacing"/>
        <w:numPr>
          <w:ilvl w:val="0"/>
          <w:numId w:val="31"/>
        </w:numPr>
      </w:pPr>
      <w:r>
        <w:t>Client sends (C = “Joshua”, S</w:t>
      </w:r>
      <w:proofErr w:type="gramStart"/>
      <w:r>
        <w:t>=”Cayetano</w:t>
      </w:r>
      <w:proofErr w:type="gramEnd"/>
      <w:r>
        <w:t xml:space="preserve">”, </w:t>
      </w:r>
      <w:proofErr w:type="spellStart"/>
      <w:r>
        <w:t>nc</w:t>
      </w:r>
      <w:proofErr w:type="spellEnd"/>
      <w:r>
        <w:t>) to AS</w:t>
      </w:r>
    </w:p>
    <w:p w14:paraId="191A3C1C" w14:textId="36FF050F" w:rsidR="00AA6F88" w:rsidRDefault="00AA6F88" w:rsidP="00AA6F88">
      <w:pPr>
        <w:pStyle w:val="NoSpacing"/>
      </w:pPr>
      <w:r>
        <w:t>AS responds with the encrypted ticket {</w:t>
      </w:r>
      <w:proofErr w:type="spellStart"/>
      <w:r>
        <w:t>sk</w:t>
      </w:r>
      <w:proofErr w:type="spellEnd"/>
      <w:r>
        <w:t>, ticket}</w:t>
      </w:r>
    </w:p>
    <w:p w14:paraId="5C6CB39B" w14:textId="0B885CCF" w:rsidR="00AA6F88" w:rsidRDefault="00AA6F88" w:rsidP="00F90F01">
      <w:pPr>
        <w:pStyle w:val="NoSpacing"/>
        <w:numPr>
          <w:ilvl w:val="0"/>
          <w:numId w:val="31"/>
        </w:numPr>
      </w:pPr>
      <w:r>
        <w:t xml:space="preserve">Ticket = </w:t>
      </w:r>
      <w:r w:rsidR="00577785">
        <w:t>{</w:t>
      </w:r>
      <w:r>
        <w:t xml:space="preserve">S, </w:t>
      </w:r>
      <w:proofErr w:type="spellStart"/>
      <w:r>
        <w:t>sk</w:t>
      </w:r>
      <w:proofErr w:type="spellEnd"/>
      <w:r>
        <w:t xml:space="preserve">, </w:t>
      </w:r>
      <w:proofErr w:type="spellStart"/>
      <w:r>
        <w:t>ts</w:t>
      </w:r>
      <w:proofErr w:type="spellEnd"/>
      <w:r>
        <w:t xml:space="preserve"> Lt} encrypted with AS</w:t>
      </w:r>
    </w:p>
    <w:p w14:paraId="56B9427B" w14:textId="7032DB4E" w:rsidR="00577785" w:rsidRDefault="00577785" w:rsidP="00F90F01">
      <w:pPr>
        <w:pStyle w:val="NoSpacing"/>
        <w:numPr>
          <w:ilvl w:val="0"/>
          <w:numId w:val="31"/>
        </w:numPr>
      </w:pPr>
      <w:r>
        <w:t>Response is encrypted by KC</w:t>
      </w:r>
    </w:p>
    <w:p w14:paraId="05C3D406" w14:textId="77777777" w:rsidR="004E41FD" w:rsidRDefault="004E41FD" w:rsidP="00577785">
      <w:pPr>
        <w:pStyle w:val="NoSpacing"/>
      </w:pPr>
    </w:p>
    <w:p w14:paraId="2546A959" w14:textId="1CCACCD1" w:rsidR="00577785" w:rsidRDefault="00577785" w:rsidP="00577785">
      <w:pPr>
        <w:pStyle w:val="NoSpacing"/>
      </w:pPr>
      <w:r>
        <w:t>Phase 2</w:t>
      </w:r>
      <w:r w:rsidR="004E41FD">
        <w:t xml:space="preserve">: Client to Server </w:t>
      </w:r>
    </w:p>
    <w:p w14:paraId="0E9970F5" w14:textId="39C1DAA7" w:rsidR="004E41FD" w:rsidRDefault="004E41FD" w:rsidP="00577785">
      <w:pPr>
        <w:pStyle w:val="NoSpacing"/>
      </w:pPr>
      <w:r>
        <w:t>Client sends the ticket and authenticator</w:t>
      </w:r>
    </w:p>
    <w:p w14:paraId="3334E351" w14:textId="6E6DA062" w:rsidR="004E41FD" w:rsidRDefault="004E41FD" w:rsidP="00F90F01">
      <w:pPr>
        <w:pStyle w:val="NoSpacing"/>
        <w:numPr>
          <w:ilvl w:val="0"/>
          <w:numId w:val="32"/>
        </w:numPr>
      </w:pPr>
      <w:r>
        <w:t xml:space="preserve">Authenticator = {C, </w:t>
      </w:r>
      <w:proofErr w:type="spellStart"/>
      <w:r>
        <w:t>ts</w:t>
      </w:r>
      <w:proofErr w:type="spellEnd"/>
      <w:r>
        <w:t xml:space="preserve">} encrypted with </w:t>
      </w:r>
      <w:proofErr w:type="spellStart"/>
      <w:r>
        <w:t>sk</w:t>
      </w:r>
      <w:proofErr w:type="spellEnd"/>
    </w:p>
    <w:p w14:paraId="723F00E1" w14:textId="169E4FCE" w:rsidR="007F084F" w:rsidRDefault="004E41FD" w:rsidP="00F90F01">
      <w:pPr>
        <w:pStyle w:val="NoSpacing"/>
        <w:numPr>
          <w:ilvl w:val="0"/>
          <w:numId w:val="32"/>
        </w:numPr>
      </w:pPr>
      <w:r>
        <w:t xml:space="preserve">Server </w:t>
      </w:r>
      <w:r w:rsidR="00101C96">
        <w:t>decrypt</w:t>
      </w:r>
      <w:r>
        <w:t xml:space="preserve"> ticket with KS to get </w:t>
      </w:r>
      <w:proofErr w:type="spellStart"/>
      <w:r>
        <w:t>sk</w:t>
      </w:r>
      <w:proofErr w:type="spellEnd"/>
      <w:r>
        <w:t xml:space="preserve"> </w:t>
      </w:r>
      <w:r w:rsidR="00101C96">
        <w:t xml:space="preserve">then verifies authenticator </w:t>
      </w:r>
    </w:p>
    <w:p w14:paraId="07D8817A" w14:textId="77777777" w:rsidR="007F084F" w:rsidRDefault="007F084F" w:rsidP="007F084F">
      <w:pPr>
        <w:pStyle w:val="NoSpacing"/>
      </w:pPr>
    </w:p>
    <w:p w14:paraId="4D0E659C" w14:textId="49D3E86E" w:rsidR="007F084F" w:rsidRDefault="007F084F" w:rsidP="007F084F">
      <w:pPr>
        <w:pStyle w:val="NoSpacing"/>
        <w:rPr>
          <w:u w:val="single"/>
        </w:rPr>
      </w:pPr>
      <w:r>
        <w:rPr>
          <w:u w:val="single"/>
        </w:rPr>
        <w:t xml:space="preserve">Code </w:t>
      </w:r>
    </w:p>
    <w:p w14:paraId="4FA20416" w14:textId="450EEFA1" w:rsidR="007F084F" w:rsidRDefault="007F084F" w:rsidP="007F084F">
      <w:pPr>
        <w:pStyle w:val="NoSpacing"/>
      </w:pPr>
      <w:r>
        <w:t>Phase 1 (Automatic)</w:t>
      </w:r>
    </w:p>
    <w:p w14:paraId="0391CF8C" w14:textId="169E1E43" w:rsidR="007F084F" w:rsidRDefault="007F084F" w:rsidP="00F90F01">
      <w:pPr>
        <w:pStyle w:val="NoSpacing"/>
        <w:numPr>
          <w:ilvl w:val="0"/>
          <w:numId w:val="32"/>
        </w:numPr>
      </w:pPr>
      <w:r>
        <w:lastRenderedPageBreak/>
        <w:t xml:space="preserve">Click buttons to generate each step </w:t>
      </w:r>
    </w:p>
    <w:p w14:paraId="34A2A543" w14:textId="13DE8479" w:rsidR="007F084F" w:rsidRDefault="007F084F" w:rsidP="00F90F01">
      <w:pPr>
        <w:pStyle w:val="NoSpacing"/>
        <w:numPr>
          <w:ilvl w:val="0"/>
          <w:numId w:val="32"/>
        </w:numPr>
      </w:pPr>
      <w:r>
        <w:t xml:space="preserve">Outputs clean JSON/hex values </w:t>
      </w:r>
      <w:r w:rsidR="000F4999">
        <w:t>like 3.1</w:t>
      </w:r>
    </w:p>
    <w:p w14:paraId="661B58DD" w14:textId="579BBA08" w:rsidR="000F4999" w:rsidRDefault="000F4999" w:rsidP="00F90F01">
      <w:pPr>
        <w:pStyle w:val="NoSpacing"/>
        <w:numPr>
          <w:ilvl w:val="0"/>
          <w:numId w:val="32"/>
        </w:numPr>
      </w:pPr>
      <w:r>
        <w:t>Shows the encrypted ticket separately</w:t>
      </w:r>
    </w:p>
    <w:p w14:paraId="75B9E8FE" w14:textId="1F5997EC" w:rsidR="000F4999" w:rsidRDefault="000F4999" w:rsidP="000F4999">
      <w:pPr>
        <w:pStyle w:val="NoSpacing"/>
      </w:pPr>
      <w:r>
        <w:t>Phase 2 (Interactive)</w:t>
      </w:r>
    </w:p>
    <w:p w14:paraId="095C5FDC" w14:textId="0608839C" w:rsidR="000F4999" w:rsidRDefault="000F4999" w:rsidP="00F90F01">
      <w:pPr>
        <w:pStyle w:val="NoSpacing"/>
        <w:numPr>
          <w:ilvl w:val="0"/>
          <w:numId w:val="33"/>
        </w:numPr>
      </w:pPr>
      <w:r>
        <w:t>Paste the encrypted AS response from Phase 1</w:t>
      </w:r>
    </w:p>
    <w:p w14:paraId="157757E0" w14:textId="64663A2C" w:rsidR="000F4999" w:rsidRDefault="000F4999" w:rsidP="00F90F01">
      <w:pPr>
        <w:pStyle w:val="NoSpacing"/>
        <w:numPr>
          <w:ilvl w:val="0"/>
          <w:numId w:val="33"/>
        </w:numPr>
      </w:pPr>
      <w:r>
        <w:t xml:space="preserve">Client decrypts </w:t>
      </w:r>
      <w:proofErr w:type="gramStart"/>
      <w:r>
        <w:t>is</w:t>
      </w:r>
      <w:proofErr w:type="gramEnd"/>
      <w:r>
        <w:t xml:space="preserve"> manually </w:t>
      </w:r>
    </w:p>
    <w:p w14:paraId="0CE86330" w14:textId="497CBEB5" w:rsidR="00695C20" w:rsidRDefault="00695C20" w:rsidP="00F90F01">
      <w:pPr>
        <w:pStyle w:val="NoSpacing"/>
        <w:numPr>
          <w:ilvl w:val="0"/>
          <w:numId w:val="33"/>
        </w:numPr>
      </w:pPr>
      <w:r>
        <w:t xml:space="preserve">Generate authenticator using session key </w:t>
      </w:r>
    </w:p>
    <w:p w14:paraId="302F1611" w14:textId="563D3298" w:rsidR="00695C20" w:rsidRDefault="00695C20" w:rsidP="00F90F01">
      <w:pPr>
        <w:pStyle w:val="NoSpacing"/>
        <w:numPr>
          <w:ilvl w:val="0"/>
          <w:numId w:val="33"/>
        </w:numPr>
      </w:pPr>
      <w:r>
        <w:t>Server verifies ticket independently</w:t>
      </w:r>
    </w:p>
    <w:p w14:paraId="6DCD79A4" w14:textId="3C015B74" w:rsidR="00695C20" w:rsidRDefault="00695C20" w:rsidP="00695C20">
      <w:pPr>
        <w:pStyle w:val="NoSpacing"/>
      </w:pPr>
      <w:r>
        <w:t>Extra</w:t>
      </w:r>
    </w:p>
    <w:p w14:paraId="731E3D23" w14:textId="5C933B9F" w:rsidR="00695C20" w:rsidRPr="007F084F" w:rsidRDefault="00695C20" w:rsidP="00695C20">
      <w:pPr>
        <w:pStyle w:val="NoSpacing"/>
      </w:pPr>
      <w:r>
        <w:t xml:space="preserve">IV or Initialisation Vector is </w:t>
      </w:r>
      <w:r w:rsidR="00B86315">
        <w:t xml:space="preserve">zeroed for simplicity. </w:t>
      </w:r>
    </w:p>
    <w:p w14:paraId="02551E83" w14:textId="48B95C9B" w:rsidR="00B214DD" w:rsidRPr="00B214DD" w:rsidRDefault="00B214DD" w:rsidP="00B214DD">
      <w:pPr>
        <w:pStyle w:val="NoSpacing"/>
        <w:rPr>
          <w:b/>
          <w:bCs/>
          <w:color w:val="4EA72E" w:themeColor="accent6"/>
          <w:sz w:val="16"/>
          <w:szCs w:val="16"/>
        </w:rPr>
      </w:pPr>
      <w:r>
        <w:rPr>
          <w:b/>
          <w:bCs/>
          <w:color w:val="4EA72E" w:themeColor="accent6"/>
          <w:sz w:val="16"/>
          <w:szCs w:val="16"/>
        </w:rPr>
        <w:t xml:space="preserve">Run as </w:t>
      </w:r>
      <w:r w:rsidR="00917C64">
        <w:rPr>
          <w:b/>
          <w:bCs/>
          <w:color w:val="4EA72E" w:themeColor="accent6"/>
          <w:sz w:val="16"/>
          <w:szCs w:val="16"/>
        </w:rPr>
        <w:t>“Q3two.html”</w:t>
      </w:r>
    </w:p>
    <w:p w14:paraId="508C4099" w14:textId="285C91E1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&lt;!DOCTYPE html&gt;</w:t>
      </w:r>
    </w:p>
    <w:p w14:paraId="2F971F1A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&lt;html&gt;</w:t>
      </w:r>
    </w:p>
    <w:p w14:paraId="5390E30A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</w:p>
    <w:p w14:paraId="7862D21E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&lt;head&gt;</w:t>
      </w:r>
    </w:p>
    <w:p w14:paraId="0223C0CA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&lt;title&gt;Simplified Kerberos (Task </w:t>
      </w:r>
      <w:proofErr w:type="gramStart"/>
      <w:r w:rsidRPr="00B214DD">
        <w:rPr>
          <w:color w:val="4EA72E" w:themeColor="accent6"/>
          <w:sz w:val="16"/>
          <w:szCs w:val="16"/>
        </w:rPr>
        <w:t>3.2)&lt;</w:t>
      </w:r>
      <w:proofErr w:type="gramEnd"/>
      <w:r w:rsidRPr="00B214DD">
        <w:rPr>
          <w:color w:val="4EA72E" w:themeColor="accent6"/>
          <w:sz w:val="16"/>
          <w:szCs w:val="16"/>
        </w:rPr>
        <w:t>/title&gt;</w:t>
      </w:r>
    </w:p>
    <w:p w14:paraId="30A7AA79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&lt;script src="https://cdnjs.cloudflare.com/ajax/libs/crypto-js/4.1.1/crypto-js.min.js"&gt;&lt;/script&gt;</w:t>
      </w:r>
    </w:p>
    <w:p w14:paraId="2B43BA6E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&lt;style&gt;</w:t>
      </w:r>
    </w:p>
    <w:p w14:paraId="6053C99A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</w:t>
      </w:r>
      <w:proofErr w:type="gramStart"/>
      <w:r w:rsidRPr="00B214DD">
        <w:rPr>
          <w:color w:val="4EA72E" w:themeColor="accent6"/>
          <w:sz w:val="16"/>
          <w:szCs w:val="16"/>
        </w:rPr>
        <w:t>.phase</w:t>
      </w:r>
      <w:proofErr w:type="gramEnd"/>
      <w:r w:rsidRPr="00B214DD">
        <w:rPr>
          <w:color w:val="4EA72E" w:themeColor="accent6"/>
          <w:sz w:val="16"/>
          <w:szCs w:val="16"/>
        </w:rPr>
        <w:t xml:space="preserve"> {</w:t>
      </w:r>
    </w:p>
    <w:p w14:paraId="096A0944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margin-bottom: </w:t>
      </w:r>
      <w:proofErr w:type="gramStart"/>
      <w:r w:rsidRPr="00B214DD">
        <w:rPr>
          <w:color w:val="4EA72E" w:themeColor="accent6"/>
          <w:sz w:val="16"/>
          <w:szCs w:val="16"/>
        </w:rPr>
        <w:t>20px;</w:t>
      </w:r>
      <w:proofErr w:type="gramEnd"/>
    </w:p>
    <w:p w14:paraId="43F233E5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padding: </w:t>
      </w:r>
      <w:proofErr w:type="gramStart"/>
      <w:r w:rsidRPr="00B214DD">
        <w:rPr>
          <w:color w:val="4EA72E" w:themeColor="accent6"/>
          <w:sz w:val="16"/>
          <w:szCs w:val="16"/>
        </w:rPr>
        <w:t>15px;</w:t>
      </w:r>
      <w:proofErr w:type="gramEnd"/>
    </w:p>
    <w:p w14:paraId="3DBDA8E4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    border: 1px solid #</w:t>
      </w:r>
      <w:proofErr w:type="gramStart"/>
      <w:r w:rsidRPr="00B214DD">
        <w:rPr>
          <w:color w:val="4EA72E" w:themeColor="accent6"/>
          <w:sz w:val="16"/>
          <w:szCs w:val="16"/>
        </w:rPr>
        <w:t>ddd;</w:t>
      </w:r>
      <w:proofErr w:type="gramEnd"/>
    </w:p>
    <w:p w14:paraId="3004FE5B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}</w:t>
      </w:r>
    </w:p>
    <w:p w14:paraId="4A9EC67E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</w:p>
    <w:p w14:paraId="4831BD05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</w:t>
      </w:r>
      <w:proofErr w:type="gramStart"/>
      <w:r w:rsidRPr="00B214DD">
        <w:rPr>
          <w:color w:val="4EA72E" w:themeColor="accent6"/>
          <w:sz w:val="16"/>
          <w:szCs w:val="16"/>
        </w:rPr>
        <w:t>.step</w:t>
      </w:r>
      <w:proofErr w:type="gramEnd"/>
      <w:r w:rsidRPr="00B214DD">
        <w:rPr>
          <w:color w:val="4EA72E" w:themeColor="accent6"/>
          <w:sz w:val="16"/>
          <w:szCs w:val="16"/>
        </w:rPr>
        <w:t xml:space="preserve"> {</w:t>
      </w:r>
    </w:p>
    <w:p w14:paraId="372D3C36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margin-left: </w:t>
      </w:r>
      <w:proofErr w:type="gramStart"/>
      <w:r w:rsidRPr="00B214DD">
        <w:rPr>
          <w:color w:val="4EA72E" w:themeColor="accent6"/>
          <w:sz w:val="16"/>
          <w:szCs w:val="16"/>
        </w:rPr>
        <w:t>20px;</w:t>
      </w:r>
      <w:proofErr w:type="gramEnd"/>
    </w:p>
    <w:p w14:paraId="5D6BC3D3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}</w:t>
      </w:r>
    </w:p>
    <w:p w14:paraId="0A445830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&lt;/style&gt;</w:t>
      </w:r>
    </w:p>
    <w:p w14:paraId="7AF7D771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&lt;/head&gt;</w:t>
      </w:r>
    </w:p>
    <w:p w14:paraId="1110F820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</w:p>
    <w:p w14:paraId="530B90A8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&lt;body&gt;</w:t>
      </w:r>
    </w:p>
    <w:p w14:paraId="7DB95D3C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&lt;h1&gt;Simplified Kerberos Protocol&lt;/h1&gt;</w:t>
      </w:r>
    </w:p>
    <w:p w14:paraId="4B3ACFB1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</w:p>
    <w:p w14:paraId="2A3E8DBF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</w:t>
      </w:r>
      <w:proofErr w:type="gramStart"/>
      <w:r w:rsidRPr="00B214DD">
        <w:rPr>
          <w:color w:val="4EA72E" w:themeColor="accent6"/>
          <w:sz w:val="16"/>
          <w:szCs w:val="16"/>
        </w:rPr>
        <w:t>&lt;!--</w:t>
      </w:r>
      <w:proofErr w:type="gramEnd"/>
      <w:r w:rsidRPr="00B214DD">
        <w:rPr>
          <w:color w:val="4EA72E" w:themeColor="accent6"/>
          <w:sz w:val="16"/>
          <w:szCs w:val="16"/>
        </w:rPr>
        <w:t xml:space="preserve"> Predefined Values --&gt;</w:t>
      </w:r>
    </w:p>
    <w:p w14:paraId="3CD0A710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&lt;div&gt;</w:t>
      </w:r>
    </w:p>
    <w:p w14:paraId="2BA5E003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&lt;h3&gt;Precomputed Values (MD</w:t>
      </w:r>
      <w:proofErr w:type="gramStart"/>
      <w:r w:rsidRPr="00B214DD">
        <w:rPr>
          <w:color w:val="4EA72E" w:themeColor="accent6"/>
          <w:sz w:val="16"/>
          <w:szCs w:val="16"/>
        </w:rPr>
        <w:t>5):&lt;</w:t>
      </w:r>
      <w:proofErr w:type="gramEnd"/>
      <w:r w:rsidRPr="00B214DD">
        <w:rPr>
          <w:color w:val="4EA72E" w:themeColor="accent6"/>
          <w:sz w:val="16"/>
          <w:szCs w:val="16"/>
        </w:rPr>
        <w:t>/h3&gt;</w:t>
      </w:r>
    </w:p>
    <w:p w14:paraId="158FACB5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&lt;p&gt;KC (Client Key): &lt;code&gt;26e5d99e6cf00eee433a5526ad36daad&lt;/code&gt;&lt;/p&gt;</w:t>
      </w:r>
    </w:p>
    <w:p w14:paraId="43E15885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&lt;p&gt;KS (Server Key): &lt;code&gt;0ceec716b4723e1ffab33519a5e48a3b&lt;/code&gt;&lt;/p&gt;</w:t>
      </w:r>
    </w:p>
    <w:p w14:paraId="370DCC12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&lt;p&gt;</w:t>
      </w:r>
      <w:proofErr w:type="spellStart"/>
      <w:r w:rsidRPr="00B214DD">
        <w:rPr>
          <w:color w:val="4EA72E" w:themeColor="accent6"/>
          <w:sz w:val="16"/>
          <w:szCs w:val="16"/>
        </w:rPr>
        <w:t>nC</w:t>
      </w:r>
      <w:proofErr w:type="spellEnd"/>
      <w:r w:rsidRPr="00B214DD">
        <w:rPr>
          <w:color w:val="4EA72E" w:themeColor="accent6"/>
          <w:sz w:val="16"/>
          <w:szCs w:val="16"/>
        </w:rPr>
        <w:t xml:space="preserve"> (Client Nonce): &lt;code&gt;85b103482a20682da703aa388933a6d8&lt;/code&gt;&lt;/p&gt;</w:t>
      </w:r>
    </w:p>
    <w:p w14:paraId="275A9BA4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&lt;/div&gt;</w:t>
      </w:r>
    </w:p>
    <w:p w14:paraId="5A11B8E5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</w:p>
    <w:p w14:paraId="74EF0C9E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</w:t>
      </w:r>
      <w:proofErr w:type="gramStart"/>
      <w:r w:rsidRPr="00B214DD">
        <w:rPr>
          <w:color w:val="4EA72E" w:themeColor="accent6"/>
          <w:sz w:val="16"/>
          <w:szCs w:val="16"/>
        </w:rPr>
        <w:t>&lt;!--</w:t>
      </w:r>
      <w:proofErr w:type="gramEnd"/>
      <w:r w:rsidRPr="00B214DD">
        <w:rPr>
          <w:color w:val="4EA72E" w:themeColor="accent6"/>
          <w:sz w:val="16"/>
          <w:szCs w:val="16"/>
        </w:rPr>
        <w:t xml:space="preserve"> Phase 1: Client → AS --&gt;</w:t>
      </w:r>
    </w:p>
    <w:p w14:paraId="11C40B07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&lt;div class="phase" id="phase1"&gt;</w:t>
      </w:r>
    </w:p>
    <w:p w14:paraId="28E7C850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&lt;h2&gt;Phase 1: Client Requests Ticket from AS&lt;/h2&gt;</w:t>
      </w:r>
    </w:p>
    <w:p w14:paraId="5EFC6473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</w:p>
    <w:p w14:paraId="13A6833F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&lt;div class="step"&gt;</w:t>
      </w:r>
    </w:p>
    <w:p w14:paraId="7605B7D6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&lt;h3&gt;Step 1: Client Sends (C, S, </w:t>
      </w:r>
      <w:proofErr w:type="spellStart"/>
      <w:proofErr w:type="gramStart"/>
      <w:r w:rsidRPr="00B214DD">
        <w:rPr>
          <w:color w:val="4EA72E" w:themeColor="accent6"/>
          <w:sz w:val="16"/>
          <w:szCs w:val="16"/>
        </w:rPr>
        <w:t>nC</w:t>
      </w:r>
      <w:proofErr w:type="spellEnd"/>
      <w:r w:rsidRPr="00B214DD">
        <w:rPr>
          <w:color w:val="4EA72E" w:themeColor="accent6"/>
          <w:sz w:val="16"/>
          <w:szCs w:val="16"/>
        </w:rPr>
        <w:t>)&lt;</w:t>
      </w:r>
      <w:proofErr w:type="gramEnd"/>
      <w:r w:rsidRPr="00B214DD">
        <w:rPr>
          <w:color w:val="4EA72E" w:themeColor="accent6"/>
          <w:sz w:val="16"/>
          <w:szCs w:val="16"/>
        </w:rPr>
        <w:t>/h3&gt;</w:t>
      </w:r>
    </w:p>
    <w:p w14:paraId="546A9689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    &lt;button onclick="</w:t>
      </w:r>
      <w:proofErr w:type="spellStart"/>
      <w:proofErr w:type="gramStart"/>
      <w:r w:rsidRPr="00B214DD">
        <w:rPr>
          <w:color w:val="4EA72E" w:themeColor="accent6"/>
          <w:sz w:val="16"/>
          <w:szCs w:val="16"/>
        </w:rPr>
        <w:t>sendClientRequest</w:t>
      </w:r>
      <w:proofErr w:type="spellEnd"/>
      <w:r w:rsidRPr="00B214DD">
        <w:rPr>
          <w:color w:val="4EA72E" w:themeColor="accent6"/>
          <w:sz w:val="16"/>
          <w:szCs w:val="16"/>
        </w:rPr>
        <w:t>(</w:t>
      </w:r>
      <w:proofErr w:type="gramEnd"/>
      <w:r w:rsidRPr="00B214DD">
        <w:rPr>
          <w:color w:val="4EA72E" w:themeColor="accent6"/>
          <w:sz w:val="16"/>
          <w:szCs w:val="16"/>
        </w:rPr>
        <w:t>)"&gt;Send Request to AS&lt;/button&gt;</w:t>
      </w:r>
    </w:p>
    <w:p w14:paraId="181DE11C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    &lt;p id="</w:t>
      </w:r>
      <w:proofErr w:type="spellStart"/>
      <w:r w:rsidRPr="00B214DD">
        <w:rPr>
          <w:color w:val="4EA72E" w:themeColor="accent6"/>
          <w:sz w:val="16"/>
          <w:szCs w:val="16"/>
        </w:rPr>
        <w:t>clientRequest</w:t>
      </w:r>
      <w:proofErr w:type="spellEnd"/>
      <w:r w:rsidRPr="00B214DD">
        <w:rPr>
          <w:color w:val="4EA72E" w:themeColor="accent6"/>
          <w:sz w:val="16"/>
          <w:szCs w:val="16"/>
        </w:rPr>
        <w:t>"&gt;&lt;/p&gt;</w:t>
      </w:r>
    </w:p>
    <w:p w14:paraId="4D51B2C2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&lt;/div&gt;</w:t>
      </w:r>
    </w:p>
    <w:p w14:paraId="5243902C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</w:p>
    <w:p w14:paraId="04FEBDB5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&lt;div class="step"&gt;</w:t>
      </w:r>
    </w:p>
    <w:p w14:paraId="3BC07470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    &lt;h3&gt;Step 2: AS Responds with Encrypted {</w:t>
      </w:r>
      <w:proofErr w:type="spellStart"/>
      <w:r w:rsidRPr="00B214DD">
        <w:rPr>
          <w:color w:val="4EA72E" w:themeColor="accent6"/>
          <w:sz w:val="16"/>
          <w:szCs w:val="16"/>
        </w:rPr>
        <w:t>sk</w:t>
      </w:r>
      <w:proofErr w:type="spellEnd"/>
      <w:r w:rsidRPr="00B214DD">
        <w:rPr>
          <w:color w:val="4EA72E" w:themeColor="accent6"/>
          <w:sz w:val="16"/>
          <w:szCs w:val="16"/>
        </w:rPr>
        <w:t xml:space="preserve">, </w:t>
      </w:r>
      <w:proofErr w:type="gramStart"/>
      <w:r w:rsidRPr="00B214DD">
        <w:rPr>
          <w:color w:val="4EA72E" w:themeColor="accent6"/>
          <w:sz w:val="16"/>
          <w:szCs w:val="16"/>
        </w:rPr>
        <w:t>ticket}&lt;</w:t>
      </w:r>
      <w:proofErr w:type="gramEnd"/>
      <w:r w:rsidRPr="00B214DD">
        <w:rPr>
          <w:color w:val="4EA72E" w:themeColor="accent6"/>
          <w:sz w:val="16"/>
          <w:szCs w:val="16"/>
        </w:rPr>
        <w:t>/h3&gt;</w:t>
      </w:r>
    </w:p>
    <w:p w14:paraId="613FC28E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    &lt;p id="</w:t>
      </w:r>
      <w:proofErr w:type="spellStart"/>
      <w:r w:rsidRPr="00B214DD">
        <w:rPr>
          <w:color w:val="4EA72E" w:themeColor="accent6"/>
          <w:sz w:val="16"/>
          <w:szCs w:val="16"/>
        </w:rPr>
        <w:t>asResponse</w:t>
      </w:r>
      <w:proofErr w:type="spellEnd"/>
      <w:r w:rsidRPr="00B214DD">
        <w:rPr>
          <w:color w:val="4EA72E" w:themeColor="accent6"/>
          <w:sz w:val="16"/>
          <w:szCs w:val="16"/>
        </w:rPr>
        <w:t>"&gt;&lt;/p&gt;</w:t>
      </w:r>
    </w:p>
    <w:p w14:paraId="6617A191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    &lt;p id="</w:t>
      </w:r>
      <w:proofErr w:type="spellStart"/>
      <w:r w:rsidRPr="00B214DD">
        <w:rPr>
          <w:color w:val="4EA72E" w:themeColor="accent6"/>
          <w:sz w:val="16"/>
          <w:szCs w:val="16"/>
        </w:rPr>
        <w:t>ticketHex</w:t>
      </w:r>
      <w:proofErr w:type="spellEnd"/>
      <w:r w:rsidRPr="00B214DD">
        <w:rPr>
          <w:color w:val="4EA72E" w:themeColor="accent6"/>
          <w:sz w:val="16"/>
          <w:szCs w:val="16"/>
        </w:rPr>
        <w:t>"&gt;&lt;/p&gt;</w:t>
      </w:r>
    </w:p>
    <w:p w14:paraId="339E2BAA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&lt;/div&gt;</w:t>
      </w:r>
    </w:p>
    <w:p w14:paraId="55FDF97D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&lt;/div&gt;</w:t>
      </w:r>
    </w:p>
    <w:p w14:paraId="0B591D5C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</w:p>
    <w:p w14:paraId="74C809F1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</w:t>
      </w:r>
      <w:proofErr w:type="gramStart"/>
      <w:r w:rsidRPr="00B214DD">
        <w:rPr>
          <w:color w:val="4EA72E" w:themeColor="accent6"/>
          <w:sz w:val="16"/>
          <w:szCs w:val="16"/>
        </w:rPr>
        <w:t>&lt;!--</w:t>
      </w:r>
      <w:proofErr w:type="gramEnd"/>
      <w:r w:rsidRPr="00B214DD">
        <w:rPr>
          <w:color w:val="4EA72E" w:themeColor="accent6"/>
          <w:sz w:val="16"/>
          <w:szCs w:val="16"/>
        </w:rPr>
        <w:t xml:space="preserve"> Phase 2: Client → Server --&gt;</w:t>
      </w:r>
    </w:p>
    <w:p w14:paraId="3932533E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&lt;div class="phase" id="phase2"&gt;</w:t>
      </w:r>
    </w:p>
    <w:p w14:paraId="5AB0528E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&lt;h2&gt;Phase 2: Client Authenticates to Server&lt;/h2&gt;</w:t>
      </w:r>
    </w:p>
    <w:p w14:paraId="395BF40B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</w:p>
    <w:p w14:paraId="17AE1766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&lt;div class="step"&gt;</w:t>
      </w:r>
    </w:p>
    <w:p w14:paraId="0CC46FE3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&lt;h3&gt;Step 3: Client Sends (ticket, </w:t>
      </w:r>
      <w:proofErr w:type="gramStart"/>
      <w:r w:rsidRPr="00B214DD">
        <w:rPr>
          <w:color w:val="4EA72E" w:themeColor="accent6"/>
          <w:sz w:val="16"/>
          <w:szCs w:val="16"/>
        </w:rPr>
        <w:t>authenticator)&lt;</w:t>
      </w:r>
      <w:proofErr w:type="gramEnd"/>
      <w:r w:rsidRPr="00B214DD">
        <w:rPr>
          <w:color w:val="4EA72E" w:themeColor="accent6"/>
          <w:sz w:val="16"/>
          <w:szCs w:val="16"/>
        </w:rPr>
        <w:t>/h3&gt;</w:t>
      </w:r>
    </w:p>
    <w:p w14:paraId="6705040C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    &lt;button onclick="</w:t>
      </w:r>
      <w:proofErr w:type="spellStart"/>
      <w:proofErr w:type="gramStart"/>
      <w:r w:rsidRPr="00B214DD">
        <w:rPr>
          <w:color w:val="4EA72E" w:themeColor="accent6"/>
          <w:sz w:val="16"/>
          <w:szCs w:val="16"/>
        </w:rPr>
        <w:t>sendToServer</w:t>
      </w:r>
      <w:proofErr w:type="spellEnd"/>
      <w:r w:rsidRPr="00B214DD">
        <w:rPr>
          <w:color w:val="4EA72E" w:themeColor="accent6"/>
          <w:sz w:val="16"/>
          <w:szCs w:val="16"/>
        </w:rPr>
        <w:t>(</w:t>
      </w:r>
      <w:proofErr w:type="gramEnd"/>
      <w:r w:rsidRPr="00B214DD">
        <w:rPr>
          <w:color w:val="4EA72E" w:themeColor="accent6"/>
          <w:sz w:val="16"/>
          <w:szCs w:val="16"/>
        </w:rPr>
        <w:t>)"&gt;Send to Server&lt;/button&gt;</w:t>
      </w:r>
    </w:p>
    <w:p w14:paraId="46791D1F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    &lt;p id="</w:t>
      </w:r>
      <w:proofErr w:type="spellStart"/>
      <w:r w:rsidRPr="00B214DD">
        <w:rPr>
          <w:color w:val="4EA72E" w:themeColor="accent6"/>
          <w:sz w:val="16"/>
          <w:szCs w:val="16"/>
        </w:rPr>
        <w:t>clientToServer</w:t>
      </w:r>
      <w:proofErr w:type="spellEnd"/>
      <w:r w:rsidRPr="00B214DD">
        <w:rPr>
          <w:color w:val="4EA72E" w:themeColor="accent6"/>
          <w:sz w:val="16"/>
          <w:szCs w:val="16"/>
        </w:rPr>
        <w:t>"&gt;&lt;/p&gt;</w:t>
      </w:r>
    </w:p>
    <w:p w14:paraId="2F5F0328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&lt;/div&gt;</w:t>
      </w:r>
    </w:p>
    <w:p w14:paraId="6B08E7A6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</w:p>
    <w:p w14:paraId="4FABCE81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&lt;div class="step"&gt;</w:t>
      </w:r>
    </w:p>
    <w:p w14:paraId="0D1E06CE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    &lt;h3&gt;Step 4: Server Verifies and Responds&lt;/h3&gt;</w:t>
      </w:r>
    </w:p>
    <w:p w14:paraId="53F7BB71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    &lt;p id="</w:t>
      </w:r>
      <w:proofErr w:type="spellStart"/>
      <w:r w:rsidRPr="00B214DD">
        <w:rPr>
          <w:color w:val="4EA72E" w:themeColor="accent6"/>
          <w:sz w:val="16"/>
          <w:szCs w:val="16"/>
        </w:rPr>
        <w:t>serverResponse</w:t>
      </w:r>
      <w:proofErr w:type="spellEnd"/>
      <w:r w:rsidRPr="00B214DD">
        <w:rPr>
          <w:color w:val="4EA72E" w:themeColor="accent6"/>
          <w:sz w:val="16"/>
          <w:szCs w:val="16"/>
        </w:rPr>
        <w:t>"&gt;&lt;/p&gt;</w:t>
      </w:r>
    </w:p>
    <w:p w14:paraId="61DEB724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&lt;/div&gt;</w:t>
      </w:r>
    </w:p>
    <w:p w14:paraId="3824B8CB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&lt;/div&gt;</w:t>
      </w:r>
    </w:p>
    <w:p w14:paraId="73D21FFB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</w:p>
    <w:p w14:paraId="5F21D106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lastRenderedPageBreak/>
        <w:t>    &lt;script&gt;</w:t>
      </w:r>
    </w:p>
    <w:p w14:paraId="2F5CC24D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// Predefined values</w:t>
      </w:r>
    </w:p>
    <w:p w14:paraId="1496C5C3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const C = "Joshua</w:t>
      </w:r>
      <w:proofErr w:type="gramStart"/>
      <w:r w:rsidRPr="00B214DD">
        <w:rPr>
          <w:color w:val="4EA72E" w:themeColor="accent6"/>
          <w:sz w:val="16"/>
          <w:szCs w:val="16"/>
        </w:rPr>
        <w:t>";</w:t>
      </w:r>
      <w:proofErr w:type="gramEnd"/>
    </w:p>
    <w:p w14:paraId="772D8FBF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const S = "Cayetano</w:t>
      </w:r>
      <w:proofErr w:type="gramStart"/>
      <w:r w:rsidRPr="00B214DD">
        <w:rPr>
          <w:color w:val="4EA72E" w:themeColor="accent6"/>
          <w:sz w:val="16"/>
          <w:szCs w:val="16"/>
        </w:rPr>
        <w:t>";</w:t>
      </w:r>
      <w:proofErr w:type="gramEnd"/>
    </w:p>
    <w:p w14:paraId="29F07E49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const </w:t>
      </w:r>
      <w:proofErr w:type="spellStart"/>
      <w:r w:rsidRPr="00B214DD">
        <w:rPr>
          <w:color w:val="4EA72E" w:themeColor="accent6"/>
          <w:sz w:val="16"/>
          <w:szCs w:val="16"/>
        </w:rPr>
        <w:t>studentID</w:t>
      </w:r>
      <w:proofErr w:type="spellEnd"/>
      <w:r w:rsidRPr="00B214DD">
        <w:rPr>
          <w:color w:val="4EA72E" w:themeColor="accent6"/>
          <w:sz w:val="16"/>
          <w:szCs w:val="16"/>
        </w:rPr>
        <w:t xml:space="preserve"> = "3722151</w:t>
      </w:r>
      <w:proofErr w:type="gramStart"/>
      <w:r w:rsidRPr="00B214DD">
        <w:rPr>
          <w:color w:val="4EA72E" w:themeColor="accent6"/>
          <w:sz w:val="16"/>
          <w:szCs w:val="16"/>
        </w:rPr>
        <w:t>";</w:t>
      </w:r>
      <w:proofErr w:type="gramEnd"/>
    </w:p>
    <w:p w14:paraId="0A297F94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const KC = "26e5d99e6cf00eee433a5526ad36daad</w:t>
      </w:r>
      <w:proofErr w:type="gramStart"/>
      <w:r w:rsidRPr="00B214DD">
        <w:rPr>
          <w:color w:val="4EA72E" w:themeColor="accent6"/>
          <w:sz w:val="16"/>
          <w:szCs w:val="16"/>
        </w:rPr>
        <w:t>";</w:t>
      </w:r>
      <w:proofErr w:type="gramEnd"/>
    </w:p>
    <w:p w14:paraId="7510080F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const KS = "0ceec716b4723e1ffab33519a5e48a3b</w:t>
      </w:r>
      <w:proofErr w:type="gramStart"/>
      <w:r w:rsidRPr="00B214DD">
        <w:rPr>
          <w:color w:val="4EA72E" w:themeColor="accent6"/>
          <w:sz w:val="16"/>
          <w:szCs w:val="16"/>
        </w:rPr>
        <w:t>";</w:t>
      </w:r>
      <w:proofErr w:type="gramEnd"/>
    </w:p>
    <w:p w14:paraId="0312299B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const </w:t>
      </w:r>
      <w:proofErr w:type="spellStart"/>
      <w:r w:rsidRPr="00B214DD">
        <w:rPr>
          <w:color w:val="4EA72E" w:themeColor="accent6"/>
          <w:sz w:val="16"/>
          <w:szCs w:val="16"/>
        </w:rPr>
        <w:t>nC</w:t>
      </w:r>
      <w:proofErr w:type="spellEnd"/>
      <w:r w:rsidRPr="00B214DD">
        <w:rPr>
          <w:color w:val="4EA72E" w:themeColor="accent6"/>
          <w:sz w:val="16"/>
          <w:szCs w:val="16"/>
        </w:rPr>
        <w:t xml:space="preserve"> = "85b103482a20682da703aa388933a6d8</w:t>
      </w:r>
      <w:proofErr w:type="gramStart"/>
      <w:r w:rsidRPr="00B214DD">
        <w:rPr>
          <w:color w:val="4EA72E" w:themeColor="accent6"/>
          <w:sz w:val="16"/>
          <w:szCs w:val="16"/>
        </w:rPr>
        <w:t>";</w:t>
      </w:r>
      <w:proofErr w:type="gramEnd"/>
    </w:p>
    <w:p w14:paraId="6AD2C00D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const Lt = "8h"; // Ticket lifetime</w:t>
      </w:r>
    </w:p>
    <w:p w14:paraId="321E9B07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</w:p>
    <w:p w14:paraId="5B2E201A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// Generate random 128-bit session key (for demo)</w:t>
      </w:r>
    </w:p>
    <w:p w14:paraId="13926701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const </w:t>
      </w:r>
      <w:proofErr w:type="spellStart"/>
      <w:r w:rsidRPr="00B214DD">
        <w:rPr>
          <w:color w:val="4EA72E" w:themeColor="accent6"/>
          <w:sz w:val="16"/>
          <w:szCs w:val="16"/>
        </w:rPr>
        <w:t>sk</w:t>
      </w:r>
      <w:proofErr w:type="spellEnd"/>
      <w:r w:rsidRPr="00B214DD">
        <w:rPr>
          <w:color w:val="4EA72E" w:themeColor="accent6"/>
          <w:sz w:val="16"/>
          <w:szCs w:val="16"/>
        </w:rPr>
        <w:t xml:space="preserve"> = </w:t>
      </w:r>
      <w:proofErr w:type="spellStart"/>
      <w:proofErr w:type="gramStart"/>
      <w:r w:rsidRPr="00B214DD">
        <w:rPr>
          <w:color w:val="4EA72E" w:themeColor="accent6"/>
          <w:sz w:val="16"/>
          <w:szCs w:val="16"/>
        </w:rPr>
        <w:t>CryptoJS.lib.WordArray.random</w:t>
      </w:r>
      <w:proofErr w:type="spellEnd"/>
      <w:proofErr w:type="gramEnd"/>
      <w:r w:rsidRPr="00B214DD">
        <w:rPr>
          <w:color w:val="4EA72E" w:themeColor="accent6"/>
          <w:sz w:val="16"/>
          <w:szCs w:val="16"/>
        </w:rPr>
        <w:t>(16</w:t>
      </w:r>
      <w:proofErr w:type="gramStart"/>
      <w:r w:rsidRPr="00B214DD">
        <w:rPr>
          <w:color w:val="4EA72E" w:themeColor="accent6"/>
          <w:sz w:val="16"/>
          <w:szCs w:val="16"/>
        </w:rPr>
        <w:t>).</w:t>
      </w:r>
      <w:proofErr w:type="spellStart"/>
      <w:r w:rsidRPr="00B214DD">
        <w:rPr>
          <w:color w:val="4EA72E" w:themeColor="accent6"/>
          <w:sz w:val="16"/>
          <w:szCs w:val="16"/>
        </w:rPr>
        <w:t>toString</w:t>
      </w:r>
      <w:proofErr w:type="spellEnd"/>
      <w:proofErr w:type="gramEnd"/>
      <w:r w:rsidRPr="00B214DD">
        <w:rPr>
          <w:color w:val="4EA72E" w:themeColor="accent6"/>
          <w:sz w:val="16"/>
          <w:szCs w:val="16"/>
        </w:rPr>
        <w:t>(</w:t>
      </w:r>
      <w:proofErr w:type="spellStart"/>
      <w:r w:rsidRPr="00B214DD">
        <w:rPr>
          <w:color w:val="4EA72E" w:themeColor="accent6"/>
          <w:sz w:val="16"/>
          <w:szCs w:val="16"/>
        </w:rPr>
        <w:t>CryptoJS.enc.Hex</w:t>
      </w:r>
      <w:proofErr w:type="spellEnd"/>
      <w:proofErr w:type="gramStart"/>
      <w:r w:rsidRPr="00B214DD">
        <w:rPr>
          <w:color w:val="4EA72E" w:themeColor="accent6"/>
          <w:sz w:val="16"/>
          <w:szCs w:val="16"/>
        </w:rPr>
        <w:t>);</w:t>
      </w:r>
      <w:proofErr w:type="gramEnd"/>
    </w:p>
    <w:p w14:paraId="728657DE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</w:p>
    <w:p w14:paraId="26E5DCEE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// Phase 1: Client → AS</w:t>
      </w:r>
    </w:p>
    <w:p w14:paraId="5B5964E9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function </w:t>
      </w:r>
      <w:proofErr w:type="spellStart"/>
      <w:proofErr w:type="gramStart"/>
      <w:r w:rsidRPr="00B214DD">
        <w:rPr>
          <w:color w:val="4EA72E" w:themeColor="accent6"/>
          <w:sz w:val="16"/>
          <w:szCs w:val="16"/>
        </w:rPr>
        <w:t>sendClientRequest</w:t>
      </w:r>
      <w:proofErr w:type="spellEnd"/>
      <w:r w:rsidRPr="00B214DD">
        <w:rPr>
          <w:color w:val="4EA72E" w:themeColor="accent6"/>
          <w:sz w:val="16"/>
          <w:szCs w:val="16"/>
        </w:rPr>
        <w:t>(</w:t>
      </w:r>
      <w:proofErr w:type="gramEnd"/>
      <w:r w:rsidRPr="00B214DD">
        <w:rPr>
          <w:color w:val="4EA72E" w:themeColor="accent6"/>
          <w:sz w:val="16"/>
          <w:szCs w:val="16"/>
        </w:rPr>
        <w:t>) {</w:t>
      </w:r>
    </w:p>
    <w:p w14:paraId="0F811F4E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// Step 1: Client sends (C, S, </w:t>
      </w:r>
      <w:proofErr w:type="spellStart"/>
      <w:r w:rsidRPr="00B214DD">
        <w:rPr>
          <w:color w:val="4EA72E" w:themeColor="accent6"/>
          <w:sz w:val="16"/>
          <w:szCs w:val="16"/>
        </w:rPr>
        <w:t>nC</w:t>
      </w:r>
      <w:proofErr w:type="spellEnd"/>
      <w:r w:rsidRPr="00B214DD">
        <w:rPr>
          <w:color w:val="4EA72E" w:themeColor="accent6"/>
          <w:sz w:val="16"/>
          <w:szCs w:val="16"/>
        </w:rPr>
        <w:t>) to AS</w:t>
      </w:r>
    </w:p>
    <w:p w14:paraId="679AB2F3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</w:t>
      </w:r>
      <w:proofErr w:type="spellStart"/>
      <w:proofErr w:type="gramStart"/>
      <w:r w:rsidRPr="00B214DD">
        <w:rPr>
          <w:color w:val="4EA72E" w:themeColor="accent6"/>
          <w:sz w:val="16"/>
          <w:szCs w:val="16"/>
        </w:rPr>
        <w:t>document.getElementById</w:t>
      </w:r>
      <w:proofErr w:type="spellEnd"/>
      <w:proofErr w:type="gramEnd"/>
      <w:r w:rsidRPr="00B214DD">
        <w:rPr>
          <w:color w:val="4EA72E" w:themeColor="accent6"/>
          <w:sz w:val="16"/>
          <w:szCs w:val="16"/>
        </w:rPr>
        <w:t>("</w:t>
      </w:r>
      <w:proofErr w:type="spellStart"/>
      <w:r w:rsidRPr="00B214DD">
        <w:rPr>
          <w:color w:val="4EA72E" w:themeColor="accent6"/>
          <w:sz w:val="16"/>
          <w:szCs w:val="16"/>
        </w:rPr>
        <w:t>clientRequest</w:t>
      </w:r>
      <w:proofErr w:type="spellEnd"/>
      <w:r w:rsidRPr="00B214DD">
        <w:rPr>
          <w:color w:val="4EA72E" w:themeColor="accent6"/>
          <w:sz w:val="16"/>
          <w:szCs w:val="16"/>
        </w:rPr>
        <w:t>"</w:t>
      </w:r>
      <w:proofErr w:type="gramStart"/>
      <w:r w:rsidRPr="00B214DD">
        <w:rPr>
          <w:color w:val="4EA72E" w:themeColor="accent6"/>
          <w:sz w:val="16"/>
          <w:szCs w:val="16"/>
        </w:rPr>
        <w:t>).</w:t>
      </w:r>
      <w:proofErr w:type="spellStart"/>
      <w:r w:rsidRPr="00B214DD">
        <w:rPr>
          <w:color w:val="4EA72E" w:themeColor="accent6"/>
          <w:sz w:val="16"/>
          <w:szCs w:val="16"/>
        </w:rPr>
        <w:t>innerHTML</w:t>
      </w:r>
      <w:proofErr w:type="spellEnd"/>
      <w:proofErr w:type="gramEnd"/>
      <w:r w:rsidRPr="00B214DD">
        <w:rPr>
          <w:color w:val="4EA72E" w:themeColor="accent6"/>
          <w:sz w:val="16"/>
          <w:szCs w:val="16"/>
        </w:rPr>
        <w:t xml:space="preserve"> =</w:t>
      </w:r>
    </w:p>
    <w:p w14:paraId="34CFF649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        `&lt;strong&gt;Sent:&lt;/strong&gt; ${</w:t>
      </w:r>
      <w:proofErr w:type="spellStart"/>
      <w:r w:rsidRPr="00B214DD">
        <w:rPr>
          <w:color w:val="4EA72E" w:themeColor="accent6"/>
          <w:sz w:val="16"/>
          <w:szCs w:val="16"/>
        </w:rPr>
        <w:t>JSON.stringify</w:t>
      </w:r>
      <w:proofErr w:type="spellEnd"/>
      <w:proofErr w:type="gramStart"/>
      <w:r w:rsidRPr="00B214DD">
        <w:rPr>
          <w:color w:val="4EA72E" w:themeColor="accent6"/>
          <w:sz w:val="16"/>
          <w:szCs w:val="16"/>
        </w:rPr>
        <w:t>({ C</w:t>
      </w:r>
      <w:proofErr w:type="gramEnd"/>
      <w:r w:rsidRPr="00B214DD">
        <w:rPr>
          <w:color w:val="4EA72E" w:themeColor="accent6"/>
          <w:sz w:val="16"/>
          <w:szCs w:val="16"/>
        </w:rPr>
        <w:t xml:space="preserve">, S, </w:t>
      </w:r>
      <w:proofErr w:type="spellStart"/>
      <w:proofErr w:type="gramStart"/>
      <w:r w:rsidRPr="00B214DD">
        <w:rPr>
          <w:color w:val="4EA72E" w:themeColor="accent6"/>
          <w:sz w:val="16"/>
          <w:szCs w:val="16"/>
        </w:rPr>
        <w:t>nC</w:t>
      </w:r>
      <w:proofErr w:type="spellEnd"/>
      <w:r w:rsidRPr="00B214DD">
        <w:rPr>
          <w:color w:val="4EA72E" w:themeColor="accent6"/>
          <w:sz w:val="16"/>
          <w:szCs w:val="16"/>
        </w:rPr>
        <w:t xml:space="preserve"> })}`</w:t>
      </w:r>
      <w:proofErr w:type="gramEnd"/>
      <w:r w:rsidRPr="00B214DD">
        <w:rPr>
          <w:color w:val="4EA72E" w:themeColor="accent6"/>
          <w:sz w:val="16"/>
          <w:szCs w:val="16"/>
        </w:rPr>
        <w:t>;</w:t>
      </w:r>
    </w:p>
    <w:p w14:paraId="2928187A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</w:p>
    <w:p w14:paraId="023FBE84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    // Step 2: AS generates ticket and responds</w:t>
      </w:r>
    </w:p>
    <w:p w14:paraId="627C7849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const </w:t>
      </w:r>
      <w:proofErr w:type="spellStart"/>
      <w:r w:rsidRPr="00B214DD">
        <w:rPr>
          <w:color w:val="4EA72E" w:themeColor="accent6"/>
          <w:sz w:val="16"/>
          <w:szCs w:val="16"/>
        </w:rPr>
        <w:t>ts</w:t>
      </w:r>
      <w:proofErr w:type="spellEnd"/>
      <w:r w:rsidRPr="00B214DD">
        <w:rPr>
          <w:color w:val="4EA72E" w:themeColor="accent6"/>
          <w:sz w:val="16"/>
          <w:szCs w:val="16"/>
        </w:rPr>
        <w:t xml:space="preserve"> = new Date(</w:t>
      </w:r>
      <w:proofErr w:type="gramStart"/>
      <w:r w:rsidRPr="00B214DD">
        <w:rPr>
          <w:color w:val="4EA72E" w:themeColor="accent6"/>
          <w:sz w:val="16"/>
          <w:szCs w:val="16"/>
        </w:rPr>
        <w:t>).</w:t>
      </w:r>
      <w:proofErr w:type="spellStart"/>
      <w:r w:rsidRPr="00B214DD">
        <w:rPr>
          <w:color w:val="4EA72E" w:themeColor="accent6"/>
          <w:sz w:val="16"/>
          <w:szCs w:val="16"/>
        </w:rPr>
        <w:t>toISOString</w:t>
      </w:r>
      <w:proofErr w:type="spellEnd"/>
      <w:proofErr w:type="gramEnd"/>
      <w:r w:rsidRPr="00B214DD">
        <w:rPr>
          <w:color w:val="4EA72E" w:themeColor="accent6"/>
          <w:sz w:val="16"/>
          <w:szCs w:val="16"/>
        </w:rPr>
        <w:t>(); // Timestamp</w:t>
      </w:r>
    </w:p>
    <w:p w14:paraId="5C1F7A69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const ticket = </w:t>
      </w:r>
      <w:proofErr w:type="gramStart"/>
      <w:r w:rsidRPr="00B214DD">
        <w:rPr>
          <w:color w:val="4EA72E" w:themeColor="accent6"/>
          <w:sz w:val="16"/>
          <w:szCs w:val="16"/>
        </w:rPr>
        <w:t>{ S</w:t>
      </w:r>
      <w:proofErr w:type="gramEnd"/>
      <w:r w:rsidRPr="00B214DD">
        <w:rPr>
          <w:color w:val="4EA72E" w:themeColor="accent6"/>
          <w:sz w:val="16"/>
          <w:szCs w:val="16"/>
        </w:rPr>
        <w:t xml:space="preserve">, </w:t>
      </w:r>
      <w:proofErr w:type="spellStart"/>
      <w:r w:rsidRPr="00B214DD">
        <w:rPr>
          <w:color w:val="4EA72E" w:themeColor="accent6"/>
          <w:sz w:val="16"/>
          <w:szCs w:val="16"/>
        </w:rPr>
        <w:t>sk</w:t>
      </w:r>
      <w:proofErr w:type="spellEnd"/>
      <w:r w:rsidRPr="00B214DD">
        <w:rPr>
          <w:color w:val="4EA72E" w:themeColor="accent6"/>
          <w:sz w:val="16"/>
          <w:szCs w:val="16"/>
        </w:rPr>
        <w:t xml:space="preserve">, ts, </w:t>
      </w:r>
      <w:proofErr w:type="gramStart"/>
      <w:r w:rsidRPr="00B214DD">
        <w:rPr>
          <w:color w:val="4EA72E" w:themeColor="accent6"/>
          <w:sz w:val="16"/>
          <w:szCs w:val="16"/>
        </w:rPr>
        <w:t>Lt }</w:t>
      </w:r>
      <w:proofErr w:type="gramEnd"/>
      <w:r w:rsidRPr="00B214DD">
        <w:rPr>
          <w:color w:val="4EA72E" w:themeColor="accent6"/>
          <w:sz w:val="16"/>
          <w:szCs w:val="16"/>
        </w:rPr>
        <w:t>;</w:t>
      </w:r>
    </w:p>
    <w:p w14:paraId="3EA80295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</w:p>
    <w:p w14:paraId="4E77F24F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    // Encrypt ticket with KS (AES-128-CBC)</w:t>
      </w:r>
    </w:p>
    <w:p w14:paraId="6A9794EB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const </w:t>
      </w:r>
      <w:proofErr w:type="spellStart"/>
      <w:r w:rsidRPr="00B214DD">
        <w:rPr>
          <w:color w:val="4EA72E" w:themeColor="accent6"/>
          <w:sz w:val="16"/>
          <w:szCs w:val="16"/>
        </w:rPr>
        <w:t>encryptedTicket</w:t>
      </w:r>
      <w:proofErr w:type="spellEnd"/>
      <w:r w:rsidRPr="00B214DD">
        <w:rPr>
          <w:color w:val="4EA72E" w:themeColor="accent6"/>
          <w:sz w:val="16"/>
          <w:szCs w:val="16"/>
        </w:rPr>
        <w:t xml:space="preserve"> = </w:t>
      </w:r>
      <w:proofErr w:type="spellStart"/>
      <w:r w:rsidRPr="00B214DD">
        <w:rPr>
          <w:color w:val="4EA72E" w:themeColor="accent6"/>
          <w:sz w:val="16"/>
          <w:szCs w:val="16"/>
        </w:rPr>
        <w:t>CryptoJS.AES.encrypt</w:t>
      </w:r>
      <w:proofErr w:type="spellEnd"/>
      <w:r w:rsidRPr="00B214DD">
        <w:rPr>
          <w:color w:val="4EA72E" w:themeColor="accent6"/>
          <w:sz w:val="16"/>
          <w:szCs w:val="16"/>
        </w:rPr>
        <w:t>(</w:t>
      </w:r>
    </w:p>
    <w:p w14:paraId="5438DB81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    </w:t>
      </w:r>
      <w:proofErr w:type="spellStart"/>
      <w:r w:rsidRPr="00B214DD">
        <w:rPr>
          <w:color w:val="4EA72E" w:themeColor="accent6"/>
          <w:sz w:val="16"/>
          <w:szCs w:val="16"/>
        </w:rPr>
        <w:t>JSON.stringify</w:t>
      </w:r>
      <w:proofErr w:type="spellEnd"/>
      <w:r w:rsidRPr="00B214DD">
        <w:rPr>
          <w:color w:val="4EA72E" w:themeColor="accent6"/>
          <w:sz w:val="16"/>
          <w:szCs w:val="16"/>
        </w:rPr>
        <w:t>(ticket),</w:t>
      </w:r>
    </w:p>
    <w:p w14:paraId="2449BF6D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    </w:t>
      </w:r>
      <w:proofErr w:type="spellStart"/>
      <w:proofErr w:type="gramStart"/>
      <w:r w:rsidRPr="00B214DD">
        <w:rPr>
          <w:color w:val="4EA72E" w:themeColor="accent6"/>
          <w:sz w:val="16"/>
          <w:szCs w:val="16"/>
        </w:rPr>
        <w:t>CryptoJS.enc.Hex.parse</w:t>
      </w:r>
      <w:proofErr w:type="spellEnd"/>
      <w:proofErr w:type="gramEnd"/>
      <w:r w:rsidRPr="00B214DD">
        <w:rPr>
          <w:color w:val="4EA72E" w:themeColor="accent6"/>
          <w:sz w:val="16"/>
          <w:szCs w:val="16"/>
        </w:rPr>
        <w:t>(KS),</w:t>
      </w:r>
    </w:p>
    <w:p w14:paraId="3C419117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    </w:t>
      </w:r>
      <w:proofErr w:type="gramStart"/>
      <w:r w:rsidRPr="00B214DD">
        <w:rPr>
          <w:color w:val="4EA72E" w:themeColor="accent6"/>
          <w:sz w:val="16"/>
          <w:szCs w:val="16"/>
        </w:rPr>
        <w:t>{ iv</w:t>
      </w:r>
      <w:proofErr w:type="gramEnd"/>
      <w:r w:rsidRPr="00B214DD">
        <w:rPr>
          <w:color w:val="4EA72E" w:themeColor="accent6"/>
          <w:sz w:val="16"/>
          <w:szCs w:val="16"/>
        </w:rPr>
        <w:t xml:space="preserve">: </w:t>
      </w:r>
      <w:proofErr w:type="spellStart"/>
      <w:proofErr w:type="gramStart"/>
      <w:r w:rsidRPr="00B214DD">
        <w:rPr>
          <w:color w:val="4EA72E" w:themeColor="accent6"/>
          <w:sz w:val="16"/>
          <w:szCs w:val="16"/>
        </w:rPr>
        <w:t>CryptoJS.enc.Hex.parse</w:t>
      </w:r>
      <w:proofErr w:type="spellEnd"/>
      <w:proofErr w:type="gramEnd"/>
      <w:r w:rsidRPr="00B214DD">
        <w:rPr>
          <w:color w:val="4EA72E" w:themeColor="accent6"/>
          <w:sz w:val="16"/>
          <w:szCs w:val="16"/>
        </w:rPr>
        <w:t>("0</w:t>
      </w:r>
      <w:proofErr w:type="gramStart"/>
      <w:r w:rsidRPr="00B214DD">
        <w:rPr>
          <w:color w:val="4EA72E" w:themeColor="accent6"/>
          <w:sz w:val="16"/>
          <w:szCs w:val="16"/>
        </w:rPr>
        <w:t>".repeat</w:t>
      </w:r>
      <w:proofErr w:type="gramEnd"/>
      <w:r w:rsidRPr="00B214DD">
        <w:rPr>
          <w:color w:val="4EA72E" w:themeColor="accent6"/>
          <w:sz w:val="16"/>
          <w:szCs w:val="16"/>
        </w:rPr>
        <w:t>(32)</w:t>
      </w:r>
      <w:proofErr w:type="gramStart"/>
      <w:r w:rsidRPr="00B214DD">
        <w:rPr>
          <w:color w:val="4EA72E" w:themeColor="accent6"/>
          <w:sz w:val="16"/>
          <w:szCs w:val="16"/>
        </w:rPr>
        <w:t>) }</w:t>
      </w:r>
      <w:proofErr w:type="gramEnd"/>
    </w:p>
    <w:p w14:paraId="3A67E6B0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</w:t>
      </w:r>
      <w:proofErr w:type="gramStart"/>
      <w:r w:rsidRPr="00B214DD">
        <w:rPr>
          <w:color w:val="4EA72E" w:themeColor="accent6"/>
          <w:sz w:val="16"/>
          <w:szCs w:val="16"/>
        </w:rPr>
        <w:t>).</w:t>
      </w:r>
      <w:proofErr w:type="spellStart"/>
      <w:r w:rsidRPr="00B214DD">
        <w:rPr>
          <w:color w:val="4EA72E" w:themeColor="accent6"/>
          <w:sz w:val="16"/>
          <w:szCs w:val="16"/>
        </w:rPr>
        <w:t>toString</w:t>
      </w:r>
      <w:proofErr w:type="spellEnd"/>
      <w:proofErr w:type="gramEnd"/>
      <w:r w:rsidRPr="00B214DD">
        <w:rPr>
          <w:color w:val="4EA72E" w:themeColor="accent6"/>
          <w:sz w:val="16"/>
          <w:szCs w:val="16"/>
        </w:rPr>
        <w:t>(</w:t>
      </w:r>
      <w:proofErr w:type="gramStart"/>
      <w:r w:rsidRPr="00B214DD">
        <w:rPr>
          <w:color w:val="4EA72E" w:themeColor="accent6"/>
          <w:sz w:val="16"/>
          <w:szCs w:val="16"/>
        </w:rPr>
        <w:t>);</w:t>
      </w:r>
      <w:proofErr w:type="gramEnd"/>
    </w:p>
    <w:p w14:paraId="3F09C4C8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</w:p>
    <w:p w14:paraId="74CEF423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    // Encrypt {</w:t>
      </w:r>
      <w:proofErr w:type="spellStart"/>
      <w:r w:rsidRPr="00B214DD">
        <w:rPr>
          <w:color w:val="4EA72E" w:themeColor="accent6"/>
          <w:sz w:val="16"/>
          <w:szCs w:val="16"/>
        </w:rPr>
        <w:t>sk</w:t>
      </w:r>
      <w:proofErr w:type="spellEnd"/>
      <w:r w:rsidRPr="00B214DD">
        <w:rPr>
          <w:color w:val="4EA72E" w:themeColor="accent6"/>
          <w:sz w:val="16"/>
          <w:szCs w:val="16"/>
        </w:rPr>
        <w:t>, ticket} with KC</w:t>
      </w:r>
    </w:p>
    <w:p w14:paraId="4278C77E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const </w:t>
      </w:r>
      <w:proofErr w:type="spellStart"/>
      <w:r w:rsidRPr="00B214DD">
        <w:rPr>
          <w:color w:val="4EA72E" w:themeColor="accent6"/>
          <w:sz w:val="16"/>
          <w:szCs w:val="16"/>
        </w:rPr>
        <w:t>responseToClient</w:t>
      </w:r>
      <w:proofErr w:type="spellEnd"/>
      <w:r w:rsidRPr="00B214DD">
        <w:rPr>
          <w:color w:val="4EA72E" w:themeColor="accent6"/>
          <w:sz w:val="16"/>
          <w:szCs w:val="16"/>
        </w:rPr>
        <w:t xml:space="preserve"> = </w:t>
      </w:r>
      <w:proofErr w:type="gramStart"/>
      <w:r w:rsidRPr="00B214DD">
        <w:rPr>
          <w:color w:val="4EA72E" w:themeColor="accent6"/>
          <w:sz w:val="16"/>
          <w:szCs w:val="16"/>
        </w:rPr>
        <w:t xml:space="preserve">{ </w:t>
      </w:r>
      <w:proofErr w:type="spellStart"/>
      <w:r w:rsidRPr="00B214DD">
        <w:rPr>
          <w:color w:val="4EA72E" w:themeColor="accent6"/>
          <w:sz w:val="16"/>
          <w:szCs w:val="16"/>
        </w:rPr>
        <w:t>sk</w:t>
      </w:r>
      <w:proofErr w:type="spellEnd"/>
      <w:proofErr w:type="gramEnd"/>
      <w:r w:rsidRPr="00B214DD">
        <w:rPr>
          <w:color w:val="4EA72E" w:themeColor="accent6"/>
          <w:sz w:val="16"/>
          <w:szCs w:val="16"/>
        </w:rPr>
        <w:t xml:space="preserve">, ticket: </w:t>
      </w:r>
      <w:proofErr w:type="spellStart"/>
      <w:proofErr w:type="gramStart"/>
      <w:r w:rsidRPr="00B214DD">
        <w:rPr>
          <w:color w:val="4EA72E" w:themeColor="accent6"/>
          <w:sz w:val="16"/>
          <w:szCs w:val="16"/>
        </w:rPr>
        <w:t>encryptedTicket</w:t>
      </w:r>
      <w:proofErr w:type="spellEnd"/>
      <w:r w:rsidRPr="00B214DD">
        <w:rPr>
          <w:color w:val="4EA72E" w:themeColor="accent6"/>
          <w:sz w:val="16"/>
          <w:szCs w:val="16"/>
        </w:rPr>
        <w:t xml:space="preserve"> }</w:t>
      </w:r>
      <w:proofErr w:type="gramEnd"/>
      <w:r w:rsidRPr="00B214DD">
        <w:rPr>
          <w:color w:val="4EA72E" w:themeColor="accent6"/>
          <w:sz w:val="16"/>
          <w:szCs w:val="16"/>
        </w:rPr>
        <w:t>;</w:t>
      </w:r>
    </w:p>
    <w:p w14:paraId="2E8A1274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const </w:t>
      </w:r>
      <w:proofErr w:type="spellStart"/>
      <w:r w:rsidRPr="00B214DD">
        <w:rPr>
          <w:color w:val="4EA72E" w:themeColor="accent6"/>
          <w:sz w:val="16"/>
          <w:szCs w:val="16"/>
        </w:rPr>
        <w:t>encryptedResponse</w:t>
      </w:r>
      <w:proofErr w:type="spellEnd"/>
      <w:r w:rsidRPr="00B214DD">
        <w:rPr>
          <w:color w:val="4EA72E" w:themeColor="accent6"/>
          <w:sz w:val="16"/>
          <w:szCs w:val="16"/>
        </w:rPr>
        <w:t xml:space="preserve"> = </w:t>
      </w:r>
      <w:proofErr w:type="spellStart"/>
      <w:r w:rsidRPr="00B214DD">
        <w:rPr>
          <w:color w:val="4EA72E" w:themeColor="accent6"/>
          <w:sz w:val="16"/>
          <w:szCs w:val="16"/>
        </w:rPr>
        <w:t>CryptoJS.AES.encrypt</w:t>
      </w:r>
      <w:proofErr w:type="spellEnd"/>
      <w:r w:rsidRPr="00B214DD">
        <w:rPr>
          <w:color w:val="4EA72E" w:themeColor="accent6"/>
          <w:sz w:val="16"/>
          <w:szCs w:val="16"/>
        </w:rPr>
        <w:t>(</w:t>
      </w:r>
    </w:p>
    <w:p w14:paraId="01F2B247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    </w:t>
      </w:r>
      <w:proofErr w:type="spellStart"/>
      <w:r w:rsidRPr="00B214DD">
        <w:rPr>
          <w:color w:val="4EA72E" w:themeColor="accent6"/>
          <w:sz w:val="16"/>
          <w:szCs w:val="16"/>
        </w:rPr>
        <w:t>JSON.stringify</w:t>
      </w:r>
      <w:proofErr w:type="spellEnd"/>
      <w:r w:rsidRPr="00B214DD">
        <w:rPr>
          <w:color w:val="4EA72E" w:themeColor="accent6"/>
          <w:sz w:val="16"/>
          <w:szCs w:val="16"/>
        </w:rPr>
        <w:t>(</w:t>
      </w:r>
      <w:proofErr w:type="spellStart"/>
      <w:r w:rsidRPr="00B214DD">
        <w:rPr>
          <w:color w:val="4EA72E" w:themeColor="accent6"/>
          <w:sz w:val="16"/>
          <w:szCs w:val="16"/>
        </w:rPr>
        <w:t>responseToClient</w:t>
      </w:r>
      <w:proofErr w:type="spellEnd"/>
      <w:r w:rsidRPr="00B214DD">
        <w:rPr>
          <w:color w:val="4EA72E" w:themeColor="accent6"/>
          <w:sz w:val="16"/>
          <w:szCs w:val="16"/>
        </w:rPr>
        <w:t>),</w:t>
      </w:r>
    </w:p>
    <w:p w14:paraId="56AE01DE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    </w:t>
      </w:r>
      <w:proofErr w:type="spellStart"/>
      <w:proofErr w:type="gramStart"/>
      <w:r w:rsidRPr="00B214DD">
        <w:rPr>
          <w:color w:val="4EA72E" w:themeColor="accent6"/>
          <w:sz w:val="16"/>
          <w:szCs w:val="16"/>
        </w:rPr>
        <w:t>CryptoJS.enc.Hex.parse</w:t>
      </w:r>
      <w:proofErr w:type="spellEnd"/>
      <w:proofErr w:type="gramEnd"/>
      <w:r w:rsidRPr="00B214DD">
        <w:rPr>
          <w:color w:val="4EA72E" w:themeColor="accent6"/>
          <w:sz w:val="16"/>
          <w:szCs w:val="16"/>
        </w:rPr>
        <w:t>(KC),</w:t>
      </w:r>
    </w:p>
    <w:p w14:paraId="6C8A84B4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    </w:t>
      </w:r>
      <w:proofErr w:type="gramStart"/>
      <w:r w:rsidRPr="00B214DD">
        <w:rPr>
          <w:color w:val="4EA72E" w:themeColor="accent6"/>
          <w:sz w:val="16"/>
          <w:szCs w:val="16"/>
        </w:rPr>
        <w:t>{ iv</w:t>
      </w:r>
      <w:proofErr w:type="gramEnd"/>
      <w:r w:rsidRPr="00B214DD">
        <w:rPr>
          <w:color w:val="4EA72E" w:themeColor="accent6"/>
          <w:sz w:val="16"/>
          <w:szCs w:val="16"/>
        </w:rPr>
        <w:t xml:space="preserve">: </w:t>
      </w:r>
      <w:proofErr w:type="spellStart"/>
      <w:proofErr w:type="gramStart"/>
      <w:r w:rsidRPr="00B214DD">
        <w:rPr>
          <w:color w:val="4EA72E" w:themeColor="accent6"/>
          <w:sz w:val="16"/>
          <w:szCs w:val="16"/>
        </w:rPr>
        <w:t>CryptoJS.enc.Hex.parse</w:t>
      </w:r>
      <w:proofErr w:type="spellEnd"/>
      <w:proofErr w:type="gramEnd"/>
      <w:r w:rsidRPr="00B214DD">
        <w:rPr>
          <w:color w:val="4EA72E" w:themeColor="accent6"/>
          <w:sz w:val="16"/>
          <w:szCs w:val="16"/>
        </w:rPr>
        <w:t>("0</w:t>
      </w:r>
      <w:proofErr w:type="gramStart"/>
      <w:r w:rsidRPr="00B214DD">
        <w:rPr>
          <w:color w:val="4EA72E" w:themeColor="accent6"/>
          <w:sz w:val="16"/>
          <w:szCs w:val="16"/>
        </w:rPr>
        <w:t>".repeat</w:t>
      </w:r>
      <w:proofErr w:type="gramEnd"/>
      <w:r w:rsidRPr="00B214DD">
        <w:rPr>
          <w:color w:val="4EA72E" w:themeColor="accent6"/>
          <w:sz w:val="16"/>
          <w:szCs w:val="16"/>
        </w:rPr>
        <w:t>(32)</w:t>
      </w:r>
      <w:proofErr w:type="gramStart"/>
      <w:r w:rsidRPr="00B214DD">
        <w:rPr>
          <w:color w:val="4EA72E" w:themeColor="accent6"/>
          <w:sz w:val="16"/>
          <w:szCs w:val="16"/>
        </w:rPr>
        <w:t>) }</w:t>
      </w:r>
      <w:proofErr w:type="gramEnd"/>
    </w:p>
    <w:p w14:paraId="1911E32E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</w:t>
      </w:r>
      <w:proofErr w:type="gramStart"/>
      <w:r w:rsidRPr="00B214DD">
        <w:rPr>
          <w:color w:val="4EA72E" w:themeColor="accent6"/>
          <w:sz w:val="16"/>
          <w:szCs w:val="16"/>
        </w:rPr>
        <w:t>).</w:t>
      </w:r>
      <w:proofErr w:type="spellStart"/>
      <w:r w:rsidRPr="00B214DD">
        <w:rPr>
          <w:color w:val="4EA72E" w:themeColor="accent6"/>
          <w:sz w:val="16"/>
          <w:szCs w:val="16"/>
        </w:rPr>
        <w:t>toString</w:t>
      </w:r>
      <w:proofErr w:type="spellEnd"/>
      <w:proofErr w:type="gramEnd"/>
      <w:r w:rsidRPr="00B214DD">
        <w:rPr>
          <w:color w:val="4EA72E" w:themeColor="accent6"/>
          <w:sz w:val="16"/>
          <w:szCs w:val="16"/>
        </w:rPr>
        <w:t>(</w:t>
      </w:r>
      <w:proofErr w:type="gramStart"/>
      <w:r w:rsidRPr="00B214DD">
        <w:rPr>
          <w:color w:val="4EA72E" w:themeColor="accent6"/>
          <w:sz w:val="16"/>
          <w:szCs w:val="16"/>
        </w:rPr>
        <w:t>);</w:t>
      </w:r>
      <w:proofErr w:type="gramEnd"/>
    </w:p>
    <w:p w14:paraId="5E4523DE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</w:p>
    <w:p w14:paraId="1D7DD26B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</w:t>
      </w:r>
      <w:proofErr w:type="spellStart"/>
      <w:proofErr w:type="gramStart"/>
      <w:r w:rsidRPr="00B214DD">
        <w:rPr>
          <w:color w:val="4EA72E" w:themeColor="accent6"/>
          <w:sz w:val="16"/>
          <w:szCs w:val="16"/>
        </w:rPr>
        <w:t>document.getElementById</w:t>
      </w:r>
      <w:proofErr w:type="spellEnd"/>
      <w:proofErr w:type="gramEnd"/>
      <w:r w:rsidRPr="00B214DD">
        <w:rPr>
          <w:color w:val="4EA72E" w:themeColor="accent6"/>
          <w:sz w:val="16"/>
          <w:szCs w:val="16"/>
        </w:rPr>
        <w:t>("</w:t>
      </w:r>
      <w:proofErr w:type="spellStart"/>
      <w:r w:rsidRPr="00B214DD">
        <w:rPr>
          <w:color w:val="4EA72E" w:themeColor="accent6"/>
          <w:sz w:val="16"/>
          <w:szCs w:val="16"/>
        </w:rPr>
        <w:t>asResponse</w:t>
      </w:r>
      <w:proofErr w:type="spellEnd"/>
      <w:r w:rsidRPr="00B214DD">
        <w:rPr>
          <w:color w:val="4EA72E" w:themeColor="accent6"/>
          <w:sz w:val="16"/>
          <w:szCs w:val="16"/>
        </w:rPr>
        <w:t>"</w:t>
      </w:r>
      <w:proofErr w:type="gramStart"/>
      <w:r w:rsidRPr="00B214DD">
        <w:rPr>
          <w:color w:val="4EA72E" w:themeColor="accent6"/>
          <w:sz w:val="16"/>
          <w:szCs w:val="16"/>
        </w:rPr>
        <w:t>).</w:t>
      </w:r>
      <w:proofErr w:type="spellStart"/>
      <w:r w:rsidRPr="00B214DD">
        <w:rPr>
          <w:color w:val="4EA72E" w:themeColor="accent6"/>
          <w:sz w:val="16"/>
          <w:szCs w:val="16"/>
        </w:rPr>
        <w:t>innerHTML</w:t>
      </w:r>
      <w:proofErr w:type="spellEnd"/>
      <w:proofErr w:type="gramEnd"/>
      <w:r w:rsidRPr="00B214DD">
        <w:rPr>
          <w:color w:val="4EA72E" w:themeColor="accent6"/>
          <w:sz w:val="16"/>
          <w:szCs w:val="16"/>
        </w:rPr>
        <w:t xml:space="preserve"> =</w:t>
      </w:r>
    </w:p>
    <w:p w14:paraId="7EFE1361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        `&lt;strong&gt;AS → Client (Encrypted):&lt;/strong&gt; ${</w:t>
      </w:r>
      <w:proofErr w:type="spellStart"/>
      <w:r w:rsidRPr="00B214DD">
        <w:rPr>
          <w:color w:val="4EA72E" w:themeColor="accent6"/>
          <w:sz w:val="16"/>
          <w:szCs w:val="16"/>
        </w:rPr>
        <w:t>encryptedResponse</w:t>
      </w:r>
      <w:proofErr w:type="spellEnd"/>
      <w:r w:rsidRPr="00B214DD">
        <w:rPr>
          <w:color w:val="4EA72E" w:themeColor="accent6"/>
          <w:sz w:val="16"/>
          <w:szCs w:val="16"/>
        </w:rPr>
        <w:t>}</w:t>
      </w:r>
      <w:proofErr w:type="gramStart"/>
      <w:r w:rsidRPr="00B214DD">
        <w:rPr>
          <w:color w:val="4EA72E" w:themeColor="accent6"/>
          <w:sz w:val="16"/>
          <w:szCs w:val="16"/>
        </w:rPr>
        <w:t>`;</w:t>
      </w:r>
      <w:proofErr w:type="gramEnd"/>
    </w:p>
    <w:p w14:paraId="743A7F80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</w:t>
      </w:r>
      <w:proofErr w:type="spellStart"/>
      <w:proofErr w:type="gramStart"/>
      <w:r w:rsidRPr="00B214DD">
        <w:rPr>
          <w:color w:val="4EA72E" w:themeColor="accent6"/>
          <w:sz w:val="16"/>
          <w:szCs w:val="16"/>
        </w:rPr>
        <w:t>document.getElementById</w:t>
      </w:r>
      <w:proofErr w:type="spellEnd"/>
      <w:proofErr w:type="gramEnd"/>
      <w:r w:rsidRPr="00B214DD">
        <w:rPr>
          <w:color w:val="4EA72E" w:themeColor="accent6"/>
          <w:sz w:val="16"/>
          <w:szCs w:val="16"/>
        </w:rPr>
        <w:t>("</w:t>
      </w:r>
      <w:proofErr w:type="spellStart"/>
      <w:r w:rsidRPr="00B214DD">
        <w:rPr>
          <w:color w:val="4EA72E" w:themeColor="accent6"/>
          <w:sz w:val="16"/>
          <w:szCs w:val="16"/>
        </w:rPr>
        <w:t>ticketHex</w:t>
      </w:r>
      <w:proofErr w:type="spellEnd"/>
      <w:r w:rsidRPr="00B214DD">
        <w:rPr>
          <w:color w:val="4EA72E" w:themeColor="accent6"/>
          <w:sz w:val="16"/>
          <w:szCs w:val="16"/>
        </w:rPr>
        <w:t>"</w:t>
      </w:r>
      <w:proofErr w:type="gramStart"/>
      <w:r w:rsidRPr="00B214DD">
        <w:rPr>
          <w:color w:val="4EA72E" w:themeColor="accent6"/>
          <w:sz w:val="16"/>
          <w:szCs w:val="16"/>
        </w:rPr>
        <w:t>).</w:t>
      </w:r>
      <w:proofErr w:type="spellStart"/>
      <w:r w:rsidRPr="00B214DD">
        <w:rPr>
          <w:color w:val="4EA72E" w:themeColor="accent6"/>
          <w:sz w:val="16"/>
          <w:szCs w:val="16"/>
        </w:rPr>
        <w:t>innerHTML</w:t>
      </w:r>
      <w:proofErr w:type="spellEnd"/>
      <w:proofErr w:type="gramEnd"/>
      <w:r w:rsidRPr="00B214DD">
        <w:rPr>
          <w:color w:val="4EA72E" w:themeColor="accent6"/>
          <w:sz w:val="16"/>
          <w:szCs w:val="16"/>
        </w:rPr>
        <w:t xml:space="preserve"> =</w:t>
      </w:r>
    </w:p>
    <w:p w14:paraId="033A36BB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        `&lt;strong&gt;Ticket (Hex):&lt;/strong&gt; ${</w:t>
      </w:r>
      <w:proofErr w:type="spellStart"/>
      <w:r w:rsidRPr="00B214DD">
        <w:rPr>
          <w:color w:val="4EA72E" w:themeColor="accent6"/>
          <w:sz w:val="16"/>
          <w:szCs w:val="16"/>
        </w:rPr>
        <w:t>encryptedTicket</w:t>
      </w:r>
      <w:proofErr w:type="spellEnd"/>
      <w:r w:rsidRPr="00B214DD">
        <w:rPr>
          <w:color w:val="4EA72E" w:themeColor="accent6"/>
          <w:sz w:val="16"/>
          <w:szCs w:val="16"/>
        </w:rPr>
        <w:t>}</w:t>
      </w:r>
      <w:proofErr w:type="gramStart"/>
      <w:r w:rsidRPr="00B214DD">
        <w:rPr>
          <w:color w:val="4EA72E" w:themeColor="accent6"/>
          <w:sz w:val="16"/>
          <w:szCs w:val="16"/>
        </w:rPr>
        <w:t>`;</w:t>
      </w:r>
      <w:proofErr w:type="gramEnd"/>
    </w:p>
    <w:p w14:paraId="6B5266B1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}</w:t>
      </w:r>
    </w:p>
    <w:p w14:paraId="533A8E6F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</w:p>
    <w:p w14:paraId="08772C18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// Phase 2: Client → Server</w:t>
      </w:r>
    </w:p>
    <w:p w14:paraId="5EE33A2E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function </w:t>
      </w:r>
      <w:proofErr w:type="spellStart"/>
      <w:proofErr w:type="gramStart"/>
      <w:r w:rsidRPr="00B214DD">
        <w:rPr>
          <w:color w:val="4EA72E" w:themeColor="accent6"/>
          <w:sz w:val="16"/>
          <w:szCs w:val="16"/>
        </w:rPr>
        <w:t>sendToServer</w:t>
      </w:r>
      <w:proofErr w:type="spellEnd"/>
      <w:r w:rsidRPr="00B214DD">
        <w:rPr>
          <w:color w:val="4EA72E" w:themeColor="accent6"/>
          <w:sz w:val="16"/>
          <w:szCs w:val="16"/>
        </w:rPr>
        <w:t>(</w:t>
      </w:r>
      <w:proofErr w:type="gramEnd"/>
      <w:r w:rsidRPr="00B214DD">
        <w:rPr>
          <w:color w:val="4EA72E" w:themeColor="accent6"/>
          <w:sz w:val="16"/>
          <w:szCs w:val="16"/>
        </w:rPr>
        <w:t>) {</w:t>
      </w:r>
    </w:p>
    <w:p w14:paraId="4E3BF005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// Client decrypts AS response to get </w:t>
      </w:r>
      <w:proofErr w:type="spellStart"/>
      <w:r w:rsidRPr="00B214DD">
        <w:rPr>
          <w:color w:val="4EA72E" w:themeColor="accent6"/>
          <w:sz w:val="16"/>
          <w:szCs w:val="16"/>
        </w:rPr>
        <w:t>sk</w:t>
      </w:r>
      <w:proofErr w:type="spellEnd"/>
      <w:r w:rsidRPr="00B214DD">
        <w:rPr>
          <w:color w:val="4EA72E" w:themeColor="accent6"/>
          <w:sz w:val="16"/>
          <w:szCs w:val="16"/>
        </w:rPr>
        <w:t xml:space="preserve"> and ticket</w:t>
      </w:r>
    </w:p>
    <w:p w14:paraId="6C73CC93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const </w:t>
      </w:r>
      <w:proofErr w:type="spellStart"/>
      <w:r w:rsidRPr="00B214DD">
        <w:rPr>
          <w:color w:val="4EA72E" w:themeColor="accent6"/>
          <w:sz w:val="16"/>
          <w:szCs w:val="16"/>
        </w:rPr>
        <w:t>ts</w:t>
      </w:r>
      <w:proofErr w:type="spellEnd"/>
      <w:r w:rsidRPr="00B214DD">
        <w:rPr>
          <w:color w:val="4EA72E" w:themeColor="accent6"/>
          <w:sz w:val="16"/>
          <w:szCs w:val="16"/>
        </w:rPr>
        <w:t xml:space="preserve"> = new Date(</w:t>
      </w:r>
      <w:proofErr w:type="gramStart"/>
      <w:r w:rsidRPr="00B214DD">
        <w:rPr>
          <w:color w:val="4EA72E" w:themeColor="accent6"/>
          <w:sz w:val="16"/>
          <w:szCs w:val="16"/>
        </w:rPr>
        <w:t>).</w:t>
      </w:r>
      <w:proofErr w:type="spellStart"/>
      <w:r w:rsidRPr="00B214DD">
        <w:rPr>
          <w:color w:val="4EA72E" w:themeColor="accent6"/>
          <w:sz w:val="16"/>
          <w:szCs w:val="16"/>
        </w:rPr>
        <w:t>toISOString</w:t>
      </w:r>
      <w:proofErr w:type="spellEnd"/>
      <w:proofErr w:type="gramEnd"/>
      <w:r w:rsidRPr="00B214DD">
        <w:rPr>
          <w:color w:val="4EA72E" w:themeColor="accent6"/>
          <w:sz w:val="16"/>
          <w:szCs w:val="16"/>
        </w:rPr>
        <w:t>(</w:t>
      </w:r>
      <w:proofErr w:type="gramStart"/>
      <w:r w:rsidRPr="00B214DD">
        <w:rPr>
          <w:color w:val="4EA72E" w:themeColor="accent6"/>
          <w:sz w:val="16"/>
          <w:szCs w:val="16"/>
        </w:rPr>
        <w:t>);</w:t>
      </w:r>
      <w:proofErr w:type="gramEnd"/>
    </w:p>
    <w:p w14:paraId="317C1EA9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const authenticator = </w:t>
      </w:r>
      <w:proofErr w:type="gramStart"/>
      <w:r w:rsidRPr="00B214DD">
        <w:rPr>
          <w:color w:val="4EA72E" w:themeColor="accent6"/>
          <w:sz w:val="16"/>
          <w:szCs w:val="16"/>
        </w:rPr>
        <w:t>{ C</w:t>
      </w:r>
      <w:proofErr w:type="gramEnd"/>
      <w:r w:rsidRPr="00B214DD">
        <w:rPr>
          <w:color w:val="4EA72E" w:themeColor="accent6"/>
          <w:sz w:val="16"/>
          <w:szCs w:val="16"/>
        </w:rPr>
        <w:t xml:space="preserve">, </w:t>
      </w:r>
      <w:proofErr w:type="spellStart"/>
      <w:proofErr w:type="gramStart"/>
      <w:r w:rsidRPr="00B214DD">
        <w:rPr>
          <w:color w:val="4EA72E" w:themeColor="accent6"/>
          <w:sz w:val="16"/>
          <w:szCs w:val="16"/>
        </w:rPr>
        <w:t>ts</w:t>
      </w:r>
      <w:proofErr w:type="spellEnd"/>
      <w:r w:rsidRPr="00B214DD">
        <w:rPr>
          <w:color w:val="4EA72E" w:themeColor="accent6"/>
          <w:sz w:val="16"/>
          <w:szCs w:val="16"/>
        </w:rPr>
        <w:t xml:space="preserve"> }</w:t>
      </w:r>
      <w:proofErr w:type="gramEnd"/>
      <w:r w:rsidRPr="00B214DD">
        <w:rPr>
          <w:color w:val="4EA72E" w:themeColor="accent6"/>
          <w:sz w:val="16"/>
          <w:szCs w:val="16"/>
        </w:rPr>
        <w:t>;</w:t>
      </w:r>
    </w:p>
    <w:p w14:paraId="01B10B98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</w:p>
    <w:p w14:paraId="001683AA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// Encrypt authenticator with </w:t>
      </w:r>
      <w:proofErr w:type="spellStart"/>
      <w:r w:rsidRPr="00B214DD">
        <w:rPr>
          <w:color w:val="4EA72E" w:themeColor="accent6"/>
          <w:sz w:val="16"/>
          <w:szCs w:val="16"/>
        </w:rPr>
        <w:t>sk</w:t>
      </w:r>
      <w:proofErr w:type="spellEnd"/>
    </w:p>
    <w:p w14:paraId="7AC5C222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const </w:t>
      </w:r>
      <w:proofErr w:type="spellStart"/>
      <w:r w:rsidRPr="00B214DD">
        <w:rPr>
          <w:color w:val="4EA72E" w:themeColor="accent6"/>
          <w:sz w:val="16"/>
          <w:szCs w:val="16"/>
        </w:rPr>
        <w:t>encryptedAuth</w:t>
      </w:r>
      <w:proofErr w:type="spellEnd"/>
      <w:r w:rsidRPr="00B214DD">
        <w:rPr>
          <w:color w:val="4EA72E" w:themeColor="accent6"/>
          <w:sz w:val="16"/>
          <w:szCs w:val="16"/>
        </w:rPr>
        <w:t xml:space="preserve"> = </w:t>
      </w:r>
      <w:proofErr w:type="spellStart"/>
      <w:r w:rsidRPr="00B214DD">
        <w:rPr>
          <w:color w:val="4EA72E" w:themeColor="accent6"/>
          <w:sz w:val="16"/>
          <w:szCs w:val="16"/>
        </w:rPr>
        <w:t>CryptoJS.AES.encrypt</w:t>
      </w:r>
      <w:proofErr w:type="spellEnd"/>
      <w:r w:rsidRPr="00B214DD">
        <w:rPr>
          <w:color w:val="4EA72E" w:themeColor="accent6"/>
          <w:sz w:val="16"/>
          <w:szCs w:val="16"/>
        </w:rPr>
        <w:t>(</w:t>
      </w:r>
    </w:p>
    <w:p w14:paraId="0FB59E17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    </w:t>
      </w:r>
      <w:proofErr w:type="spellStart"/>
      <w:r w:rsidRPr="00B214DD">
        <w:rPr>
          <w:color w:val="4EA72E" w:themeColor="accent6"/>
          <w:sz w:val="16"/>
          <w:szCs w:val="16"/>
        </w:rPr>
        <w:t>JSON.stringify</w:t>
      </w:r>
      <w:proofErr w:type="spellEnd"/>
      <w:r w:rsidRPr="00B214DD">
        <w:rPr>
          <w:color w:val="4EA72E" w:themeColor="accent6"/>
          <w:sz w:val="16"/>
          <w:szCs w:val="16"/>
        </w:rPr>
        <w:t>(authenticator),</w:t>
      </w:r>
    </w:p>
    <w:p w14:paraId="457E981F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    </w:t>
      </w:r>
      <w:proofErr w:type="spellStart"/>
      <w:proofErr w:type="gramStart"/>
      <w:r w:rsidRPr="00B214DD">
        <w:rPr>
          <w:color w:val="4EA72E" w:themeColor="accent6"/>
          <w:sz w:val="16"/>
          <w:szCs w:val="16"/>
        </w:rPr>
        <w:t>CryptoJS.enc.Hex.parse</w:t>
      </w:r>
      <w:proofErr w:type="spellEnd"/>
      <w:proofErr w:type="gramEnd"/>
      <w:r w:rsidRPr="00B214DD">
        <w:rPr>
          <w:color w:val="4EA72E" w:themeColor="accent6"/>
          <w:sz w:val="16"/>
          <w:szCs w:val="16"/>
        </w:rPr>
        <w:t>(</w:t>
      </w:r>
      <w:proofErr w:type="spellStart"/>
      <w:r w:rsidRPr="00B214DD">
        <w:rPr>
          <w:color w:val="4EA72E" w:themeColor="accent6"/>
          <w:sz w:val="16"/>
          <w:szCs w:val="16"/>
        </w:rPr>
        <w:t>sk</w:t>
      </w:r>
      <w:proofErr w:type="spellEnd"/>
      <w:r w:rsidRPr="00B214DD">
        <w:rPr>
          <w:color w:val="4EA72E" w:themeColor="accent6"/>
          <w:sz w:val="16"/>
          <w:szCs w:val="16"/>
        </w:rPr>
        <w:t>),</w:t>
      </w:r>
    </w:p>
    <w:p w14:paraId="249EA6D8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    </w:t>
      </w:r>
      <w:proofErr w:type="gramStart"/>
      <w:r w:rsidRPr="00B214DD">
        <w:rPr>
          <w:color w:val="4EA72E" w:themeColor="accent6"/>
          <w:sz w:val="16"/>
          <w:szCs w:val="16"/>
        </w:rPr>
        <w:t>{ iv</w:t>
      </w:r>
      <w:proofErr w:type="gramEnd"/>
      <w:r w:rsidRPr="00B214DD">
        <w:rPr>
          <w:color w:val="4EA72E" w:themeColor="accent6"/>
          <w:sz w:val="16"/>
          <w:szCs w:val="16"/>
        </w:rPr>
        <w:t xml:space="preserve">: </w:t>
      </w:r>
      <w:proofErr w:type="spellStart"/>
      <w:proofErr w:type="gramStart"/>
      <w:r w:rsidRPr="00B214DD">
        <w:rPr>
          <w:color w:val="4EA72E" w:themeColor="accent6"/>
          <w:sz w:val="16"/>
          <w:szCs w:val="16"/>
        </w:rPr>
        <w:t>CryptoJS.enc.Hex.parse</w:t>
      </w:r>
      <w:proofErr w:type="spellEnd"/>
      <w:proofErr w:type="gramEnd"/>
      <w:r w:rsidRPr="00B214DD">
        <w:rPr>
          <w:color w:val="4EA72E" w:themeColor="accent6"/>
          <w:sz w:val="16"/>
          <w:szCs w:val="16"/>
        </w:rPr>
        <w:t>("0</w:t>
      </w:r>
      <w:proofErr w:type="gramStart"/>
      <w:r w:rsidRPr="00B214DD">
        <w:rPr>
          <w:color w:val="4EA72E" w:themeColor="accent6"/>
          <w:sz w:val="16"/>
          <w:szCs w:val="16"/>
        </w:rPr>
        <w:t>".repeat</w:t>
      </w:r>
      <w:proofErr w:type="gramEnd"/>
      <w:r w:rsidRPr="00B214DD">
        <w:rPr>
          <w:color w:val="4EA72E" w:themeColor="accent6"/>
          <w:sz w:val="16"/>
          <w:szCs w:val="16"/>
        </w:rPr>
        <w:t>(32)</w:t>
      </w:r>
      <w:proofErr w:type="gramStart"/>
      <w:r w:rsidRPr="00B214DD">
        <w:rPr>
          <w:color w:val="4EA72E" w:themeColor="accent6"/>
          <w:sz w:val="16"/>
          <w:szCs w:val="16"/>
        </w:rPr>
        <w:t>) }</w:t>
      </w:r>
      <w:proofErr w:type="gramEnd"/>
    </w:p>
    <w:p w14:paraId="75736E2E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</w:t>
      </w:r>
      <w:proofErr w:type="gramStart"/>
      <w:r w:rsidRPr="00B214DD">
        <w:rPr>
          <w:color w:val="4EA72E" w:themeColor="accent6"/>
          <w:sz w:val="16"/>
          <w:szCs w:val="16"/>
        </w:rPr>
        <w:t>).</w:t>
      </w:r>
      <w:proofErr w:type="spellStart"/>
      <w:r w:rsidRPr="00B214DD">
        <w:rPr>
          <w:color w:val="4EA72E" w:themeColor="accent6"/>
          <w:sz w:val="16"/>
          <w:szCs w:val="16"/>
        </w:rPr>
        <w:t>toString</w:t>
      </w:r>
      <w:proofErr w:type="spellEnd"/>
      <w:proofErr w:type="gramEnd"/>
      <w:r w:rsidRPr="00B214DD">
        <w:rPr>
          <w:color w:val="4EA72E" w:themeColor="accent6"/>
          <w:sz w:val="16"/>
          <w:szCs w:val="16"/>
        </w:rPr>
        <w:t>(</w:t>
      </w:r>
      <w:proofErr w:type="gramStart"/>
      <w:r w:rsidRPr="00B214DD">
        <w:rPr>
          <w:color w:val="4EA72E" w:themeColor="accent6"/>
          <w:sz w:val="16"/>
          <w:szCs w:val="16"/>
        </w:rPr>
        <w:t>);</w:t>
      </w:r>
      <w:proofErr w:type="gramEnd"/>
    </w:p>
    <w:p w14:paraId="6856C003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</w:p>
    <w:p w14:paraId="6311231B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</w:t>
      </w:r>
      <w:proofErr w:type="spellStart"/>
      <w:proofErr w:type="gramStart"/>
      <w:r w:rsidRPr="00B214DD">
        <w:rPr>
          <w:color w:val="4EA72E" w:themeColor="accent6"/>
          <w:sz w:val="16"/>
          <w:szCs w:val="16"/>
        </w:rPr>
        <w:t>document.getElementById</w:t>
      </w:r>
      <w:proofErr w:type="spellEnd"/>
      <w:proofErr w:type="gramEnd"/>
      <w:r w:rsidRPr="00B214DD">
        <w:rPr>
          <w:color w:val="4EA72E" w:themeColor="accent6"/>
          <w:sz w:val="16"/>
          <w:szCs w:val="16"/>
        </w:rPr>
        <w:t>("</w:t>
      </w:r>
      <w:proofErr w:type="spellStart"/>
      <w:r w:rsidRPr="00B214DD">
        <w:rPr>
          <w:color w:val="4EA72E" w:themeColor="accent6"/>
          <w:sz w:val="16"/>
          <w:szCs w:val="16"/>
        </w:rPr>
        <w:t>clientToServer</w:t>
      </w:r>
      <w:proofErr w:type="spellEnd"/>
      <w:r w:rsidRPr="00B214DD">
        <w:rPr>
          <w:color w:val="4EA72E" w:themeColor="accent6"/>
          <w:sz w:val="16"/>
          <w:szCs w:val="16"/>
        </w:rPr>
        <w:t>"</w:t>
      </w:r>
      <w:proofErr w:type="gramStart"/>
      <w:r w:rsidRPr="00B214DD">
        <w:rPr>
          <w:color w:val="4EA72E" w:themeColor="accent6"/>
          <w:sz w:val="16"/>
          <w:szCs w:val="16"/>
        </w:rPr>
        <w:t>).</w:t>
      </w:r>
      <w:proofErr w:type="spellStart"/>
      <w:r w:rsidRPr="00B214DD">
        <w:rPr>
          <w:color w:val="4EA72E" w:themeColor="accent6"/>
          <w:sz w:val="16"/>
          <w:szCs w:val="16"/>
        </w:rPr>
        <w:t>innerHTML</w:t>
      </w:r>
      <w:proofErr w:type="spellEnd"/>
      <w:proofErr w:type="gramEnd"/>
      <w:r w:rsidRPr="00B214DD">
        <w:rPr>
          <w:color w:val="4EA72E" w:themeColor="accent6"/>
          <w:sz w:val="16"/>
          <w:szCs w:val="16"/>
        </w:rPr>
        <w:t xml:space="preserve"> = `</w:t>
      </w:r>
    </w:p>
    <w:p w14:paraId="237CB1DB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&lt;strong&gt;Sent to Server:&lt;/strong&gt;&lt;</w:t>
      </w:r>
      <w:proofErr w:type="spellStart"/>
      <w:r w:rsidRPr="00B214DD">
        <w:rPr>
          <w:color w:val="4EA72E" w:themeColor="accent6"/>
          <w:sz w:val="16"/>
          <w:szCs w:val="16"/>
        </w:rPr>
        <w:t>br</w:t>
      </w:r>
      <w:proofErr w:type="spellEnd"/>
      <w:r w:rsidRPr="00B214DD">
        <w:rPr>
          <w:color w:val="4EA72E" w:themeColor="accent6"/>
          <w:sz w:val="16"/>
          <w:szCs w:val="16"/>
        </w:rPr>
        <w:t>&gt;</w:t>
      </w:r>
    </w:p>
    <w:p w14:paraId="01BFD962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Ticket: ${</w:t>
      </w:r>
      <w:proofErr w:type="spellStart"/>
      <w:proofErr w:type="gramStart"/>
      <w:r w:rsidRPr="00B214DD">
        <w:rPr>
          <w:color w:val="4EA72E" w:themeColor="accent6"/>
          <w:sz w:val="16"/>
          <w:szCs w:val="16"/>
        </w:rPr>
        <w:t>document.getElementById</w:t>
      </w:r>
      <w:proofErr w:type="spellEnd"/>
      <w:proofErr w:type="gramEnd"/>
      <w:r w:rsidRPr="00B214DD">
        <w:rPr>
          <w:color w:val="4EA72E" w:themeColor="accent6"/>
          <w:sz w:val="16"/>
          <w:szCs w:val="16"/>
        </w:rPr>
        <w:t>("</w:t>
      </w:r>
      <w:proofErr w:type="spellStart"/>
      <w:r w:rsidRPr="00B214DD">
        <w:rPr>
          <w:color w:val="4EA72E" w:themeColor="accent6"/>
          <w:sz w:val="16"/>
          <w:szCs w:val="16"/>
        </w:rPr>
        <w:t>ticketHex</w:t>
      </w:r>
      <w:proofErr w:type="spellEnd"/>
      <w:r w:rsidRPr="00B214DD">
        <w:rPr>
          <w:color w:val="4EA72E" w:themeColor="accent6"/>
          <w:sz w:val="16"/>
          <w:szCs w:val="16"/>
        </w:rPr>
        <w:t>"</w:t>
      </w:r>
      <w:proofErr w:type="gramStart"/>
      <w:r w:rsidRPr="00B214DD">
        <w:rPr>
          <w:color w:val="4EA72E" w:themeColor="accent6"/>
          <w:sz w:val="16"/>
          <w:szCs w:val="16"/>
        </w:rPr>
        <w:t>).</w:t>
      </w:r>
      <w:proofErr w:type="spellStart"/>
      <w:r w:rsidRPr="00B214DD">
        <w:rPr>
          <w:color w:val="4EA72E" w:themeColor="accent6"/>
          <w:sz w:val="16"/>
          <w:szCs w:val="16"/>
        </w:rPr>
        <w:t>innerText</w:t>
      </w:r>
      <w:proofErr w:type="spellEnd"/>
      <w:proofErr w:type="gramEnd"/>
      <w:r w:rsidRPr="00B214DD">
        <w:rPr>
          <w:color w:val="4EA72E" w:themeColor="accent6"/>
          <w:sz w:val="16"/>
          <w:szCs w:val="16"/>
        </w:rPr>
        <w:t>}&lt;</w:t>
      </w:r>
      <w:proofErr w:type="spellStart"/>
      <w:r w:rsidRPr="00B214DD">
        <w:rPr>
          <w:color w:val="4EA72E" w:themeColor="accent6"/>
          <w:sz w:val="16"/>
          <w:szCs w:val="16"/>
        </w:rPr>
        <w:t>br</w:t>
      </w:r>
      <w:proofErr w:type="spellEnd"/>
      <w:r w:rsidRPr="00B214DD">
        <w:rPr>
          <w:color w:val="4EA72E" w:themeColor="accent6"/>
          <w:sz w:val="16"/>
          <w:szCs w:val="16"/>
        </w:rPr>
        <w:t>&gt;</w:t>
      </w:r>
    </w:p>
    <w:p w14:paraId="38032845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Authenticator (Hex): ${</w:t>
      </w:r>
      <w:proofErr w:type="spellStart"/>
      <w:r w:rsidRPr="00B214DD">
        <w:rPr>
          <w:color w:val="4EA72E" w:themeColor="accent6"/>
          <w:sz w:val="16"/>
          <w:szCs w:val="16"/>
        </w:rPr>
        <w:t>encryptedAuth</w:t>
      </w:r>
      <w:proofErr w:type="spellEnd"/>
      <w:r w:rsidRPr="00B214DD">
        <w:rPr>
          <w:color w:val="4EA72E" w:themeColor="accent6"/>
          <w:sz w:val="16"/>
          <w:szCs w:val="16"/>
        </w:rPr>
        <w:t>}</w:t>
      </w:r>
      <w:proofErr w:type="gramStart"/>
      <w:r w:rsidRPr="00B214DD">
        <w:rPr>
          <w:color w:val="4EA72E" w:themeColor="accent6"/>
          <w:sz w:val="16"/>
          <w:szCs w:val="16"/>
        </w:rPr>
        <w:t>`;</w:t>
      </w:r>
      <w:proofErr w:type="gramEnd"/>
    </w:p>
    <w:p w14:paraId="6C2CA43A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</w:p>
    <w:p w14:paraId="07A528A7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    // Server verification would happen here</w:t>
      </w:r>
    </w:p>
    <w:p w14:paraId="66155194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 xml:space="preserve">            </w:t>
      </w:r>
      <w:proofErr w:type="spellStart"/>
      <w:proofErr w:type="gramStart"/>
      <w:r w:rsidRPr="00B214DD">
        <w:rPr>
          <w:color w:val="4EA72E" w:themeColor="accent6"/>
          <w:sz w:val="16"/>
          <w:szCs w:val="16"/>
        </w:rPr>
        <w:t>document.getElementById</w:t>
      </w:r>
      <w:proofErr w:type="spellEnd"/>
      <w:proofErr w:type="gramEnd"/>
      <w:r w:rsidRPr="00B214DD">
        <w:rPr>
          <w:color w:val="4EA72E" w:themeColor="accent6"/>
          <w:sz w:val="16"/>
          <w:szCs w:val="16"/>
        </w:rPr>
        <w:t>("</w:t>
      </w:r>
      <w:proofErr w:type="spellStart"/>
      <w:r w:rsidRPr="00B214DD">
        <w:rPr>
          <w:color w:val="4EA72E" w:themeColor="accent6"/>
          <w:sz w:val="16"/>
          <w:szCs w:val="16"/>
        </w:rPr>
        <w:t>serverResponse</w:t>
      </w:r>
      <w:proofErr w:type="spellEnd"/>
      <w:r w:rsidRPr="00B214DD">
        <w:rPr>
          <w:color w:val="4EA72E" w:themeColor="accent6"/>
          <w:sz w:val="16"/>
          <w:szCs w:val="16"/>
        </w:rPr>
        <w:t>"</w:t>
      </w:r>
      <w:proofErr w:type="gramStart"/>
      <w:r w:rsidRPr="00B214DD">
        <w:rPr>
          <w:color w:val="4EA72E" w:themeColor="accent6"/>
          <w:sz w:val="16"/>
          <w:szCs w:val="16"/>
        </w:rPr>
        <w:t>).</w:t>
      </w:r>
      <w:proofErr w:type="spellStart"/>
      <w:r w:rsidRPr="00B214DD">
        <w:rPr>
          <w:color w:val="4EA72E" w:themeColor="accent6"/>
          <w:sz w:val="16"/>
          <w:szCs w:val="16"/>
        </w:rPr>
        <w:t>innerHTML</w:t>
      </w:r>
      <w:proofErr w:type="spellEnd"/>
      <w:proofErr w:type="gramEnd"/>
      <w:r w:rsidRPr="00B214DD">
        <w:rPr>
          <w:color w:val="4EA72E" w:themeColor="accent6"/>
          <w:sz w:val="16"/>
          <w:szCs w:val="16"/>
        </w:rPr>
        <w:t xml:space="preserve"> =</w:t>
      </w:r>
    </w:p>
    <w:p w14:paraId="5AE77C79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        "&lt;strong&gt;Server:&lt;/strong&gt; Ticket and authenticator verified! Access granted.</w:t>
      </w:r>
      <w:proofErr w:type="gramStart"/>
      <w:r w:rsidRPr="00B214DD">
        <w:rPr>
          <w:color w:val="4EA72E" w:themeColor="accent6"/>
          <w:sz w:val="16"/>
          <w:szCs w:val="16"/>
        </w:rPr>
        <w:t>";</w:t>
      </w:r>
      <w:proofErr w:type="gramEnd"/>
    </w:p>
    <w:p w14:paraId="7D9F0266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    }</w:t>
      </w:r>
    </w:p>
    <w:p w14:paraId="582BF817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    &lt;/script&gt;</w:t>
      </w:r>
    </w:p>
    <w:p w14:paraId="29D98012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&lt;/body&gt;</w:t>
      </w:r>
    </w:p>
    <w:p w14:paraId="2A1D0176" w14:textId="77777777" w:rsidR="00B214DD" w:rsidRPr="00B214DD" w:rsidRDefault="00B214DD" w:rsidP="00B214DD">
      <w:pPr>
        <w:pStyle w:val="NoSpacing"/>
        <w:rPr>
          <w:color w:val="4EA72E" w:themeColor="accent6"/>
          <w:sz w:val="16"/>
          <w:szCs w:val="16"/>
        </w:rPr>
      </w:pPr>
      <w:r w:rsidRPr="00B214DD">
        <w:rPr>
          <w:color w:val="4EA72E" w:themeColor="accent6"/>
          <w:sz w:val="16"/>
          <w:szCs w:val="16"/>
        </w:rPr>
        <w:t>&lt;/html&gt;</w:t>
      </w:r>
    </w:p>
    <w:p w14:paraId="30B1A9E0" w14:textId="047FA44B" w:rsidR="00B214DD" w:rsidRPr="00B214DD" w:rsidRDefault="000F74BF" w:rsidP="00B214DD">
      <w:r w:rsidRPr="000F74BF">
        <w:rPr>
          <w:noProof/>
        </w:rPr>
        <w:lastRenderedPageBreak/>
        <w:drawing>
          <wp:inline distT="0" distB="0" distL="0" distR="0" wp14:anchorId="2FCE9595" wp14:editId="302E3111">
            <wp:extent cx="6645910" cy="2349500"/>
            <wp:effectExtent l="0" t="0" r="2540" b="0"/>
            <wp:docPr id="7381480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480" name="Picture 1" descr="A close up of a computer screen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8EEB" w14:textId="77777777" w:rsidR="004545CE" w:rsidRPr="004545CE" w:rsidRDefault="004545CE" w:rsidP="004545CE">
      <w:pPr>
        <w:pStyle w:val="NoSpacing"/>
        <w:rPr>
          <w:color w:val="4EA72E" w:themeColor="accent6"/>
        </w:rPr>
      </w:pPr>
    </w:p>
    <w:p w14:paraId="6D688713" w14:textId="61D177FF" w:rsidR="000623CF" w:rsidRDefault="000F5EBB" w:rsidP="004717CE">
      <w:pPr>
        <w:pStyle w:val="Heading2"/>
        <w:rPr>
          <w:b/>
          <w:bCs/>
          <w:sz w:val="18"/>
          <w:szCs w:val="18"/>
        </w:rPr>
      </w:pPr>
      <w:r w:rsidRPr="000F5EBB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75A38F3D" wp14:editId="3BDB4352">
            <wp:simplePos x="0" y="0"/>
            <wp:positionH relativeFrom="column">
              <wp:posOffset>-339725</wp:posOffset>
            </wp:positionH>
            <wp:positionV relativeFrom="paragraph">
              <wp:posOffset>300674</wp:posOffset>
            </wp:positionV>
            <wp:extent cx="7442835" cy="364180"/>
            <wp:effectExtent l="0" t="0" r="0" b="0"/>
            <wp:wrapTight wrapText="bothSides">
              <wp:wrapPolygon edited="0">
                <wp:start x="0" y="0"/>
                <wp:lineTo x="0" y="20356"/>
                <wp:lineTo x="21506" y="20356"/>
                <wp:lineTo x="21506" y="0"/>
                <wp:lineTo x="0" y="0"/>
              </wp:wrapPolygon>
            </wp:wrapTight>
            <wp:docPr id="967622090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22090" name="Picture 1" descr="A close up of a computer screen&#10;&#10;AI-generated content may be incorrect.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" t="80878" r="39905" b="11008"/>
                    <a:stretch/>
                  </pic:blipFill>
                  <pic:spPr bwMode="auto">
                    <a:xfrm>
                      <a:off x="0" y="0"/>
                      <a:ext cx="7442835" cy="3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2AB6" w:rsidRPr="004717CE">
        <w:rPr>
          <w:b/>
          <w:bCs/>
          <w:sz w:val="18"/>
          <w:szCs w:val="18"/>
        </w:rPr>
        <w:t xml:space="preserve">3.3) </w:t>
      </w:r>
      <w:r w:rsidR="000623CF" w:rsidRPr="004717CE">
        <w:rPr>
          <w:b/>
          <w:bCs/>
          <w:sz w:val="18"/>
          <w:szCs w:val="18"/>
        </w:rPr>
        <w:t xml:space="preserve">What is the </w:t>
      </w:r>
      <w:r w:rsidR="000623CF" w:rsidRPr="004717CE">
        <w:rPr>
          <w:b/>
          <w:bCs/>
          <w:color w:val="FF0000"/>
          <w:sz w:val="18"/>
          <w:szCs w:val="18"/>
        </w:rPr>
        <w:t>ticket</w:t>
      </w:r>
      <w:r w:rsidR="000623CF" w:rsidRPr="004717CE">
        <w:rPr>
          <w:b/>
          <w:bCs/>
          <w:sz w:val="18"/>
          <w:szCs w:val="18"/>
        </w:rPr>
        <w:t xml:space="preserve"> (Hex numbers) in your implementation? What is the authenticator (Hex numbers) in your implementation?  </w:t>
      </w:r>
    </w:p>
    <w:p w14:paraId="44EF7E3C" w14:textId="77777777" w:rsidR="000F5EBB" w:rsidRDefault="000F5EBB" w:rsidP="00BC0121">
      <w:pPr>
        <w:rPr>
          <w:b/>
          <w:bCs/>
        </w:rPr>
      </w:pPr>
    </w:p>
    <w:p w14:paraId="1893AC8B" w14:textId="67265749" w:rsidR="00BC0121" w:rsidRDefault="00BC0121" w:rsidP="00BC0121">
      <w:r w:rsidRPr="00BC0121">
        <w:rPr>
          <w:b/>
          <w:bCs/>
        </w:rPr>
        <w:t>Ticket: Ticket (Hex):</w:t>
      </w:r>
      <w:r>
        <w:t xml:space="preserve"> vC7NIaiL6ROERurlUcgKCPIF4+QE3U0577V8bJhRIGfB1qb9GaXIb86maKUr7gSXJMaO5vR12C/kIcRqDvlchQtANeQRJLD9kFAulrrcs/DRWXCy+lujjOYR1zIYfLZYjpyohLvLz+pOtkWUeUEGMA==</w:t>
      </w:r>
    </w:p>
    <w:p w14:paraId="2612C1D3" w14:textId="77777777" w:rsidR="000F5EBB" w:rsidRDefault="00BC0121" w:rsidP="00BC0121">
      <w:r w:rsidRPr="00BC0121">
        <w:rPr>
          <w:b/>
          <w:bCs/>
        </w:rPr>
        <w:t>Authenticator (Hex):</w:t>
      </w:r>
      <w:r>
        <w:t xml:space="preserve"> </w:t>
      </w:r>
    </w:p>
    <w:p w14:paraId="5EDFDC4E" w14:textId="782B095A" w:rsidR="00BC0121" w:rsidRDefault="00BC0121" w:rsidP="00BC0121">
      <w:r>
        <w:t>7KZycARHeKv6G47JOvOPZholryxvNhcHqcl+otltPAK/2s+b+4quQdac6gf5p0E/</w:t>
      </w:r>
    </w:p>
    <w:p w14:paraId="4D63CCF7" w14:textId="77777777" w:rsidR="00F85D3C" w:rsidRDefault="00F85D3C" w:rsidP="007A71C0">
      <w:pPr>
        <w:pStyle w:val="NoSpacing"/>
      </w:pPr>
    </w:p>
    <w:p w14:paraId="70382DD9" w14:textId="77777777" w:rsidR="00F85D3C" w:rsidRDefault="00F85D3C" w:rsidP="007A71C0">
      <w:pPr>
        <w:pStyle w:val="NoSpacing"/>
      </w:pPr>
    </w:p>
    <w:p w14:paraId="01631034" w14:textId="77777777" w:rsidR="00FC123D" w:rsidRDefault="00FC123D" w:rsidP="007A71C0">
      <w:pPr>
        <w:pStyle w:val="NoSpacing"/>
      </w:pPr>
    </w:p>
    <w:p w14:paraId="641E9E78" w14:textId="3D756C80" w:rsidR="00FC123D" w:rsidRDefault="00FC123D" w:rsidP="007A71C0">
      <w:pPr>
        <w:pStyle w:val="NoSpacing"/>
        <w:rPr>
          <w:u w:val="single"/>
        </w:rPr>
      </w:pPr>
      <w:r>
        <w:rPr>
          <w:u w:val="single"/>
        </w:rPr>
        <w:t>How does this work?</w:t>
      </w:r>
    </w:p>
    <w:p w14:paraId="492FBE18" w14:textId="7CCF2AEB" w:rsidR="00EE697A" w:rsidRDefault="008C4825" w:rsidP="007A71C0">
      <w:pPr>
        <w:pStyle w:val="NoSpacing"/>
      </w:pPr>
      <w:r>
        <w:t>Phase 1</w:t>
      </w:r>
    </w:p>
    <w:p w14:paraId="025459A2" w14:textId="70996E77" w:rsidR="008C4825" w:rsidRDefault="008C4825" w:rsidP="007A71C0">
      <w:pPr>
        <w:pStyle w:val="NoSpacing"/>
      </w:pPr>
      <w:r>
        <w:t>AS sends</w:t>
      </w:r>
      <w:r w:rsidR="005E5193">
        <w:t xml:space="preserve"> back to the client after ticket request {</w:t>
      </w:r>
      <w:proofErr w:type="spellStart"/>
      <w:r w:rsidR="005E5193">
        <w:t>sk</w:t>
      </w:r>
      <w:proofErr w:type="spellEnd"/>
      <w:r w:rsidR="005E5193">
        <w:t>, ticket}. This is encrypted by KC.</w:t>
      </w:r>
    </w:p>
    <w:p w14:paraId="485125D6" w14:textId="48A25C49" w:rsidR="005E5193" w:rsidRDefault="005E5193" w:rsidP="007A71C0">
      <w:pPr>
        <w:pStyle w:val="NoSpacing"/>
      </w:pPr>
      <w:r>
        <w:t>Client de</w:t>
      </w:r>
      <w:r w:rsidR="00BC45B0">
        <w:t>crypts</w:t>
      </w:r>
      <w:r>
        <w:t xml:space="preserve"> this value with KS </w:t>
      </w:r>
      <w:proofErr w:type="gramStart"/>
      <w:r w:rsidR="00EE697A">
        <w:t>in order to</w:t>
      </w:r>
      <w:proofErr w:type="gramEnd"/>
      <w:r w:rsidR="00EE697A">
        <w:t xml:space="preserve"> get sk.</w:t>
      </w:r>
    </w:p>
    <w:p w14:paraId="68642634" w14:textId="77777777" w:rsidR="00EE697A" w:rsidRDefault="00EE697A" w:rsidP="007A71C0">
      <w:pPr>
        <w:pStyle w:val="NoSpacing"/>
      </w:pPr>
    </w:p>
    <w:p w14:paraId="438D97A6" w14:textId="05DDA003" w:rsidR="00EE697A" w:rsidRDefault="00EE697A" w:rsidP="007A71C0">
      <w:pPr>
        <w:pStyle w:val="NoSpacing"/>
      </w:pPr>
      <w:r>
        <w:t>Phase 2</w:t>
      </w:r>
    </w:p>
    <w:p w14:paraId="7DEC2C1E" w14:textId="7906F08F" w:rsidR="00EE697A" w:rsidRDefault="00734A81" w:rsidP="007A71C0">
      <w:pPr>
        <w:pStyle w:val="NoSpacing"/>
      </w:pPr>
      <w:r>
        <w:t xml:space="preserve">Client then sends to Server (Ticket, authenticator). </w:t>
      </w:r>
    </w:p>
    <w:p w14:paraId="48CA4D12" w14:textId="6930E243" w:rsidR="00734A81" w:rsidRDefault="004C62FC" w:rsidP="007A71C0">
      <w:pPr>
        <w:pStyle w:val="NoSpacing"/>
      </w:pPr>
      <w:r>
        <w:t>The ticket is encrypted with Ks, which was done by AS in Phase 1.</w:t>
      </w:r>
    </w:p>
    <w:p w14:paraId="24E2579A" w14:textId="6539B3C0" w:rsidR="004C62FC" w:rsidRDefault="004C62FC" w:rsidP="007A71C0">
      <w:pPr>
        <w:pStyle w:val="NoSpacing"/>
      </w:pPr>
      <w:r>
        <w:t>Authenticator</w:t>
      </w:r>
      <w:r w:rsidR="00BC45B0">
        <w:t xml:space="preserve"> is encrypted with </w:t>
      </w:r>
      <w:proofErr w:type="spellStart"/>
      <w:r w:rsidR="00BC45B0">
        <w:t>Sk</w:t>
      </w:r>
      <w:proofErr w:type="spellEnd"/>
      <w:r w:rsidR="00BC45B0">
        <w:t xml:space="preserve"> by Client. </w:t>
      </w:r>
    </w:p>
    <w:p w14:paraId="70AAC7A8" w14:textId="7481FD0D" w:rsidR="00C252DC" w:rsidRDefault="00C252DC" w:rsidP="007A71C0">
      <w:pPr>
        <w:pStyle w:val="NoSpacing"/>
      </w:pPr>
      <w:r>
        <w:t xml:space="preserve">Server then decrypts the ticket with their Ks, gets the </w:t>
      </w:r>
      <w:proofErr w:type="spellStart"/>
      <w:r>
        <w:t>Sk</w:t>
      </w:r>
      <w:proofErr w:type="spellEnd"/>
      <w:r>
        <w:t xml:space="preserve">, then verifies the authenticator value. </w:t>
      </w:r>
    </w:p>
    <w:p w14:paraId="7EC21218" w14:textId="77777777" w:rsidR="008C4825" w:rsidRDefault="008C4825" w:rsidP="007A71C0">
      <w:pPr>
        <w:pStyle w:val="NoSpacing"/>
      </w:pPr>
    </w:p>
    <w:p w14:paraId="21DEF001" w14:textId="77777777" w:rsidR="008C4825" w:rsidRDefault="008C4825" w:rsidP="007A71C0">
      <w:pPr>
        <w:pStyle w:val="NoSpacing"/>
      </w:pPr>
    </w:p>
    <w:p w14:paraId="18FA2FBE" w14:textId="67AC2FED" w:rsidR="008C4825" w:rsidRPr="008C4825" w:rsidRDefault="008C4825" w:rsidP="007A71C0">
      <w:pPr>
        <w:pStyle w:val="NoSpacing"/>
        <w:rPr>
          <w:i/>
          <w:iCs/>
        </w:rPr>
      </w:pPr>
      <w:r>
        <w:rPr>
          <w:i/>
          <w:iCs/>
        </w:rPr>
        <w:t>Extra</w:t>
      </w:r>
    </w:p>
    <w:p w14:paraId="54293DCF" w14:textId="00AA1BD3" w:rsidR="00196CB9" w:rsidRDefault="00196CB9" w:rsidP="007A71C0">
      <w:pPr>
        <w:pStyle w:val="NoSpacing"/>
      </w:pPr>
      <w:r>
        <w:t>The ticket is encrypted with the Server Key (Ks), not to be confused with session key Sk.</w:t>
      </w:r>
    </w:p>
    <w:p w14:paraId="29697CFD" w14:textId="09BD2B5F" w:rsidR="00FD4531" w:rsidRDefault="00FD4531" w:rsidP="00F90F01">
      <w:pPr>
        <w:pStyle w:val="NoSpacing"/>
        <w:numPr>
          <w:ilvl w:val="0"/>
          <w:numId w:val="34"/>
        </w:numPr>
      </w:pPr>
      <w:r>
        <w:t>In Phase 1, Step 2 the AS:</w:t>
      </w:r>
    </w:p>
    <w:p w14:paraId="0E40CDD1" w14:textId="5E60E8A6" w:rsidR="00D07659" w:rsidRDefault="00FD4531" w:rsidP="00F90F01">
      <w:pPr>
        <w:pStyle w:val="NoSpacing"/>
        <w:numPr>
          <w:ilvl w:val="1"/>
          <w:numId w:val="34"/>
        </w:numPr>
      </w:pPr>
      <w:r>
        <w:t>Created</w:t>
      </w:r>
      <w:r w:rsidR="00D07659">
        <w:t xml:space="preserve"> a random </w:t>
      </w:r>
      <w:proofErr w:type="gramStart"/>
      <w:r w:rsidR="00D07659">
        <w:t>128 bit</w:t>
      </w:r>
      <w:proofErr w:type="gramEnd"/>
      <w:r w:rsidR="001E77DF">
        <w:t xml:space="preserve"> Sk. </w:t>
      </w:r>
    </w:p>
    <w:p w14:paraId="4FC84943" w14:textId="11A42614" w:rsidR="00D07659" w:rsidRDefault="00D07659" w:rsidP="00F90F01">
      <w:pPr>
        <w:pStyle w:val="NoSpacing"/>
        <w:numPr>
          <w:ilvl w:val="1"/>
          <w:numId w:val="34"/>
        </w:numPr>
      </w:pPr>
      <w:proofErr w:type="spellStart"/>
      <w:r>
        <w:t>Sk</w:t>
      </w:r>
      <w:proofErr w:type="spellEnd"/>
      <w:r>
        <w:t xml:space="preserve"> was embedded into the ticket. This is encrypted by </w:t>
      </w:r>
      <w:r w:rsidR="00FD4531">
        <w:t xml:space="preserve">Ks. </w:t>
      </w:r>
    </w:p>
    <w:p w14:paraId="50480586" w14:textId="51494BF9" w:rsidR="001E77DF" w:rsidRDefault="001E77DF" w:rsidP="00F90F01">
      <w:pPr>
        <w:pStyle w:val="NoSpacing"/>
        <w:numPr>
          <w:ilvl w:val="1"/>
          <w:numId w:val="34"/>
        </w:numPr>
      </w:pPr>
      <w:r>
        <w:t>This value is sent to the client separately and encrypted with Kc.</w:t>
      </w:r>
    </w:p>
    <w:p w14:paraId="02008948" w14:textId="0D72FA31" w:rsidR="00B6400A" w:rsidRDefault="00B6400A" w:rsidP="00F90F01">
      <w:pPr>
        <w:pStyle w:val="NoSpacing"/>
        <w:numPr>
          <w:ilvl w:val="0"/>
          <w:numId w:val="34"/>
        </w:numPr>
      </w:pPr>
      <w:proofErr w:type="spellStart"/>
      <w:r>
        <w:t>Sk</w:t>
      </w:r>
      <w:proofErr w:type="spellEnd"/>
      <w:r>
        <w:t xml:space="preserve"> is a short-lived key for session</w:t>
      </w:r>
      <w:r w:rsidR="00C13941">
        <w:t xml:space="preserve">, </w:t>
      </w:r>
    </w:p>
    <w:p w14:paraId="72EEEE12" w14:textId="77777777" w:rsidR="00196CB9" w:rsidRDefault="00196CB9" w:rsidP="007A71C0">
      <w:pPr>
        <w:pStyle w:val="NoSpacing"/>
      </w:pPr>
    </w:p>
    <w:p w14:paraId="7BB31F2F" w14:textId="77777777" w:rsidR="00CC341D" w:rsidRPr="00FC123D" w:rsidRDefault="00CC341D" w:rsidP="007A71C0">
      <w:pPr>
        <w:pStyle w:val="NoSpacing"/>
      </w:pPr>
    </w:p>
    <w:p w14:paraId="5E12CADA" w14:textId="002A80F5" w:rsidR="000623CF" w:rsidRDefault="00752AB6" w:rsidP="00752AB6">
      <w:pPr>
        <w:pStyle w:val="Heading2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3.4) </w:t>
      </w:r>
      <w:r w:rsidR="000623CF" w:rsidRPr="00752AB6">
        <w:rPr>
          <w:b/>
          <w:bCs/>
          <w:sz w:val="18"/>
          <w:szCs w:val="18"/>
        </w:rPr>
        <w:t xml:space="preserve">Please explain how the user can be authenticated by the server and how the server can be authenticated by the user in the protocol. </w:t>
      </w:r>
    </w:p>
    <w:p w14:paraId="2E44A3BC" w14:textId="5E876EFF" w:rsidR="00F07A1A" w:rsidRDefault="00410389" w:rsidP="00F07A1A">
      <w:pPr>
        <w:rPr>
          <w:sz w:val="18"/>
          <w:szCs w:val="18"/>
        </w:rPr>
      </w:pPr>
      <w:r>
        <w:rPr>
          <w:sz w:val="18"/>
          <w:szCs w:val="18"/>
        </w:rPr>
        <w:t xml:space="preserve">To tackle this problem, we will first discuss the </w:t>
      </w:r>
      <w:r w:rsidR="00CD2CB7">
        <w:rPr>
          <w:sz w:val="18"/>
          <w:szCs w:val="18"/>
        </w:rPr>
        <w:t>S</w:t>
      </w:r>
      <w:r>
        <w:rPr>
          <w:sz w:val="18"/>
          <w:szCs w:val="18"/>
        </w:rPr>
        <w:t>erver.</w:t>
      </w:r>
    </w:p>
    <w:p w14:paraId="1533BCFF" w14:textId="04E6A21F" w:rsidR="006B3D40" w:rsidRPr="006B3D40" w:rsidRDefault="006B3D40" w:rsidP="00F07A1A">
      <w:pPr>
        <w:rPr>
          <w:sz w:val="18"/>
          <w:szCs w:val="18"/>
          <w:u w:val="single"/>
        </w:rPr>
      </w:pPr>
      <w:r>
        <w:rPr>
          <w:sz w:val="18"/>
          <w:szCs w:val="18"/>
          <w:u w:val="single"/>
        </w:rPr>
        <w:t>Server Authentication</w:t>
      </w:r>
    </w:p>
    <w:p w14:paraId="728BF86C" w14:textId="161DEDAD" w:rsidR="00CD2CB7" w:rsidRDefault="00410389" w:rsidP="00F07A1A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The </w:t>
      </w:r>
      <w:r w:rsidR="00CD2CB7">
        <w:rPr>
          <w:sz w:val="18"/>
          <w:szCs w:val="18"/>
        </w:rPr>
        <w:t>S</w:t>
      </w:r>
      <w:r>
        <w:rPr>
          <w:sz w:val="18"/>
          <w:szCs w:val="18"/>
        </w:rPr>
        <w:t>erver</w:t>
      </w:r>
      <w:r w:rsidR="00CD2CB7">
        <w:rPr>
          <w:sz w:val="18"/>
          <w:szCs w:val="18"/>
        </w:rPr>
        <w:t xml:space="preserve"> (Cayetano)</w:t>
      </w:r>
      <w:r>
        <w:rPr>
          <w:sz w:val="18"/>
          <w:szCs w:val="18"/>
        </w:rPr>
        <w:t xml:space="preserve"> verifies the </w:t>
      </w:r>
      <w:r w:rsidR="00CD2CB7">
        <w:rPr>
          <w:sz w:val="18"/>
          <w:szCs w:val="18"/>
        </w:rPr>
        <w:t xml:space="preserve">Client (Joshua) by looking at the Ticket and Authenticator that is sent to it by the client in phase 2. </w:t>
      </w:r>
      <w:r w:rsidR="009856BE">
        <w:rPr>
          <w:sz w:val="18"/>
          <w:szCs w:val="18"/>
        </w:rPr>
        <w:t>First the Server decrypts the Ticke</w:t>
      </w:r>
      <w:r w:rsidR="00F72FBF">
        <w:rPr>
          <w:sz w:val="18"/>
          <w:szCs w:val="18"/>
        </w:rPr>
        <w:t xml:space="preserve">t by using </w:t>
      </w:r>
      <w:r w:rsidR="00312FA4">
        <w:rPr>
          <w:sz w:val="18"/>
          <w:szCs w:val="18"/>
        </w:rPr>
        <w:t>its</w:t>
      </w:r>
      <w:r w:rsidR="00F72FBF">
        <w:rPr>
          <w:sz w:val="18"/>
          <w:szCs w:val="18"/>
        </w:rPr>
        <w:t xml:space="preserve"> secret key, K</w:t>
      </w:r>
      <w:r w:rsidR="00702F06">
        <w:rPr>
          <w:sz w:val="18"/>
          <w:szCs w:val="18"/>
        </w:rPr>
        <w:t>s</w:t>
      </w:r>
      <w:r w:rsidR="00F72FBF">
        <w:rPr>
          <w:sz w:val="18"/>
          <w:szCs w:val="18"/>
        </w:rPr>
        <w:t xml:space="preserve">. The reason it can do this </w:t>
      </w:r>
      <w:r w:rsidR="00702F06">
        <w:rPr>
          <w:sz w:val="18"/>
          <w:szCs w:val="18"/>
        </w:rPr>
        <w:t>is the Authentication Server (AS) encrypted the ticket with K</w:t>
      </w:r>
      <w:r w:rsidR="00312FA4">
        <w:rPr>
          <w:sz w:val="18"/>
          <w:szCs w:val="18"/>
        </w:rPr>
        <w:t xml:space="preserve">s which it also knows. The ticket contains {S, </w:t>
      </w:r>
      <w:proofErr w:type="spellStart"/>
      <w:r w:rsidR="00312FA4">
        <w:rPr>
          <w:sz w:val="18"/>
          <w:szCs w:val="18"/>
        </w:rPr>
        <w:t>sk</w:t>
      </w:r>
      <w:proofErr w:type="spellEnd"/>
      <w:r w:rsidR="00312FA4">
        <w:rPr>
          <w:sz w:val="18"/>
          <w:szCs w:val="18"/>
        </w:rPr>
        <w:t xml:space="preserve">, </w:t>
      </w:r>
      <w:proofErr w:type="spellStart"/>
      <w:r w:rsidR="00312FA4">
        <w:rPr>
          <w:sz w:val="18"/>
          <w:szCs w:val="18"/>
        </w:rPr>
        <w:t>ts</w:t>
      </w:r>
      <w:proofErr w:type="spellEnd"/>
      <w:r w:rsidR="00312FA4">
        <w:rPr>
          <w:sz w:val="18"/>
          <w:szCs w:val="18"/>
        </w:rPr>
        <w:t xml:space="preserve">, Lt}. </w:t>
      </w:r>
    </w:p>
    <w:p w14:paraId="233110AE" w14:textId="3260187A" w:rsidR="00276F7D" w:rsidRDefault="00276F7D" w:rsidP="00F07A1A">
      <w:pPr>
        <w:rPr>
          <w:sz w:val="18"/>
          <w:szCs w:val="18"/>
        </w:rPr>
      </w:pPr>
      <w:r>
        <w:rPr>
          <w:sz w:val="18"/>
          <w:szCs w:val="18"/>
        </w:rPr>
        <w:t>S refers to Server ID</w:t>
      </w:r>
      <w:r w:rsidR="00075AA7">
        <w:rPr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sk</w:t>
      </w:r>
      <w:proofErr w:type="spellEnd"/>
      <w:r>
        <w:rPr>
          <w:sz w:val="18"/>
          <w:szCs w:val="18"/>
        </w:rPr>
        <w:t xml:space="preserve"> is session key, </w:t>
      </w:r>
      <w:proofErr w:type="spellStart"/>
      <w:r>
        <w:rPr>
          <w:sz w:val="18"/>
          <w:szCs w:val="18"/>
        </w:rPr>
        <w:t>ts</w:t>
      </w:r>
      <w:proofErr w:type="spellEnd"/>
      <w:r>
        <w:rPr>
          <w:sz w:val="18"/>
          <w:szCs w:val="18"/>
        </w:rPr>
        <w:t xml:space="preserve"> s timestam</w:t>
      </w:r>
      <w:r w:rsidR="00075AA7">
        <w:rPr>
          <w:sz w:val="18"/>
          <w:szCs w:val="18"/>
        </w:rPr>
        <w:t xml:space="preserve">p and Lt is lifetime. </w:t>
      </w:r>
      <w:r w:rsidR="008479AC">
        <w:rPr>
          <w:sz w:val="18"/>
          <w:szCs w:val="18"/>
        </w:rPr>
        <w:t>S is obtained by Client receiving this from the AS</w:t>
      </w:r>
      <w:r w:rsidR="005D34A6">
        <w:rPr>
          <w:sz w:val="18"/>
          <w:szCs w:val="18"/>
        </w:rPr>
        <w:t xml:space="preserve"> from Phase 1. </w:t>
      </w:r>
      <w:r w:rsidR="00225AB2">
        <w:rPr>
          <w:sz w:val="18"/>
          <w:szCs w:val="18"/>
        </w:rPr>
        <w:t xml:space="preserve">This is also included in ticket to ensure the ticket is only useable by the right server. </w:t>
      </w:r>
    </w:p>
    <w:p w14:paraId="2BB9AB37" w14:textId="08D112E8" w:rsidR="00075AA7" w:rsidRDefault="00075AA7" w:rsidP="00F07A1A">
      <w:pPr>
        <w:rPr>
          <w:sz w:val="18"/>
          <w:szCs w:val="18"/>
        </w:rPr>
      </w:pPr>
      <w:r>
        <w:rPr>
          <w:sz w:val="18"/>
          <w:szCs w:val="18"/>
        </w:rPr>
        <w:t>The Se</w:t>
      </w:r>
      <w:r w:rsidR="00ED101D">
        <w:rPr>
          <w:sz w:val="18"/>
          <w:szCs w:val="18"/>
        </w:rPr>
        <w:t xml:space="preserve">rver needs to check 2 things. The first is if the Server ID is </w:t>
      </w:r>
      <w:r w:rsidR="007B0195">
        <w:rPr>
          <w:sz w:val="18"/>
          <w:szCs w:val="18"/>
        </w:rPr>
        <w:t>matches its own ID</w:t>
      </w:r>
      <w:r w:rsidR="00ED101D">
        <w:rPr>
          <w:sz w:val="18"/>
          <w:szCs w:val="18"/>
        </w:rPr>
        <w:t xml:space="preserve">, the second is that if the ticket is valid. A ticket is valid only if </w:t>
      </w:r>
      <w:proofErr w:type="spellStart"/>
      <w:r w:rsidR="00ED101D">
        <w:rPr>
          <w:sz w:val="18"/>
          <w:szCs w:val="18"/>
        </w:rPr>
        <w:t>ts</w:t>
      </w:r>
      <w:proofErr w:type="spellEnd"/>
      <w:r w:rsidR="00ED101D">
        <w:rPr>
          <w:sz w:val="18"/>
          <w:szCs w:val="18"/>
        </w:rPr>
        <w:t xml:space="preserve"> +Lt </w:t>
      </w:r>
      <w:r w:rsidR="00863961">
        <w:rPr>
          <w:sz w:val="18"/>
          <w:szCs w:val="18"/>
        </w:rPr>
        <w:t xml:space="preserve">&gt;= current time when decrypted. </w:t>
      </w:r>
      <w:r w:rsidR="00942A2A">
        <w:rPr>
          <w:sz w:val="18"/>
          <w:szCs w:val="18"/>
        </w:rPr>
        <w:t xml:space="preserve">The </w:t>
      </w:r>
      <w:r w:rsidR="005F26AB">
        <w:rPr>
          <w:sz w:val="18"/>
          <w:szCs w:val="18"/>
        </w:rPr>
        <w:t>focus</w:t>
      </w:r>
      <w:r w:rsidR="00942A2A">
        <w:rPr>
          <w:sz w:val="18"/>
          <w:szCs w:val="18"/>
        </w:rPr>
        <w:t xml:space="preserve"> </w:t>
      </w:r>
      <w:r w:rsidR="00A45315">
        <w:rPr>
          <w:sz w:val="18"/>
          <w:szCs w:val="18"/>
        </w:rPr>
        <w:t xml:space="preserve">of decrypting the ticket </w:t>
      </w:r>
      <w:r w:rsidR="00942A2A">
        <w:rPr>
          <w:sz w:val="18"/>
          <w:szCs w:val="18"/>
        </w:rPr>
        <w:t xml:space="preserve">is </w:t>
      </w:r>
      <w:r w:rsidR="00826CB5">
        <w:rPr>
          <w:sz w:val="18"/>
          <w:szCs w:val="18"/>
        </w:rPr>
        <w:t xml:space="preserve">obtaining the session key, </w:t>
      </w:r>
      <w:proofErr w:type="spellStart"/>
      <w:r w:rsidR="00826CB5">
        <w:rPr>
          <w:sz w:val="18"/>
          <w:szCs w:val="18"/>
        </w:rPr>
        <w:t>sk</w:t>
      </w:r>
      <w:proofErr w:type="spellEnd"/>
      <w:r w:rsidR="00E07807">
        <w:rPr>
          <w:sz w:val="18"/>
          <w:szCs w:val="18"/>
        </w:rPr>
        <w:t xml:space="preserve"> </w:t>
      </w:r>
      <w:r w:rsidR="005F26AB">
        <w:rPr>
          <w:sz w:val="18"/>
          <w:szCs w:val="18"/>
        </w:rPr>
        <w:t>from the ticket</w:t>
      </w:r>
      <w:r w:rsidR="00E07807">
        <w:rPr>
          <w:sz w:val="18"/>
          <w:szCs w:val="18"/>
        </w:rPr>
        <w:t xml:space="preserve">. </w:t>
      </w:r>
      <w:proofErr w:type="spellStart"/>
      <w:r w:rsidR="00E07807">
        <w:rPr>
          <w:sz w:val="18"/>
          <w:szCs w:val="18"/>
        </w:rPr>
        <w:t>Sk</w:t>
      </w:r>
      <w:proofErr w:type="spellEnd"/>
      <w:r w:rsidR="00E07807">
        <w:rPr>
          <w:sz w:val="18"/>
          <w:szCs w:val="18"/>
        </w:rPr>
        <w:t xml:space="preserve"> will be </w:t>
      </w:r>
      <w:r w:rsidR="00A45315">
        <w:rPr>
          <w:sz w:val="18"/>
          <w:szCs w:val="18"/>
        </w:rPr>
        <w:t>used to</w:t>
      </w:r>
      <w:r w:rsidR="00826CB5">
        <w:rPr>
          <w:sz w:val="18"/>
          <w:szCs w:val="18"/>
        </w:rPr>
        <w:t xml:space="preserve"> decrypt the Authenticator. </w:t>
      </w:r>
      <w:r w:rsidR="00863961">
        <w:rPr>
          <w:sz w:val="18"/>
          <w:szCs w:val="18"/>
        </w:rPr>
        <w:t xml:space="preserve"> </w:t>
      </w:r>
      <w:r w:rsidR="00A45315">
        <w:rPr>
          <w:sz w:val="18"/>
          <w:szCs w:val="18"/>
        </w:rPr>
        <w:t xml:space="preserve">We only do this once we confirm if server ID is correct and if </w:t>
      </w:r>
      <w:r w:rsidR="006C6A5A">
        <w:rPr>
          <w:sz w:val="18"/>
          <w:szCs w:val="18"/>
        </w:rPr>
        <w:t xml:space="preserve">the </w:t>
      </w:r>
      <w:r w:rsidR="00A45315">
        <w:rPr>
          <w:sz w:val="18"/>
          <w:szCs w:val="18"/>
        </w:rPr>
        <w:t xml:space="preserve">ticket is still valid. </w:t>
      </w:r>
    </w:p>
    <w:p w14:paraId="1D44A468" w14:textId="77777777" w:rsidR="00E07807" w:rsidRDefault="00E07807" w:rsidP="00F07A1A">
      <w:pPr>
        <w:rPr>
          <w:sz w:val="18"/>
          <w:szCs w:val="18"/>
        </w:rPr>
      </w:pPr>
    </w:p>
    <w:p w14:paraId="261ACA8A" w14:textId="4CD64426" w:rsidR="00E07807" w:rsidRDefault="00E07807" w:rsidP="00F07A1A">
      <w:pPr>
        <w:rPr>
          <w:sz w:val="18"/>
          <w:szCs w:val="18"/>
        </w:rPr>
      </w:pPr>
      <w:r>
        <w:rPr>
          <w:sz w:val="18"/>
          <w:szCs w:val="18"/>
        </w:rPr>
        <w:t xml:space="preserve">The Authenticator contains {C, </w:t>
      </w:r>
      <w:proofErr w:type="spellStart"/>
      <w:r>
        <w:rPr>
          <w:sz w:val="18"/>
          <w:szCs w:val="18"/>
        </w:rPr>
        <w:t>ts</w:t>
      </w:r>
      <w:proofErr w:type="spellEnd"/>
      <w:r>
        <w:rPr>
          <w:sz w:val="18"/>
          <w:szCs w:val="18"/>
        </w:rPr>
        <w:t xml:space="preserve">}. </w:t>
      </w:r>
    </w:p>
    <w:p w14:paraId="7A37A72A" w14:textId="0800CC62" w:rsidR="00091DE9" w:rsidRDefault="00091DE9" w:rsidP="00F07A1A">
      <w:pPr>
        <w:rPr>
          <w:sz w:val="18"/>
          <w:szCs w:val="18"/>
        </w:rPr>
      </w:pPr>
      <w:r>
        <w:rPr>
          <w:sz w:val="18"/>
          <w:szCs w:val="18"/>
        </w:rPr>
        <w:t>This refers to the Client ID, and timestamp. The server by using the session key</w:t>
      </w:r>
      <w:r w:rsidR="009D6258">
        <w:rPr>
          <w:sz w:val="18"/>
          <w:szCs w:val="18"/>
        </w:rPr>
        <w:t xml:space="preserve"> (</w:t>
      </w:r>
      <w:proofErr w:type="spellStart"/>
      <w:r w:rsidR="009D6258">
        <w:rPr>
          <w:sz w:val="18"/>
          <w:szCs w:val="18"/>
        </w:rPr>
        <w:t>sk</w:t>
      </w:r>
      <w:proofErr w:type="spellEnd"/>
      <w:r w:rsidR="009D6258">
        <w:rPr>
          <w:sz w:val="18"/>
          <w:szCs w:val="18"/>
        </w:rPr>
        <w:t xml:space="preserve">) obtained from the ticket, </w:t>
      </w:r>
      <w:r w:rsidR="00C265AD">
        <w:rPr>
          <w:sz w:val="18"/>
          <w:szCs w:val="18"/>
        </w:rPr>
        <w:t xml:space="preserve">can decrypt the </w:t>
      </w:r>
      <w:r w:rsidR="002A1F34">
        <w:rPr>
          <w:sz w:val="18"/>
          <w:szCs w:val="18"/>
        </w:rPr>
        <w:t>Authenticator. Here the Server checks if the C</w:t>
      </w:r>
      <w:r w:rsidR="006B3D40">
        <w:rPr>
          <w:sz w:val="18"/>
          <w:szCs w:val="18"/>
        </w:rPr>
        <w:t xml:space="preserve"> matches Client and if </w:t>
      </w:r>
      <w:r w:rsidR="00442E32">
        <w:rPr>
          <w:sz w:val="18"/>
          <w:szCs w:val="18"/>
        </w:rPr>
        <w:t xml:space="preserve">and if the </w:t>
      </w:r>
      <w:proofErr w:type="spellStart"/>
      <w:r w:rsidR="00442E32">
        <w:rPr>
          <w:sz w:val="18"/>
          <w:szCs w:val="18"/>
        </w:rPr>
        <w:t>ts</w:t>
      </w:r>
      <w:proofErr w:type="spellEnd"/>
      <w:r w:rsidR="00442E32">
        <w:rPr>
          <w:sz w:val="18"/>
          <w:szCs w:val="18"/>
        </w:rPr>
        <w:t xml:space="preserve"> is recent. </w:t>
      </w:r>
      <w:r w:rsidR="009242FF">
        <w:rPr>
          <w:sz w:val="18"/>
          <w:szCs w:val="18"/>
        </w:rPr>
        <w:t xml:space="preserve">The reason why the time stamp needs to be recent is to avoid replay attacks. </w:t>
      </w:r>
      <w:r w:rsidR="00B64FAF">
        <w:rPr>
          <w:sz w:val="18"/>
          <w:szCs w:val="18"/>
        </w:rPr>
        <w:t>If</w:t>
      </w:r>
      <w:r w:rsidR="008E6F38">
        <w:rPr>
          <w:sz w:val="18"/>
          <w:szCs w:val="18"/>
        </w:rPr>
        <w:t xml:space="preserve"> a session key was obtained from an attacker, they could only decrypt a previous </w:t>
      </w:r>
      <w:r w:rsidR="00B64FAF">
        <w:rPr>
          <w:sz w:val="18"/>
          <w:szCs w:val="18"/>
        </w:rPr>
        <w:t xml:space="preserve">message but not future messages as they are isolated by sessions. </w:t>
      </w:r>
      <w:r w:rsidR="00787E33">
        <w:rPr>
          <w:sz w:val="18"/>
          <w:szCs w:val="18"/>
        </w:rPr>
        <w:t xml:space="preserve">If both checks are valid the Client is authenticated by the Server. </w:t>
      </w:r>
    </w:p>
    <w:p w14:paraId="769E82C0" w14:textId="5A620FD2" w:rsidR="00B64FAF" w:rsidRDefault="00B64FAF" w:rsidP="00F07A1A">
      <w:pPr>
        <w:rPr>
          <w:sz w:val="18"/>
          <w:szCs w:val="18"/>
          <w:u w:val="single"/>
        </w:rPr>
      </w:pPr>
      <w:r>
        <w:rPr>
          <w:sz w:val="18"/>
          <w:szCs w:val="18"/>
          <w:u w:val="single"/>
        </w:rPr>
        <w:t xml:space="preserve">Client Authentication </w:t>
      </w:r>
    </w:p>
    <w:p w14:paraId="1D81DC7B" w14:textId="5705A180" w:rsidR="00B64FAF" w:rsidRDefault="001326BC" w:rsidP="00F07A1A">
      <w:pPr>
        <w:rPr>
          <w:sz w:val="18"/>
          <w:szCs w:val="18"/>
        </w:rPr>
      </w:pPr>
      <w:r>
        <w:rPr>
          <w:sz w:val="18"/>
          <w:szCs w:val="18"/>
        </w:rPr>
        <w:t xml:space="preserve">The Client (Joshua) </w:t>
      </w:r>
      <w:r w:rsidR="002E6BD6">
        <w:rPr>
          <w:sz w:val="18"/>
          <w:szCs w:val="18"/>
        </w:rPr>
        <w:t xml:space="preserve">verifies the Server’s (Cayetano) identity by obtaining the </w:t>
      </w:r>
      <w:r w:rsidR="00080DBE">
        <w:rPr>
          <w:sz w:val="18"/>
          <w:szCs w:val="18"/>
        </w:rPr>
        <w:t>session key (</w:t>
      </w:r>
      <w:proofErr w:type="spellStart"/>
      <w:r w:rsidR="00080DBE">
        <w:rPr>
          <w:sz w:val="18"/>
          <w:szCs w:val="18"/>
        </w:rPr>
        <w:t>sk</w:t>
      </w:r>
      <w:proofErr w:type="spellEnd"/>
      <w:r w:rsidR="00080DBE">
        <w:rPr>
          <w:sz w:val="18"/>
          <w:szCs w:val="18"/>
        </w:rPr>
        <w:t xml:space="preserve">) from the Authentication Server (AS) in Phase 1. </w:t>
      </w:r>
      <w:r w:rsidR="007C707F">
        <w:rPr>
          <w:sz w:val="18"/>
          <w:szCs w:val="18"/>
        </w:rPr>
        <w:t xml:space="preserve">The </w:t>
      </w:r>
      <w:proofErr w:type="spellStart"/>
      <w:r w:rsidR="007C707F">
        <w:rPr>
          <w:sz w:val="18"/>
          <w:szCs w:val="18"/>
        </w:rPr>
        <w:t>sk</w:t>
      </w:r>
      <w:proofErr w:type="spellEnd"/>
      <w:r w:rsidR="007C707F">
        <w:rPr>
          <w:sz w:val="18"/>
          <w:szCs w:val="18"/>
        </w:rPr>
        <w:t xml:space="preserve"> is decrypted with </w:t>
      </w:r>
      <w:r w:rsidR="0031524E">
        <w:rPr>
          <w:sz w:val="18"/>
          <w:szCs w:val="18"/>
        </w:rPr>
        <w:t xml:space="preserve">Kc. Both the Client and AS share the same Kc. </w:t>
      </w:r>
      <w:r w:rsidR="000C19C0">
        <w:rPr>
          <w:sz w:val="18"/>
          <w:szCs w:val="18"/>
        </w:rPr>
        <w:t xml:space="preserve">The </w:t>
      </w:r>
      <w:proofErr w:type="spellStart"/>
      <w:r w:rsidR="000C19C0">
        <w:rPr>
          <w:sz w:val="18"/>
          <w:szCs w:val="18"/>
        </w:rPr>
        <w:t>sk</w:t>
      </w:r>
      <w:proofErr w:type="spellEnd"/>
      <w:r w:rsidR="00AE04C2">
        <w:rPr>
          <w:sz w:val="18"/>
          <w:szCs w:val="18"/>
        </w:rPr>
        <w:t xml:space="preserve"> is then used by the client to encrypt the </w:t>
      </w:r>
      <w:r w:rsidR="002B5627">
        <w:rPr>
          <w:sz w:val="18"/>
          <w:szCs w:val="18"/>
        </w:rPr>
        <w:t>A</w:t>
      </w:r>
      <w:r w:rsidR="00AE04C2">
        <w:rPr>
          <w:sz w:val="18"/>
          <w:szCs w:val="18"/>
        </w:rPr>
        <w:t xml:space="preserve">uthenticator and send it to server. The server should be able to decrypt </w:t>
      </w:r>
      <w:r w:rsidR="002B5627">
        <w:rPr>
          <w:sz w:val="18"/>
          <w:szCs w:val="18"/>
        </w:rPr>
        <w:t xml:space="preserve">the Authenticator </w:t>
      </w:r>
      <w:r w:rsidR="00594B0F">
        <w:rPr>
          <w:sz w:val="18"/>
          <w:szCs w:val="18"/>
        </w:rPr>
        <w:t xml:space="preserve">by obtaining the </w:t>
      </w:r>
      <w:proofErr w:type="spellStart"/>
      <w:r w:rsidR="00594B0F">
        <w:rPr>
          <w:sz w:val="18"/>
          <w:szCs w:val="18"/>
        </w:rPr>
        <w:t>sk</w:t>
      </w:r>
      <w:proofErr w:type="spellEnd"/>
      <w:r w:rsidR="00594B0F">
        <w:rPr>
          <w:sz w:val="18"/>
          <w:szCs w:val="18"/>
        </w:rPr>
        <w:t xml:space="preserve"> from ticket which they decrypted with their Ks.</w:t>
      </w:r>
      <w:r w:rsidR="001C1F0E">
        <w:rPr>
          <w:sz w:val="18"/>
          <w:szCs w:val="18"/>
        </w:rPr>
        <w:t xml:space="preserve"> This means the Server is who they say they are as only real Server should have Ks</w:t>
      </w:r>
      <w:r w:rsidR="00B15B17">
        <w:rPr>
          <w:sz w:val="18"/>
          <w:szCs w:val="18"/>
        </w:rPr>
        <w:t>.</w:t>
      </w:r>
    </w:p>
    <w:p w14:paraId="5A8F779B" w14:textId="3773D919" w:rsidR="00B15B17" w:rsidRDefault="0021520D" w:rsidP="00F07A1A">
      <w:pPr>
        <w:rPr>
          <w:sz w:val="18"/>
          <w:szCs w:val="18"/>
        </w:rPr>
      </w:pPr>
      <w:r>
        <w:rPr>
          <w:sz w:val="18"/>
          <w:szCs w:val="18"/>
        </w:rPr>
        <w:t xml:space="preserve">What is important to distinguish is that the Server does not know the Client beforehand. </w:t>
      </w:r>
      <w:r w:rsidR="00734D7E">
        <w:rPr>
          <w:sz w:val="18"/>
          <w:szCs w:val="18"/>
        </w:rPr>
        <w:t xml:space="preserve">The Server trusts that it is Client as only real client could have obtained </w:t>
      </w:r>
      <w:proofErr w:type="spellStart"/>
      <w:r w:rsidR="00734D7E">
        <w:rPr>
          <w:sz w:val="18"/>
          <w:szCs w:val="18"/>
        </w:rPr>
        <w:t>sk</w:t>
      </w:r>
      <w:proofErr w:type="spellEnd"/>
      <w:r w:rsidR="00734D7E">
        <w:rPr>
          <w:sz w:val="18"/>
          <w:szCs w:val="18"/>
        </w:rPr>
        <w:t xml:space="preserve"> from AS. The real client could only </w:t>
      </w:r>
      <w:r w:rsidR="00C50404">
        <w:rPr>
          <w:sz w:val="18"/>
          <w:szCs w:val="18"/>
        </w:rPr>
        <w:t xml:space="preserve">encrypt authenticator with sk. </w:t>
      </w:r>
    </w:p>
    <w:p w14:paraId="0D612736" w14:textId="65C45B5B" w:rsidR="00DC5AA6" w:rsidRDefault="00DC5AA6" w:rsidP="008D5669">
      <w:pPr>
        <w:pStyle w:val="Heading1"/>
        <w:rPr>
          <w:b/>
          <w:bCs/>
          <w:sz w:val="18"/>
          <w:szCs w:val="18"/>
        </w:rPr>
      </w:pPr>
      <w:r w:rsidRPr="007A632A">
        <w:rPr>
          <w:b/>
          <w:bCs/>
          <w:sz w:val="18"/>
          <w:szCs w:val="18"/>
        </w:rPr>
        <w:t>Question 4</w:t>
      </w:r>
      <w:r w:rsidR="00475E00">
        <w:rPr>
          <w:b/>
          <w:bCs/>
          <w:sz w:val="18"/>
          <w:szCs w:val="18"/>
        </w:rPr>
        <w:t>: Diffie</w:t>
      </w:r>
      <w:r w:rsidR="003F106C">
        <w:rPr>
          <w:b/>
          <w:bCs/>
          <w:sz w:val="18"/>
          <w:szCs w:val="18"/>
        </w:rPr>
        <w:t>-Hellman</w:t>
      </w:r>
    </w:p>
    <w:p w14:paraId="43D0100C" w14:textId="3EB764B0" w:rsidR="00F3025A" w:rsidRDefault="00F3025A" w:rsidP="00F3025A">
      <w:pPr>
        <w:pStyle w:val="Heading2"/>
        <w:rPr>
          <w:b/>
          <w:bCs/>
          <w:noProof/>
          <w:sz w:val="20"/>
          <w:szCs w:val="20"/>
        </w:rPr>
      </w:pPr>
      <w:r w:rsidRPr="00F3025A">
        <w:rPr>
          <w:b/>
          <w:bCs/>
          <w:noProof/>
          <w:sz w:val="20"/>
          <w:szCs w:val="20"/>
        </w:rPr>
        <w:t xml:space="preserve">4.1)Implemenent 160-bit random number geneator and secure hash algorithm SHA1; </w:t>
      </w:r>
    </w:p>
    <w:p w14:paraId="2C5A2578" w14:textId="1DC895A9" w:rsidR="005F7118" w:rsidRDefault="00437A6F" w:rsidP="00DE06A2">
      <w:r>
        <w:t xml:space="preserve">I used the following code </w:t>
      </w:r>
      <w:hyperlink r:id="rId49" w:history="1">
        <w:r w:rsidRPr="001B6F29">
          <w:rPr>
            <w:rStyle w:val="Hyperlink"/>
          </w:rPr>
          <w:t>https://titan.csit.rmit.edu.au/~e31435/2025/lab8/random.html</w:t>
        </w:r>
      </w:hyperlink>
      <w:r w:rsidR="005D6BD0" w:rsidRPr="001B6F29">
        <w:t xml:space="preserve"> in</w:t>
      </w:r>
      <w:r w:rsidR="005D6BD0">
        <w:t xml:space="preserve"> order to generate </w:t>
      </w:r>
      <w:r w:rsidR="00436F2F">
        <w:t xml:space="preserve">2 </w:t>
      </w:r>
      <w:r w:rsidR="005D6BD0">
        <w:t>random 160 bit number</w:t>
      </w:r>
      <w:r w:rsidR="00436F2F">
        <w:t>s</w:t>
      </w:r>
      <w:r w:rsidR="005D6BD0">
        <w:t xml:space="preserve"> (decimal). </w:t>
      </w:r>
      <w:r w:rsidR="00436F2F">
        <w:t>This will represent the randomised values, “</w:t>
      </w:r>
      <w:r w:rsidR="00436F2F" w:rsidRPr="00A70C58">
        <w:rPr>
          <w:b/>
          <w:bCs/>
        </w:rPr>
        <w:t>a</w:t>
      </w:r>
      <w:r w:rsidR="00436F2F">
        <w:t>” for Client and “</w:t>
      </w:r>
      <w:r w:rsidR="00436F2F" w:rsidRPr="00A70C58">
        <w:rPr>
          <w:b/>
          <w:bCs/>
        </w:rPr>
        <w:t>b</w:t>
      </w:r>
      <w:r w:rsidR="00436F2F">
        <w:t>” for Server.</w:t>
      </w:r>
    </w:p>
    <w:p w14:paraId="5573B9F7" w14:textId="7645F5E0" w:rsidR="00437A6F" w:rsidRDefault="005D6BD0" w:rsidP="00F90F01">
      <w:pPr>
        <w:pStyle w:val="ListParagraph"/>
        <w:numPr>
          <w:ilvl w:val="0"/>
          <w:numId w:val="34"/>
        </w:numPr>
      </w:pPr>
      <w:r>
        <w:t>Copy and r</w:t>
      </w:r>
      <w:r w:rsidR="00437A6F">
        <w:t xml:space="preserve">un as </w:t>
      </w:r>
      <w:r>
        <w:t>“</w:t>
      </w:r>
      <w:r w:rsidR="00F22F1F">
        <w:rPr>
          <w:b/>
          <w:bCs/>
        </w:rPr>
        <w:t>Q4random</w:t>
      </w:r>
      <w:r w:rsidR="00437A6F" w:rsidRPr="00F332F7">
        <w:rPr>
          <w:b/>
          <w:bCs/>
        </w:rPr>
        <w:t>.html</w:t>
      </w:r>
      <w:r>
        <w:t>”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3"/>
      </w:tblGrid>
      <w:tr w:rsidR="003E2FCD" w:rsidRPr="006247F1" w14:paraId="21ABAADB" w14:textId="77777777" w:rsidTr="006247F1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9282"/>
            </w:tblGrid>
            <w:tr w:rsidR="003E2FCD" w14:paraId="7920EF62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9C57F14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8A911E9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r w:rsidRPr="003E2FCD">
                    <w:rPr>
                      <w:rStyle w:val="html-doctype"/>
                      <w:color w:val="4EA72E" w:themeColor="accent6"/>
                    </w:rPr>
                    <w:t>&lt;!DOCTYPE html&gt;</w:t>
                  </w:r>
                </w:p>
              </w:tc>
            </w:tr>
            <w:tr w:rsidR="003E2FCD" w14:paraId="6D5BCD29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8C7756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ACB1E72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r w:rsidRPr="003E2FCD">
                    <w:rPr>
                      <w:rStyle w:val="html-tag"/>
                      <w:color w:val="4EA72E" w:themeColor="accent6"/>
                    </w:rPr>
                    <w:t>&lt;html&gt;</w:t>
                  </w:r>
                </w:p>
              </w:tc>
            </w:tr>
            <w:tr w:rsidR="003E2FCD" w14:paraId="23FA17CA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DA7E40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A2A4DDE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r w:rsidRPr="003E2FCD">
                    <w:rPr>
                      <w:rStyle w:val="html-tag"/>
                      <w:color w:val="4EA72E" w:themeColor="accent6"/>
                    </w:rPr>
                    <w:t>&lt;body&gt;</w:t>
                  </w:r>
                </w:p>
              </w:tc>
            </w:tr>
            <w:tr w:rsidR="003E2FCD" w14:paraId="31A199DB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C6F6790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8E4EE94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</w:p>
              </w:tc>
            </w:tr>
            <w:tr w:rsidR="003E2FCD" w14:paraId="1E98E413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F98243A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AB28B5B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r w:rsidRPr="003E2FCD">
                    <w:rPr>
                      <w:rStyle w:val="html-tag"/>
                      <w:color w:val="4EA72E" w:themeColor="accent6"/>
                    </w:rPr>
                    <w:t>&lt;h1&gt;</w:t>
                  </w:r>
                  <w:r w:rsidRPr="003E2FCD">
                    <w:rPr>
                      <w:color w:val="4EA72E" w:themeColor="accent6"/>
                    </w:rPr>
                    <w:t>Cloud Security 2025</w:t>
                  </w:r>
                  <w:r w:rsidRPr="003E2FCD">
                    <w:rPr>
                      <w:rStyle w:val="html-tag"/>
                      <w:color w:val="4EA72E" w:themeColor="accent6"/>
                    </w:rPr>
                    <w:t>&lt;/h1&gt;</w:t>
                  </w:r>
                </w:p>
              </w:tc>
            </w:tr>
            <w:tr w:rsidR="003E2FCD" w14:paraId="41BC369D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A72615A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10D993B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</w:p>
              </w:tc>
            </w:tr>
            <w:tr w:rsidR="003E2FCD" w14:paraId="3825D097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C87F821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746F4B0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r w:rsidRPr="003E2FCD">
                    <w:rPr>
                      <w:rStyle w:val="html-tag"/>
                      <w:color w:val="4EA72E" w:themeColor="accent6"/>
                    </w:rPr>
                    <w:t>&lt;h2&gt;</w:t>
                  </w:r>
                  <w:r w:rsidRPr="003E2FCD">
                    <w:rPr>
                      <w:color w:val="4EA72E" w:themeColor="accent6"/>
                    </w:rPr>
                    <w:t xml:space="preserve">Generate 160 bits random number (Big </w:t>
                  </w:r>
                  <w:proofErr w:type="gramStart"/>
                  <w:r w:rsidRPr="003E2FCD">
                    <w:rPr>
                      <w:color w:val="4EA72E" w:themeColor="accent6"/>
                    </w:rPr>
                    <w:t>Integer)</w:t>
                  </w:r>
                  <w:r w:rsidRPr="003E2FCD">
                    <w:rPr>
                      <w:rStyle w:val="html-tag"/>
                      <w:color w:val="4EA72E" w:themeColor="accent6"/>
                    </w:rPr>
                    <w:t>&lt;</w:t>
                  </w:r>
                  <w:proofErr w:type="gramEnd"/>
                  <w:r w:rsidRPr="003E2FCD">
                    <w:rPr>
                      <w:rStyle w:val="html-tag"/>
                      <w:color w:val="4EA72E" w:themeColor="accent6"/>
                    </w:rPr>
                    <w:t>/h2&gt;</w:t>
                  </w:r>
                </w:p>
              </w:tc>
            </w:tr>
            <w:tr w:rsidR="003E2FCD" w14:paraId="5EBBE4CC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C003BB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A5BCC5C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</w:p>
              </w:tc>
            </w:tr>
            <w:tr w:rsidR="003E2FCD" w14:paraId="19D6457F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455E38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53C6AB4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r w:rsidRPr="003E2FCD">
                    <w:rPr>
                      <w:rStyle w:val="html-tag"/>
                      <w:color w:val="4EA72E" w:themeColor="accent6"/>
                    </w:rPr>
                    <w:t xml:space="preserve">&lt;button </w:t>
                  </w:r>
                  <w:r w:rsidRPr="003E2FCD">
                    <w:rPr>
                      <w:rStyle w:val="html-attribute-name"/>
                      <w:color w:val="4EA72E" w:themeColor="accent6"/>
                    </w:rPr>
                    <w:t>type</w:t>
                  </w:r>
                  <w:r w:rsidRPr="003E2FCD">
                    <w:rPr>
                      <w:rStyle w:val="html-tag"/>
                      <w:color w:val="4EA72E" w:themeColor="accent6"/>
                    </w:rPr>
                    <w:t>="</w:t>
                  </w:r>
                  <w:r w:rsidRPr="003E2FCD">
                    <w:rPr>
                      <w:rStyle w:val="html-attribute-value"/>
                      <w:color w:val="4EA72E" w:themeColor="accent6"/>
                    </w:rPr>
                    <w:t>button</w:t>
                  </w:r>
                  <w:r w:rsidRPr="003E2FCD">
                    <w:rPr>
                      <w:rStyle w:val="html-tag"/>
                      <w:color w:val="4EA72E" w:themeColor="accent6"/>
                    </w:rPr>
                    <w:t xml:space="preserve">" </w:t>
                  </w:r>
                  <w:r w:rsidRPr="003E2FCD">
                    <w:rPr>
                      <w:rStyle w:val="html-attribute-name"/>
                      <w:color w:val="4EA72E" w:themeColor="accent6"/>
                    </w:rPr>
                    <w:t>onclick</w:t>
                  </w:r>
                  <w:r w:rsidRPr="003E2FCD">
                    <w:rPr>
                      <w:rStyle w:val="html-tag"/>
                      <w:color w:val="4EA72E" w:themeColor="accent6"/>
                    </w:rPr>
                    <w:t>="</w:t>
                  </w:r>
                  <w:proofErr w:type="spellStart"/>
                  <w:r w:rsidRPr="003E2FCD">
                    <w:rPr>
                      <w:rStyle w:val="html-attribute-value"/>
                      <w:color w:val="4EA72E" w:themeColor="accent6"/>
                    </w:rPr>
                    <w:t>generate_random_</w:t>
                  </w:r>
                  <w:proofErr w:type="gramStart"/>
                  <w:r w:rsidRPr="003E2FCD">
                    <w:rPr>
                      <w:rStyle w:val="html-attribute-value"/>
                      <w:color w:val="4EA72E" w:themeColor="accent6"/>
                    </w:rPr>
                    <w:t>number</w:t>
                  </w:r>
                  <w:proofErr w:type="spellEnd"/>
                  <w:r w:rsidRPr="003E2FCD">
                    <w:rPr>
                      <w:rStyle w:val="html-attribute-value"/>
                      <w:color w:val="4EA72E" w:themeColor="accent6"/>
                    </w:rPr>
                    <w:t>(</w:t>
                  </w:r>
                  <w:proofErr w:type="gramEnd"/>
                  <w:r w:rsidRPr="003E2FCD">
                    <w:rPr>
                      <w:rStyle w:val="html-attribute-value"/>
                      <w:color w:val="4EA72E" w:themeColor="accent6"/>
                    </w:rPr>
                    <w:t>)</w:t>
                  </w:r>
                  <w:r w:rsidRPr="003E2FCD">
                    <w:rPr>
                      <w:rStyle w:val="html-tag"/>
                      <w:color w:val="4EA72E" w:themeColor="accent6"/>
                    </w:rPr>
                    <w:t>"&gt;</w:t>
                  </w:r>
                  <w:r w:rsidRPr="003E2FCD">
                    <w:rPr>
                      <w:color w:val="4EA72E" w:themeColor="accent6"/>
                    </w:rPr>
                    <w:t>generate random number</w:t>
                  </w:r>
                  <w:r w:rsidRPr="003E2FCD">
                    <w:rPr>
                      <w:rStyle w:val="html-tag"/>
                      <w:color w:val="4EA72E" w:themeColor="accent6"/>
                    </w:rPr>
                    <w:t>&lt;/button&gt;</w:t>
                  </w:r>
                </w:p>
              </w:tc>
            </w:tr>
            <w:tr w:rsidR="003E2FCD" w14:paraId="18FA332D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C34E543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44C2A29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r w:rsidRPr="003E2FCD">
                    <w:rPr>
                      <w:rStyle w:val="html-tag"/>
                      <w:color w:val="4EA72E" w:themeColor="accent6"/>
                    </w:rPr>
                    <w:t>&lt;</w:t>
                  </w:r>
                  <w:proofErr w:type="spellStart"/>
                  <w:r w:rsidRPr="003E2FCD">
                    <w:rPr>
                      <w:rStyle w:val="html-tag"/>
                      <w:color w:val="4EA72E" w:themeColor="accent6"/>
                    </w:rPr>
                    <w:t>br</w:t>
                  </w:r>
                  <w:proofErr w:type="spellEnd"/>
                  <w:r w:rsidRPr="003E2FCD">
                    <w:rPr>
                      <w:rStyle w:val="html-tag"/>
                      <w:color w:val="4EA72E" w:themeColor="accent6"/>
                    </w:rPr>
                    <w:t>/&gt;</w:t>
                  </w:r>
                </w:p>
              </w:tc>
            </w:tr>
            <w:tr w:rsidR="003E2FCD" w14:paraId="2BA2AA93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89F560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4974E46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r w:rsidRPr="003E2FCD">
                    <w:rPr>
                      <w:rStyle w:val="html-tag"/>
                      <w:color w:val="4EA72E" w:themeColor="accent6"/>
                    </w:rPr>
                    <w:t>&lt;</w:t>
                  </w:r>
                  <w:proofErr w:type="spellStart"/>
                  <w:r w:rsidRPr="003E2FCD">
                    <w:rPr>
                      <w:rStyle w:val="html-tag"/>
                      <w:color w:val="4EA72E" w:themeColor="accent6"/>
                    </w:rPr>
                    <w:t>br</w:t>
                  </w:r>
                  <w:proofErr w:type="spellEnd"/>
                  <w:r w:rsidRPr="003E2FCD">
                    <w:rPr>
                      <w:rStyle w:val="html-tag"/>
                      <w:color w:val="4EA72E" w:themeColor="accent6"/>
                    </w:rPr>
                    <w:t>/&gt;</w:t>
                  </w:r>
                </w:p>
              </w:tc>
            </w:tr>
            <w:tr w:rsidR="003E2FCD" w14:paraId="5CDC3EA6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768666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00EA4FC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proofErr w:type="spellStart"/>
                  <w:r w:rsidRPr="003E2FCD">
                    <w:rPr>
                      <w:color w:val="4EA72E" w:themeColor="accent6"/>
                    </w:rPr>
                    <w:t>BigInt</w:t>
                  </w:r>
                  <w:proofErr w:type="spellEnd"/>
                  <w:r w:rsidRPr="003E2FCD">
                    <w:rPr>
                      <w:color w:val="4EA72E" w:themeColor="accent6"/>
                    </w:rPr>
                    <w:t xml:space="preserve"> Decimal: </w:t>
                  </w:r>
                </w:p>
              </w:tc>
            </w:tr>
            <w:tr w:rsidR="003E2FCD" w14:paraId="4D6BFE6C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5C3DC0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5B9A140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r w:rsidRPr="003E2FCD">
                    <w:rPr>
                      <w:rStyle w:val="html-tag"/>
                      <w:color w:val="4EA72E" w:themeColor="accent6"/>
                    </w:rPr>
                    <w:t xml:space="preserve">&lt;div </w:t>
                  </w:r>
                  <w:r w:rsidRPr="003E2FCD">
                    <w:rPr>
                      <w:rStyle w:val="html-attribute-name"/>
                      <w:color w:val="4EA72E" w:themeColor="accent6"/>
                    </w:rPr>
                    <w:t>id</w:t>
                  </w:r>
                  <w:r w:rsidRPr="003E2FCD">
                    <w:rPr>
                      <w:rStyle w:val="html-tag"/>
                      <w:color w:val="4EA72E" w:themeColor="accent6"/>
                    </w:rPr>
                    <w:t>="</w:t>
                  </w:r>
                  <w:r w:rsidRPr="003E2FCD">
                    <w:rPr>
                      <w:rStyle w:val="html-attribute-value"/>
                      <w:color w:val="4EA72E" w:themeColor="accent6"/>
                    </w:rPr>
                    <w:t>output</w:t>
                  </w:r>
                  <w:r w:rsidRPr="003E2FCD">
                    <w:rPr>
                      <w:rStyle w:val="html-tag"/>
                      <w:color w:val="4EA72E" w:themeColor="accent6"/>
                    </w:rPr>
                    <w:t>"&gt;&lt;/div&gt;</w:t>
                  </w:r>
                </w:p>
              </w:tc>
            </w:tr>
            <w:tr w:rsidR="003E2FCD" w14:paraId="4B3C2641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0C5DD6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C78A419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</w:p>
              </w:tc>
            </w:tr>
            <w:tr w:rsidR="003E2FCD" w14:paraId="426E9A2A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D9456EA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ED73DE7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r w:rsidRPr="003E2FCD">
                    <w:rPr>
                      <w:rStyle w:val="html-tag"/>
                      <w:color w:val="4EA72E" w:themeColor="accent6"/>
                    </w:rPr>
                    <w:t xml:space="preserve">&lt;script </w:t>
                  </w:r>
                  <w:proofErr w:type="spellStart"/>
                  <w:r w:rsidRPr="003E2FCD">
                    <w:rPr>
                      <w:rStyle w:val="html-attribute-name"/>
                      <w:color w:val="4EA72E" w:themeColor="accent6"/>
                    </w:rPr>
                    <w:t>src</w:t>
                  </w:r>
                  <w:proofErr w:type="spellEnd"/>
                  <w:r w:rsidRPr="003E2FCD">
                    <w:rPr>
                      <w:rStyle w:val="html-tag"/>
                      <w:color w:val="4EA72E" w:themeColor="accent6"/>
                    </w:rPr>
                    <w:t>="</w:t>
                  </w:r>
                  <w:hyperlink r:id="rId50" w:tgtFrame="_blank" w:history="1">
                    <w:r w:rsidRPr="003E2FCD">
                      <w:rPr>
                        <w:rStyle w:val="Hyperlink"/>
                        <w:color w:val="4EA72E" w:themeColor="accent6"/>
                      </w:rPr>
                      <w:t>biginteger.js</w:t>
                    </w:r>
                  </w:hyperlink>
                  <w:r w:rsidRPr="003E2FCD">
                    <w:rPr>
                      <w:rStyle w:val="html-tag"/>
                      <w:color w:val="4EA72E" w:themeColor="accent6"/>
                    </w:rPr>
                    <w:t>"&gt;&lt;/script&gt;</w:t>
                  </w:r>
                </w:p>
              </w:tc>
            </w:tr>
            <w:tr w:rsidR="003E2FCD" w14:paraId="05985D8D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81D0F88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DE998D0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</w:p>
              </w:tc>
            </w:tr>
            <w:tr w:rsidR="003E2FCD" w14:paraId="58E64D99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49929C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E8A40D7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r w:rsidRPr="003E2FCD">
                    <w:rPr>
                      <w:rStyle w:val="html-tag"/>
                      <w:color w:val="4EA72E" w:themeColor="accent6"/>
                    </w:rPr>
                    <w:t xml:space="preserve">&lt;script </w:t>
                  </w:r>
                  <w:r w:rsidRPr="003E2FCD">
                    <w:rPr>
                      <w:rStyle w:val="html-attribute-name"/>
                      <w:color w:val="4EA72E" w:themeColor="accent6"/>
                    </w:rPr>
                    <w:t>type</w:t>
                  </w:r>
                  <w:r w:rsidRPr="003E2FCD">
                    <w:rPr>
                      <w:rStyle w:val="html-tag"/>
                      <w:color w:val="4EA72E" w:themeColor="accent6"/>
                    </w:rPr>
                    <w:t>="</w:t>
                  </w:r>
                  <w:r w:rsidRPr="003E2FCD">
                    <w:rPr>
                      <w:rStyle w:val="html-attribute-value"/>
                      <w:color w:val="4EA72E" w:themeColor="accent6"/>
                    </w:rPr>
                    <w:t>text/</w:t>
                  </w:r>
                  <w:proofErr w:type="spellStart"/>
                  <w:r w:rsidRPr="003E2FCD">
                    <w:rPr>
                      <w:rStyle w:val="html-attribute-value"/>
                      <w:color w:val="4EA72E" w:themeColor="accent6"/>
                    </w:rPr>
                    <w:t>javascript</w:t>
                  </w:r>
                  <w:proofErr w:type="spellEnd"/>
                  <w:r w:rsidRPr="003E2FCD">
                    <w:rPr>
                      <w:rStyle w:val="html-tag"/>
                      <w:color w:val="4EA72E" w:themeColor="accent6"/>
                    </w:rPr>
                    <w:t>"&gt;</w:t>
                  </w:r>
                </w:p>
              </w:tc>
            </w:tr>
            <w:tr w:rsidR="003E2FCD" w14:paraId="25DDB991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63BCA17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EC4903A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</w:p>
              </w:tc>
            </w:tr>
            <w:tr w:rsidR="003E2FCD" w14:paraId="04EC1FEC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24C7DE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C146179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r w:rsidRPr="003E2FCD">
                    <w:rPr>
                      <w:color w:val="4EA72E" w:themeColor="accent6"/>
                    </w:rPr>
                    <w:t xml:space="preserve">function </w:t>
                  </w:r>
                  <w:proofErr w:type="spellStart"/>
                  <w:r w:rsidRPr="003E2FCD">
                    <w:rPr>
                      <w:color w:val="4EA72E" w:themeColor="accent6"/>
                    </w:rPr>
                    <w:t>generate_random_</w:t>
                  </w:r>
                  <w:proofErr w:type="gramStart"/>
                  <w:r w:rsidRPr="003E2FCD">
                    <w:rPr>
                      <w:color w:val="4EA72E" w:themeColor="accent6"/>
                    </w:rPr>
                    <w:t>number</w:t>
                  </w:r>
                  <w:proofErr w:type="spellEnd"/>
                  <w:r w:rsidRPr="003E2FCD">
                    <w:rPr>
                      <w:color w:val="4EA72E" w:themeColor="accent6"/>
                    </w:rPr>
                    <w:t>(){</w:t>
                  </w:r>
                  <w:proofErr w:type="gramEnd"/>
                </w:p>
              </w:tc>
            </w:tr>
            <w:tr w:rsidR="003E2FCD" w14:paraId="1455B458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9166B7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21E6D58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r w:rsidRPr="003E2FCD">
                    <w:rPr>
                      <w:color w:val="4EA72E" w:themeColor="accent6"/>
                    </w:rPr>
                    <w:t>// display output on the page</w:t>
                  </w:r>
                </w:p>
              </w:tc>
            </w:tr>
            <w:tr w:rsidR="003E2FCD" w14:paraId="79AFDAFA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6F452AF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614DEB0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proofErr w:type="spellStart"/>
                  <w:proofErr w:type="gramStart"/>
                  <w:r w:rsidRPr="003E2FCD">
                    <w:rPr>
                      <w:color w:val="4EA72E" w:themeColor="accent6"/>
                    </w:rPr>
                    <w:t>document.getElementById</w:t>
                  </w:r>
                  <w:proofErr w:type="spellEnd"/>
                  <w:proofErr w:type="gramEnd"/>
                  <w:r w:rsidRPr="003E2FCD">
                    <w:rPr>
                      <w:color w:val="4EA72E" w:themeColor="accent6"/>
                    </w:rPr>
                    <w:t>('output'</w:t>
                  </w:r>
                  <w:proofErr w:type="gramStart"/>
                  <w:r w:rsidRPr="003E2FCD">
                    <w:rPr>
                      <w:color w:val="4EA72E" w:themeColor="accent6"/>
                    </w:rPr>
                    <w:t>).</w:t>
                  </w:r>
                  <w:proofErr w:type="spellStart"/>
                  <w:r w:rsidRPr="003E2FCD">
                    <w:rPr>
                      <w:color w:val="4EA72E" w:themeColor="accent6"/>
                    </w:rPr>
                    <w:t>innerHTML</w:t>
                  </w:r>
                  <w:proofErr w:type="spellEnd"/>
                  <w:proofErr w:type="gramEnd"/>
                  <w:r w:rsidRPr="003E2FCD">
                    <w:rPr>
                      <w:color w:val="4EA72E" w:themeColor="accent6"/>
                    </w:rPr>
                    <w:t xml:space="preserve"> = </w:t>
                  </w:r>
                  <w:proofErr w:type="spellStart"/>
                  <w:r w:rsidRPr="003E2FCD">
                    <w:rPr>
                      <w:color w:val="4EA72E" w:themeColor="accent6"/>
                    </w:rPr>
                    <w:t>random_</w:t>
                  </w:r>
                  <w:proofErr w:type="gramStart"/>
                  <w:r w:rsidRPr="003E2FCD">
                    <w:rPr>
                      <w:color w:val="4EA72E" w:themeColor="accent6"/>
                    </w:rPr>
                    <w:t>bigInt</w:t>
                  </w:r>
                  <w:proofErr w:type="spellEnd"/>
                  <w:r w:rsidRPr="003E2FCD">
                    <w:rPr>
                      <w:color w:val="4EA72E" w:themeColor="accent6"/>
                    </w:rPr>
                    <w:t>(</w:t>
                  </w:r>
                  <w:proofErr w:type="gramEnd"/>
                  <w:r w:rsidRPr="003E2FCD">
                    <w:rPr>
                      <w:color w:val="4EA72E" w:themeColor="accent6"/>
                    </w:rPr>
                    <w:t>);</w:t>
                  </w:r>
                </w:p>
              </w:tc>
            </w:tr>
            <w:tr w:rsidR="003E2FCD" w14:paraId="0F66C541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A70AF3D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FFFB244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r w:rsidRPr="003E2FCD">
                    <w:rPr>
                      <w:color w:val="4EA72E" w:themeColor="accent6"/>
                    </w:rPr>
                    <w:t>}</w:t>
                  </w:r>
                </w:p>
              </w:tc>
            </w:tr>
            <w:tr w:rsidR="003E2FCD" w14:paraId="6ED30B76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AA0D7A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AD3EA5F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</w:p>
              </w:tc>
            </w:tr>
            <w:tr w:rsidR="003E2FCD" w14:paraId="7E40E238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16B9C9D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863F87F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r w:rsidRPr="003E2FCD">
                    <w:rPr>
                      <w:color w:val="4EA72E" w:themeColor="accent6"/>
                    </w:rPr>
                    <w:t>// generate random number</w:t>
                  </w:r>
                </w:p>
              </w:tc>
            </w:tr>
            <w:tr w:rsidR="003E2FCD" w14:paraId="3C4EFD14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33867E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5BB44E6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r w:rsidRPr="003E2FCD">
                    <w:rPr>
                      <w:color w:val="4EA72E" w:themeColor="accent6"/>
                    </w:rPr>
                    <w:t xml:space="preserve">// </w:t>
                  </w:r>
                </w:p>
              </w:tc>
            </w:tr>
            <w:tr w:rsidR="003E2FCD" w14:paraId="00177812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D4FB3B8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5AE7050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r w:rsidRPr="003E2FCD">
                    <w:rPr>
                      <w:color w:val="4EA72E" w:themeColor="accent6"/>
                    </w:rPr>
                    <w:t>// one output: 160 bits random number (</w:t>
                  </w:r>
                  <w:proofErr w:type="spellStart"/>
                  <w:r w:rsidRPr="003E2FCD">
                    <w:rPr>
                      <w:color w:val="4EA72E" w:themeColor="accent6"/>
                    </w:rPr>
                    <w:t>bigInt</w:t>
                  </w:r>
                  <w:proofErr w:type="spellEnd"/>
                  <w:r w:rsidRPr="003E2FCD">
                    <w:rPr>
                      <w:color w:val="4EA72E" w:themeColor="accent6"/>
                    </w:rPr>
                    <w:t xml:space="preserve"> decimal) </w:t>
                  </w:r>
                </w:p>
              </w:tc>
            </w:tr>
            <w:tr w:rsidR="003E2FCD" w14:paraId="2F665B9A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F65F733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5C91CE6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r w:rsidRPr="003E2FCD">
                    <w:rPr>
                      <w:color w:val="4EA72E" w:themeColor="accent6"/>
                    </w:rPr>
                    <w:t>//</w:t>
                  </w:r>
                </w:p>
              </w:tc>
            </w:tr>
            <w:tr w:rsidR="003E2FCD" w14:paraId="1BF24B21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4D4F7B1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92F057B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r w:rsidRPr="003E2FCD">
                    <w:rPr>
                      <w:color w:val="4EA72E" w:themeColor="accent6"/>
                    </w:rPr>
                    <w:t>// generate random number less than 2: 0 or 1</w:t>
                  </w:r>
                </w:p>
              </w:tc>
            </w:tr>
            <w:tr w:rsidR="003E2FCD" w14:paraId="4CE83B57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38E5D0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6D53893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r w:rsidRPr="003E2FCD">
                    <w:rPr>
                      <w:color w:val="4EA72E" w:themeColor="accent6"/>
                    </w:rPr>
                    <w:t xml:space="preserve">// </w:t>
                  </w:r>
                  <w:proofErr w:type="spellStart"/>
                  <w:r w:rsidRPr="003E2FCD">
                    <w:rPr>
                      <w:color w:val="4EA72E" w:themeColor="accent6"/>
                    </w:rPr>
                    <w:t>Math.floor</w:t>
                  </w:r>
                  <w:proofErr w:type="spellEnd"/>
                  <w:r w:rsidRPr="003E2FCD">
                    <w:rPr>
                      <w:color w:val="4EA72E" w:themeColor="accent6"/>
                    </w:rPr>
                    <w:t>(</w:t>
                  </w:r>
                  <w:proofErr w:type="spellStart"/>
                  <w:r w:rsidRPr="003E2FCD">
                    <w:rPr>
                      <w:color w:val="4EA72E" w:themeColor="accent6"/>
                    </w:rPr>
                    <w:t>Math.random</w:t>
                  </w:r>
                  <w:proofErr w:type="spellEnd"/>
                  <w:r w:rsidRPr="003E2FCD">
                    <w:rPr>
                      <w:color w:val="4EA72E" w:themeColor="accent6"/>
                    </w:rPr>
                    <w:t>() * 2)</w:t>
                  </w:r>
                </w:p>
              </w:tc>
            </w:tr>
            <w:tr w:rsidR="003E2FCD" w14:paraId="35E18F7D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4394D94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561D97E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r w:rsidRPr="003E2FCD">
                    <w:rPr>
                      <w:color w:val="4EA72E" w:themeColor="accent6"/>
                    </w:rPr>
                    <w:t>//</w:t>
                  </w:r>
                </w:p>
              </w:tc>
            </w:tr>
            <w:tr w:rsidR="003E2FCD" w14:paraId="787E039F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94A8AA6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BB5CCC9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r w:rsidRPr="003E2FCD">
                    <w:rPr>
                      <w:color w:val="4EA72E" w:themeColor="accent6"/>
                    </w:rPr>
                    <w:t xml:space="preserve">function </w:t>
                  </w:r>
                  <w:proofErr w:type="spellStart"/>
                  <w:r w:rsidRPr="003E2FCD">
                    <w:rPr>
                      <w:color w:val="4EA72E" w:themeColor="accent6"/>
                    </w:rPr>
                    <w:t>random_</w:t>
                  </w:r>
                  <w:proofErr w:type="gramStart"/>
                  <w:r w:rsidRPr="003E2FCD">
                    <w:rPr>
                      <w:color w:val="4EA72E" w:themeColor="accent6"/>
                    </w:rPr>
                    <w:t>bigInt</w:t>
                  </w:r>
                  <w:proofErr w:type="spellEnd"/>
                  <w:r w:rsidRPr="003E2FCD">
                    <w:rPr>
                      <w:color w:val="4EA72E" w:themeColor="accent6"/>
                    </w:rPr>
                    <w:t>(</w:t>
                  </w:r>
                  <w:proofErr w:type="gramEnd"/>
                  <w:r w:rsidRPr="003E2FCD">
                    <w:rPr>
                      <w:color w:val="4EA72E" w:themeColor="accent6"/>
                    </w:rPr>
                    <w:t xml:space="preserve">){ </w:t>
                  </w:r>
                </w:p>
              </w:tc>
            </w:tr>
            <w:tr w:rsidR="003E2FCD" w14:paraId="3BB37543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5DEB57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F1A36C1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</w:p>
              </w:tc>
            </w:tr>
            <w:tr w:rsidR="003E2FCD" w14:paraId="72BD2E34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A65B70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F0EB831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r w:rsidRPr="003E2FCD">
                    <w:rPr>
                      <w:color w:val="4EA72E" w:themeColor="accent6"/>
                    </w:rPr>
                    <w:t xml:space="preserve">var </w:t>
                  </w:r>
                  <w:proofErr w:type="spellStart"/>
                  <w:r w:rsidRPr="003E2FCD">
                    <w:rPr>
                      <w:color w:val="4EA72E" w:themeColor="accent6"/>
                    </w:rPr>
                    <w:t>random_number</w:t>
                  </w:r>
                  <w:proofErr w:type="spellEnd"/>
                  <w:r w:rsidRPr="003E2FCD">
                    <w:rPr>
                      <w:color w:val="4EA72E" w:themeColor="accent6"/>
                    </w:rPr>
                    <w:t xml:space="preserve"> = "";</w:t>
                  </w:r>
                </w:p>
              </w:tc>
            </w:tr>
            <w:tr w:rsidR="003E2FCD" w14:paraId="1D54B884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EA26B36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7F7ED3B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r w:rsidRPr="003E2FCD">
                    <w:rPr>
                      <w:color w:val="4EA72E" w:themeColor="accent6"/>
                    </w:rPr>
                    <w:t>// generate random bit 160 times</w:t>
                  </w:r>
                </w:p>
              </w:tc>
            </w:tr>
            <w:tr w:rsidR="003E2FCD" w14:paraId="18E79EEA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6376FC0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7C703C0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r w:rsidRPr="003E2FCD">
                    <w:rPr>
                      <w:color w:val="4EA72E" w:themeColor="accent6"/>
                    </w:rPr>
                    <w:t>for (i = 0; i &lt; 160; i++) {</w:t>
                  </w:r>
                </w:p>
              </w:tc>
            </w:tr>
            <w:tr w:rsidR="003E2FCD" w14:paraId="599BC479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C83966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44EAEFD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proofErr w:type="spellStart"/>
                  <w:r w:rsidRPr="003E2FCD">
                    <w:rPr>
                      <w:color w:val="4EA72E" w:themeColor="accent6"/>
                    </w:rPr>
                    <w:t>random_number</w:t>
                  </w:r>
                  <w:proofErr w:type="spellEnd"/>
                  <w:r w:rsidRPr="003E2FCD">
                    <w:rPr>
                      <w:color w:val="4EA72E" w:themeColor="accent6"/>
                    </w:rPr>
                    <w:t xml:space="preserve"> += </w:t>
                  </w:r>
                  <w:proofErr w:type="spellStart"/>
                  <w:r w:rsidRPr="003E2FCD">
                    <w:rPr>
                      <w:color w:val="4EA72E" w:themeColor="accent6"/>
                    </w:rPr>
                    <w:t>Math.floor</w:t>
                  </w:r>
                  <w:proofErr w:type="spellEnd"/>
                  <w:r w:rsidRPr="003E2FCD">
                    <w:rPr>
                      <w:color w:val="4EA72E" w:themeColor="accent6"/>
                    </w:rPr>
                    <w:t>(</w:t>
                  </w:r>
                  <w:proofErr w:type="spellStart"/>
                  <w:r w:rsidRPr="003E2FCD">
                    <w:rPr>
                      <w:color w:val="4EA72E" w:themeColor="accent6"/>
                    </w:rPr>
                    <w:t>Math.random</w:t>
                  </w:r>
                  <w:proofErr w:type="spellEnd"/>
                  <w:r w:rsidRPr="003E2FCD">
                    <w:rPr>
                      <w:color w:val="4EA72E" w:themeColor="accent6"/>
                    </w:rPr>
                    <w:t>() * 2);</w:t>
                  </w:r>
                </w:p>
              </w:tc>
            </w:tr>
            <w:tr w:rsidR="003E2FCD" w14:paraId="21A45C2F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CD485F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95E4C5D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r w:rsidRPr="003E2FCD">
                    <w:rPr>
                      <w:color w:val="4EA72E" w:themeColor="accent6"/>
                    </w:rPr>
                    <w:t>}</w:t>
                  </w:r>
                </w:p>
              </w:tc>
            </w:tr>
            <w:tr w:rsidR="003E2FCD" w14:paraId="1118BE2E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714D18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AA75946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r w:rsidRPr="003E2FCD">
                    <w:rPr>
                      <w:color w:val="4EA72E" w:themeColor="accent6"/>
                    </w:rPr>
                    <w:t xml:space="preserve">// return Decimal </w:t>
                  </w:r>
                  <w:proofErr w:type="spellStart"/>
                  <w:r w:rsidRPr="003E2FCD">
                    <w:rPr>
                      <w:color w:val="4EA72E" w:themeColor="accent6"/>
                    </w:rPr>
                    <w:t>bigInt</w:t>
                  </w:r>
                  <w:proofErr w:type="spellEnd"/>
                </w:p>
              </w:tc>
            </w:tr>
            <w:tr w:rsidR="003E2FCD" w14:paraId="3F5C6169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44A5D3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D9A9BEB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r w:rsidRPr="003E2FCD">
                    <w:rPr>
                      <w:color w:val="4EA72E" w:themeColor="accent6"/>
                    </w:rPr>
                    <w:t xml:space="preserve">return </w:t>
                  </w:r>
                  <w:proofErr w:type="spellStart"/>
                  <w:r w:rsidRPr="003E2FCD">
                    <w:rPr>
                      <w:color w:val="4EA72E" w:themeColor="accent6"/>
                    </w:rPr>
                    <w:t>bigInt</w:t>
                  </w:r>
                  <w:proofErr w:type="spellEnd"/>
                  <w:r w:rsidRPr="003E2FCD">
                    <w:rPr>
                      <w:color w:val="4EA72E" w:themeColor="accent6"/>
                    </w:rPr>
                    <w:t>(random_number,2);</w:t>
                  </w:r>
                </w:p>
              </w:tc>
            </w:tr>
            <w:tr w:rsidR="003E2FCD" w14:paraId="476C4FE6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611C738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3149387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r w:rsidRPr="003E2FCD">
                    <w:rPr>
                      <w:color w:val="4EA72E" w:themeColor="accent6"/>
                    </w:rPr>
                    <w:t>}</w:t>
                  </w:r>
                </w:p>
              </w:tc>
            </w:tr>
            <w:tr w:rsidR="003E2FCD" w14:paraId="22D0C84A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1420AB1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DA0F480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r w:rsidRPr="003E2FCD">
                    <w:rPr>
                      <w:rStyle w:val="html-tag"/>
                      <w:color w:val="4EA72E" w:themeColor="accent6"/>
                    </w:rPr>
                    <w:t>&lt;/script&gt;</w:t>
                  </w:r>
                </w:p>
              </w:tc>
            </w:tr>
            <w:tr w:rsidR="003E2FCD" w14:paraId="78CA6CEE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A0870A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F696167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</w:p>
              </w:tc>
            </w:tr>
            <w:tr w:rsidR="003E2FCD" w14:paraId="50A9865A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C1CF5D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E3CE1A7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r w:rsidRPr="003E2FCD">
                    <w:rPr>
                      <w:rStyle w:val="html-tag"/>
                      <w:color w:val="4EA72E" w:themeColor="accent6"/>
                    </w:rPr>
                    <w:t>&lt;/body&gt;</w:t>
                  </w:r>
                </w:p>
              </w:tc>
            </w:tr>
            <w:tr w:rsidR="003E2FCD" w14:paraId="5B94107C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941DDD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74A61BA" w14:textId="77777777" w:rsidR="003E2FCD" w:rsidRPr="003E2FCD" w:rsidRDefault="003E2FCD" w:rsidP="003E2FCD">
                  <w:pPr>
                    <w:pStyle w:val="NoSpacing"/>
                    <w:rPr>
                      <w:color w:val="4EA72E" w:themeColor="accent6"/>
                      <w:sz w:val="24"/>
                      <w:szCs w:val="24"/>
                    </w:rPr>
                  </w:pPr>
                  <w:r w:rsidRPr="003E2FCD">
                    <w:rPr>
                      <w:rStyle w:val="html-tag"/>
                      <w:color w:val="4EA72E" w:themeColor="accent6"/>
                    </w:rPr>
                    <w:t>&lt;/html&gt;</w:t>
                  </w:r>
                </w:p>
              </w:tc>
            </w:tr>
            <w:tr w:rsidR="003E2FCD" w14:paraId="38DB1A37" w14:textId="77777777" w:rsidTr="003E2F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A493ECF" w14:textId="77777777" w:rsidR="003E2FCD" w:rsidRDefault="003E2FCD" w:rsidP="003E2FCD">
                  <w:pPr>
                    <w:rPr>
                      <w:color w:val="00000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6FB7C44" w14:textId="77777777" w:rsidR="003E2FCD" w:rsidRDefault="003E2FCD" w:rsidP="003E2FCD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23C13B9E" w14:textId="77777777" w:rsidR="003E2FCD" w:rsidRPr="006247F1" w:rsidRDefault="003E2FCD" w:rsidP="006247F1"/>
        </w:tc>
      </w:tr>
      <w:tr w:rsidR="003E2FCD" w:rsidRPr="006247F1" w14:paraId="391221D1" w14:textId="77777777" w:rsidTr="006247F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C64B3B" w14:textId="77777777" w:rsidR="003E2FCD" w:rsidRPr="006247F1" w:rsidRDefault="003E2FCD" w:rsidP="006247F1"/>
        </w:tc>
      </w:tr>
      <w:tr w:rsidR="003E2FCD" w:rsidRPr="006247F1" w14:paraId="1592F71A" w14:textId="77777777" w:rsidTr="006247F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A83222" w14:textId="77777777" w:rsidR="003E2FCD" w:rsidRPr="006247F1" w:rsidRDefault="003E2FCD" w:rsidP="006247F1"/>
        </w:tc>
      </w:tr>
    </w:tbl>
    <w:p w14:paraId="493A0530" w14:textId="11E9BEA0" w:rsidR="006247F1" w:rsidRDefault="006247F1" w:rsidP="00DE06A2"/>
    <w:p w14:paraId="7A8D1F6E" w14:textId="0D3F8431" w:rsidR="00436F2F" w:rsidRDefault="00436F2F" w:rsidP="00436F2F">
      <w:pPr>
        <w:pStyle w:val="NoSpacing"/>
      </w:pPr>
      <w:r>
        <w:rPr>
          <w:b/>
          <w:bCs/>
        </w:rPr>
        <w:t>a.</w:t>
      </w:r>
      <w:r w:rsidRPr="00436F2F">
        <w:t xml:space="preserve"> </w:t>
      </w:r>
      <w:r>
        <w:t>160-bit random number</w:t>
      </w:r>
      <w:r w:rsidR="007E0D9F">
        <w:t>(decimal)</w:t>
      </w:r>
      <w:r>
        <w:t xml:space="preserve">: </w:t>
      </w:r>
    </w:p>
    <w:p w14:paraId="4CDCCD86" w14:textId="78F9D0DE" w:rsidR="00436F2F" w:rsidRDefault="005D740B" w:rsidP="00DE06A2">
      <w:pPr>
        <w:rPr>
          <w:b/>
          <w:bCs/>
        </w:rPr>
      </w:pPr>
      <w:r w:rsidRPr="005D740B">
        <w:rPr>
          <w:b/>
          <w:bCs/>
        </w:rPr>
        <w:t>836204261330556031970824693517419534224995436296</w:t>
      </w:r>
    </w:p>
    <w:p w14:paraId="6ED36662" w14:textId="265A22AA" w:rsidR="005D740B" w:rsidRPr="00436F2F" w:rsidRDefault="005D740B" w:rsidP="00DE06A2">
      <w:pPr>
        <w:rPr>
          <w:b/>
          <w:bCs/>
        </w:rPr>
      </w:pPr>
      <w:r w:rsidRPr="005D740B">
        <w:rPr>
          <w:b/>
          <w:bCs/>
          <w:noProof/>
        </w:rPr>
        <w:drawing>
          <wp:inline distT="0" distB="0" distL="0" distR="0" wp14:anchorId="6AF0A92C" wp14:editId="044CAFF7">
            <wp:extent cx="3230337" cy="1221639"/>
            <wp:effectExtent l="0" t="0" r="0" b="0"/>
            <wp:docPr id="793013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1323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40088" cy="122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E2BB" w14:textId="2480B875" w:rsidR="005D740B" w:rsidRDefault="005D740B" w:rsidP="005D740B">
      <w:pPr>
        <w:pStyle w:val="NoSpacing"/>
      </w:pPr>
      <w:r>
        <w:rPr>
          <w:b/>
          <w:bCs/>
        </w:rPr>
        <w:t>b.</w:t>
      </w:r>
      <w:r w:rsidRPr="00436F2F">
        <w:t xml:space="preserve"> </w:t>
      </w:r>
      <w:r>
        <w:t>160-bit random number</w:t>
      </w:r>
      <w:r w:rsidR="007E0D9F">
        <w:t>(decimal)</w:t>
      </w:r>
      <w:r>
        <w:t xml:space="preserve">: </w:t>
      </w:r>
    </w:p>
    <w:p w14:paraId="4901D213" w14:textId="2397ECF8" w:rsidR="0088407A" w:rsidRPr="006811C8" w:rsidRDefault="00786206" w:rsidP="00DE06A2">
      <w:pPr>
        <w:rPr>
          <w:b/>
          <w:bCs/>
        </w:rPr>
      </w:pPr>
      <w:r w:rsidRPr="006811C8">
        <w:rPr>
          <w:b/>
          <w:bCs/>
        </w:rPr>
        <w:t>1179801408114423392233118431269275225083686068172</w:t>
      </w:r>
    </w:p>
    <w:p w14:paraId="54ECA2A2" w14:textId="50E3CCD4" w:rsidR="00786206" w:rsidRDefault="00786206" w:rsidP="00DE06A2">
      <w:r w:rsidRPr="00786206">
        <w:rPr>
          <w:noProof/>
        </w:rPr>
        <w:drawing>
          <wp:inline distT="0" distB="0" distL="0" distR="0" wp14:anchorId="4E35CA24" wp14:editId="243BF611">
            <wp:extent cx="3789274" cy="1391742"/>
            <wp:effectExtent l="0" t="0" r="1905" b="0"/>
            <wp:docPr id="11245102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10234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07111" cy="139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82BA" w14:textId="573AF890" w:rsidR="0088407A" w:rsidRDefault="008D1DC8" w:rsidP="00DE06A2">
      <w:pPr>
        <w:rPr>
          <w:u w:val="single"/>
        </w:rPr>
      </w:pPr>
      <w:r>
        <w:rPr>
          <w:u w:val="single"/>
        </w:rPr>
        <w:t xml:space="preserve">Implement Sha-1 algorithm </w:t>
      </w:r>
    </w:p>
    <w:p w14:paraId="03785C9E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 xml:space="preserve">import </w:t>
      </w:r>
      <w:proofErr w:type="spellStart"/>
      <w:proofErr w:type="gramStart"/>
      <w:r w:rsidRPr="008D1DC8">
        <w:rPr>
          <w:color w:val="4EA72E" w:themeColor="accent6"/>
          <w:sz w:val="16"/>
          <w:szCs w:val="16"/>
        </w:rPr>
        <w:t>java.math</w:t>
      </w:r>
      <w:proofErr w:type="gramEnd"/>
      <w:r w:rsidRPr="008D1DC8">
        <w:rPr>
          <w:color w:val="4EA72E" w:themeColor="accent6"/>
          <w:sz w:val="16"/>
          <w:szCs w:val="16"/>
        </w:rPr>
        <w:t>.</w:t>
      </w:r>
      <w:proofErr w:type="gramStart"/>
      <w:r w:rsidRPr="008D1DC8">
        <w:rPr>
          <w:color w:val="4EA72E" w:themeColor="accent6"/>
          <w:sz w:val="16"/>
          <w:szCs w:val="16"/>
        </w:rPr>
        <w:t>BigInteger</w:t>
      </w:r>
      <w:proofErr w:type="spellEnd"/>
      <w:r w:rsidRPr="008D1DC8">
        <w:rPr>
          <w:color w:val="4EA72E" w:themeColor="accent6"/>
          <w:sz w:val="16"/>
          <w:szCs w:val="16"/>
        </w:rPr>
        <w:t>;</w:t>
      </w:r>
      <w:proofErr w:type="gramEnd"/>
    </w:p>
    <w:p w14:paraId="3B85D02C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 xml:space="preserve">import </w:t>
      </w:r>
      <w:proofErr w:type="spellStart"/>
      <w:proofErr w:type="gramStart"/>
      <w:r w:rsidRPr="008D1DC8">
        <w:rPr>
          <w:color w:val="4EA72E" w:themeColor="accent6"/>
          <w:sz w:val="16"/>
          <w:szCs w:val="16"/>
        </w:rPr>
        <w:t>java.security</w:t>
      </w:r>
      <w:proofErr w:type="gramEnd"/>
      <w:r w:rsidRPr="008D1DC8">
        <w:rPr>
          <w:color w:val="4EA72E" w:themeColor="accent6"/>
          <w:sz w:val="16"/>
          <w:szCs w:val="16"/>
        </w:rPr>
        <w:t>.</w:t>
      </w:r>
      <w:proofErr w:type="gramStart"/>
      <w:r w:rsidRPr="008D1DC8">
        <w:rPr>
          <w:color w:val="4EA72E" w:themeColor="accent6"/>
          <w:sz w:val="16"/>
          <w:szCs w:val="16"/>
        </w:rPr>
        <w:t>MessageDigest</w:t>
      </w:r>
      <w:proofErr w:type="spellEnd"/>
      <w:r w:rsidRPr="008D1DC8">
        <w:rPr>
          <w:color w:val="4EA72E" w:themeColor="accent6"/>
          <w:sz w:val="16"/>
          <w:szCs w:val="16"/>
        </w:rPr>
        <w:t>;</w:t>
      </w:r>
      <w:proofErr w:type="gramEnd"/>
    </w:p>
    <w:p w14:paraId="178FF95C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 xml:space="preserve">import </w:t>
      </w:r>
      <w:proofErr w:type="spellStart"/>
      <w:proofErr w:type="gramStart"/>
      <w:r w:rsidRPr="008D1DC8">
        <w:rPr>
          <w:color w:val="4EA72E" w:themeColor="accent6"/>
          <w:sz w:val="16"/>
          <w:szCs w:val="16"/>
        </w:rPr>
        <w:t>java.security</w:t>
      </w:r>
      <w:proofErr w:type="gramEnd"/>
      <w:r w:rsidRPr="008D1DC8">
        <w:rPr>
          <w:color w:val="4EA72E" w:themeColor="accent6"/>
          <w:sz w:val="16"/>
          <w:szCs w:val="16"/>
        </w:rPr>
        <w:t>.</w:t>
      </w:r>
      <w:proofErr w:type="gramStart"/>
      <w:r w:rsidRPr="008D1DC8">
        <w:rPr>
          <w:color w:val="4EA72E" w:themeColor="accent6"/>
          <w:sz w:val="16"/>
          <w:szCs w:val="16"/>
        </w:rPr>
        <w:t>NoSuchAlgorithmException</w:t>
      </w:r>
      <w:proofErr w:type="spellEnd"/>
      <w:r w:rsidRPr="008D1DC8">
        <w:rPr>
          <w:color w:val="4EA72E" w:themeColor="accent6"/>
          <w:sz w:val="16"/>
          <w:szCs w:val="16"/>
        </w:rPr>
        <w:t>;</w:t>
      </w:r>
      <w:proofErr w:type="gramEnd"/>
    </w:p>
    <w:p w14:paraId="095DFBF1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</w:p>
    <w:p w14:paraId="759704E5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 xml:space="preserve">public class </w:t>
      </w:r>
      <w:r w:rsidRPr="008D1DC8">
        <w:rPr>
          <w:b/>
          <w:bCs/>
          <w:color w:val="4EA72E" w:themeColor="accent6"/>
          <w:sz w:val="16"/>
          <w:szCs w:val="16"/>
        </w:rPr>
        <w:t xml:space="preserve">Q4sha </w:t>
      </w:r>
      <w:r w:rsidRPr="008D1DC8">
        <w:rPr>
          <w:color w:val="4EA72E" w:themeColor="accent6"/>
          <w:sz w:val="16"/>
          <w:szCs w:val="16"/>
        </w:rPr>
        <w:t>{</w:t>
      </w:r>
    </w:p>
    <w:p w14:paraId="3DA3B5CF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</w:p>
    <w:p w14:paraId="4C82A056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>    public static String sha1(</w:t>
      </w:r>
      <w:proofErr w:type="spellStart"/>
      <w:r w:rsidRPr="008D1DC8">
        <w:rPr>
          <w:color w:val="4EA72E" w:themeColor="accent6"/>
          <w:sz w:val="16"/>
          <w:szCs w:val="16"/>
        </w:rPr>
        <w:t>BigInteger</w:t>
      </w:r>
      <w:proofErr w:type="spellEnd"/>
      <w:r w:rsidRPr="008D1DC8">
        <w:rPr>
          <w:color w:val="4EA72E" w:themeColor="accent6"/>
          <w:sz w:val="16"/>
          <w:szCs w:val="16"/>
        </w:rPr>
        <w:t xml:space="preserve"> number, String name) {</w:t>
      </w:r>
    </w:p>
    <w:p w14:paraId="4A4DF0C9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>        try {</w:t>
      </w:r>
    </w:p>
    <w:p w14:paraId="2B1B3E4A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 xml:space="preserve">            </w:t>
      </w:r>
      <w:proofErr w:type="spellStart"/>
      <w:r w:rsidRPr="008D1DC8">
        <w:rPr>
          <w:color w:val="4EA72E" w:themeColor="accent6"/>
          <w:sz w:val="16"/>
          <w:szCs w:val="16"/>
        </w:rPr>
        <w:t>MessageDigest</w:t>
      </w:r>
      <w:proofErr w:type="spellEnd"/>
      <w:r w:rsidRPr="008D1DC8">
        <w:rPr>
          <w:color w:val="4EA72E" w:themeColor="accent6"/>
          <w:sz w:val="16"/>
          <w:szCs w:val="16"/>
        </w:rPr>
        <w:t xml:space="preserve"> md = </w:t>
      </w:r>
      <w:proofErr w:type="spellStart"/>
      <w:r w:rsidRPr="008D1DC8">
        <w:rPr>
          <w:color w:val="4EA72E" w:themeColor="accent6"/>
          <w:sz w:val="16"/>
          <w:szCs w:val="16"/>
        </w:rPr>
        <w:t>MessageDigest.getInstance</w:t>
      </w:r>
      <w:proofErr w:type="spellEnd"/>
      <w:r w:rsidRPr="008D1DC8">
        <w:rPr>
          <w:color w:val="4EA72E" w:themeColor="accent6"/>
          <w:sz w:val="16"/>
          <w:szCs w:val="16"/>
        </w:rPr>
        <w:t>("SHA-1"</w:t>
      </w:r>
      <w:proofErr w:type="gramStart"/>
      <w:r w:rsidRPr="008D1DC8">
        <w:rPr>
          <w:color w:val="4EA72E" w:themeColor="accent6"/>
          <w:sz w:val="16"/>
          <w:szCs w:val="16"/>
        </w:rPr>
        <w:t>);</w:t>
      </w:r>
      <w:proofErr w:type="gramEnd"/>
    </w:p>
    <w:p w14:paraId="4F316C9B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</w:p>
    <w:p w14:paraId="36205A57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 xml:space="preserve">            // Convert </w:t>
      </w:r>
      <w:proofErr w:type="spellStart"/>
      <w:r w:rsidRPr="008D1DC8">
        <w:rPr>
          <w:color w:val="4EA72E" w:themeColor="accent6"/>
          <w:sz w:val="16"/>
          <w:szCs w:val="16"/>
        </w:rPr>
        <w:t>BigInteger</w:t>
      </w:r>
      <w:proofErr w:type="spellEnd"/>
      <w:r w:rsidRPr="008D1DC8">
        <w:rPr>
          <w:color w:val="4EA72E" w:themeColor="accent6"/>
          <w:sz w:val="16"/>
          <w:szCs w:val="16"/>
        </w:rPr>
        <w:t xml:space="preserve"> to byte array</w:t>
      </w:r>
    </w:p>
    <w:p w14:paraId="123681E4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 xml:space="preserve">            </w:t>
      </w:r>
      <w:proofErr w:type="gramStart"/>
      <w:r w:rsidRPr="008D1DC8">
        <w:rPr>
          <w:color w:val="4EA72E" w:themeColor="accent6"/>
          <w:sz w:val="16"/>
          <w:szCs w:val="16"/>
        </w:rPr>
        <w:t>byte[</w:t>
      </w:r>
      <w:proofErr w:type="gramEnd"/>
      <w:r w:rsidRPr="008D1DC8">
        <w:rPr>
          <w:color w:val="4EA72E" w:themeColor="accent6"/>
          <w:sz w:val="16"/>
          <w:szCs w:val="16"/>
        </w:rPr>
        <w:t xml:space="preserve">] </w:t>
      </w:r>
      <w:proofErr w:type="spellStart"/>
      <w:r w:rsidRPr="008D1DC8">
        <w:rPr>
          <w:color w:val="4EA72E" w:themeColor="accent6"/>
          <w:sz w:val="16"/>
          <w:szCs w:val="16"/>
        </w:rPr>
        <w:t>numberBytes</w:t>
      </w:r>
      <w:proofErr w:type="spellEnd"/>
      <w:r w:rsidRPr="008D1DC8">
        <w:rPr>
          <w:color w:val="4EA72E" w:themeColor="accent6"/>
          <w:sz w:val="16"/>
          <w:szCs w:val="16"/>
        </w:rPr>
        <w:t xml:space="preserve"> = </w:t>
      </w:r>
      <w:proofErr w:type="spellStart"/>
      <w:proofErr w:type="gramStart"/>
      <w:r w:rsidRPr="008D1DC8">
        <w:rPr>
          <w:color w:val="4EA72E" w:themeColor="accent6"/>
          <w:sz w:val="16"/>
          <w:szCs w:val="16"/>
        </w:rPr>
        <w:t>number.toByteArray</w:t>
      </w:r>
      <w:proofErr w:type="spellEnd"/>
      <w:proofErr w:type="gramEnd"/>
      <w:r w:rsidRPr="008D1DC8">
        <w:rPr>
          <w:color w:val="4EA72E" w:themeColor="accent6"/>
          <w:sz w:val="16"/>
          <w:szCs w:val="16"/>
        </w:rPr>
        <w:t>(</w:t>
      </w:r>
      <w:proofErr w:type="gramStart"/>
      <w:r w:rsidRPr="008D1DC8">
        <w:rPr>
          <w:color w:val="4EA72E" w:themeColor="accent6"/>
          <w:sz w:val="16"/>
          <w:szCs w:val="16"/>
        </w:rPr>
        <w:t>);</w:t>
      </w:r>
      <w:proofErr w:type="gramEnd"/>
    </w:p>
    <w:p w14:paraId="5021C9D7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 xml:space="preserve">            </w:t>
      </w:r>
      <w:proofErr w:type="gramStart"/>
      <w:r w:rsidRPr="008D1DC8">
        <w:rPr>
          <w:color w:val="4EA72E" w:themeColor="accent6"/>
          <w:sz w:val="16"/>
          <w:szCs w:val="16"/>
        </w:rPr>
        <w:t>byte[</w:t>
      </w:r>
      <w:proofErr w:type="gramEnd"/>
      <w:r w:rsidRPr="008D1DC8">
        <w:rPr>
          <w:color w:val="4EA72E" w:themeColor="accent6"/>
          <w:sz w:val="16"/>
          <w:szCs w:val="16"/>
        </w:rPr>
        <w:t xml:space="preserve">] </w:t>
      </w:r>
      <w:proofErr w:type="spellStart"/>
      <w:r w:rsidRPr="008D1DC8">
        <w:rPr>
          <w:color w:val="4EA72E" w:themeColor="accent6"/>
          <w:sz w:val="16"/>
          <w:szCs w:val="16"/>
        </w:rPr>
        <w:t>nameBytes</w:t>
      </w:r>
      <w:proofErr w:type="spellEnd"/>
      <w:r w:rsidRPr="008D1DC8">
        <w:rPr>
          <w:color w:val="4EA72E" w:themeColor="accent6"/>
          <w:sz w:val="16"/>
          <w:szCs w:val="16"/>
        </w:rPr>
        <w:t xml:space="preserve"> = </w:t>
      </w:r>
      <w:proofErr w:type="spellStart"/>
      <w:proofErr w:type="gramStart"/>
      <w:r w:rsidRPr="008D1DC8">
        <w:rPr>
          <w:color w:val="4EA72E" w:themeColor="accent6"/>
          <w:sz w:val="16"/>
          <w:szCs w:val="16"/>
        </w:rPr>
        <w:t>name.getBytes</w:t>
      </w:r>
      <w:proofErr w:type="spellEnd"/>
      <w:proofErr w:type="gramEnd"/>
      <w:r w:rsidRPr="008D1DC8">
        <w:rPr>
          <w:color w:val="4EA72E" w:themeColor="accent6"/>
          <w:sz w:val="16"/>
          <w:szCs w:val="16"/>
        </w:rPr>
        <w:t>(</w:t>
      </w:r>
      <w:proofErr w:type="gramStart"/>
      <w:r w:rsidRPr="008D1DC8">
        <w:rPr>
          <w:color w:val="4EA72E" w:themeColor="accent6"/>
          <w:sz w:val="16"/>
          <w:szCs w:val="16"/>
        </w:rPr>
        <w:t>);</w:t>
      </w:r>
      <w:proofErr w:type="gramEnd"/>
    </w:p>
    <w:p w14:paraId="3B4917EB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</w:p>
    <w:p w14:paraId="7E2771E7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lastRenderedPageBreak/>
        <w:t xml:space="preserve">            // Concatenate </w:t>
      </w:r>
      <w:proofErr w:type="spellStart"/>
      <w:r w:rsidRPr="008D1DC8">
        <w:rPr>
          <w:color w:val="4EA72E" w:themeColor="accent6"/>
          <w:sz w:val="16"/>
          <w:szCs w:val="16"/>
        </w:rPr>
        <w:t>numberBytes</w:t>
      </w:r>
      <w:proofErr w:type="spellEnd"/>
      <w:r w:rsidRPr="008D1DC8">
        <w:rPr>
          <w:color w:val="4EA72E" w:themeColor="accent6"/>
          <w:sz w:val="16"/>
          <w:szCs w:val="16"/>
        </w:rPr>
        <w:t xml:space="preserve"> + </w:t>
      </w:r>
      <w:proofErr w:type="spellStart"/>
      <w:r w:rsidRPr="008D1DC8">
        <w:rPr>
          <w:color w:val="4EA72E" w:themeColor="accent6"/>
          <w:sz w:val="16"/>
          <w:szCs w:val="16"/>
        </w:rPr>
        <w:t>nameBytes</w:t>
      </w:r>
      <w:proofErr w:type="spellEnd"/>
    </w:p>
    <w:p w14:paraId="4A499B76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 xml:space="preserve">            </w:t>
      </w:r>
      <w:proofErr w:type="gramStart"/>
      <w:r w:rsidRPr="008D1DC8">
        <w:rPr>
          <w:color w:val="4EA72E" w:themeColor="accent6"/>
          <w:sz w:val="16"/>
          <w:szCs w:val="16"/>
        </w:rPr>
        <w:t>byte[</w:t>
      </w:r>
      <w:proofErr w:type="gramEnd"/>
      <w:r w:rsidRPr="008D1DC8">
        <w:rPr>
          <w:color w:val="4EA72E" w:themeColor="accent6"/>
          <w:sz w:val="16"/>
          <w:szCs w:val="16"/>
        </w:rPr>
        <w:t xml:space="preserve">] combined = new </w:t>
      </w:r>
      <w:proofErr w:type="gramStart"/>
      <w:r w:rsidRPr="008D1DC8">
        <w:rPr>
          <w:color w:val="4EA72E" w:themeColor="accent6"/>
          <w:sz w:val="16"/>
          <w:szCs w:val="16"/>
        </w:rPr>
        <w:t>byte[</w:t>
      </w:r>
      <w:proofErr w:type="spellStart"/>
      <w:proofErr w:type="gramEnd"/>
      <w:r w:rsidRPr="008D1DC8">
        <w:rPr>
          <w:color w:val="4EA72E" w:themeColor="accent6"/>
          <w:sz w:val="16"/>
          <w:szCs w:val="16"/>
        </w:rPr>
        <w:t>numberBytes.length</w:t>
      </w:r>
      <w:proofErr w:type="spellEnd"/>
      <w:r w:rsidRPr="008D1DC8">
        <w:rPr>
          <w:color w:val="4EA72E" w:themeColor="accent6"/>
          <w:sz w:val="16"/>
          <w:szCs w:val="16"/>
        </w:rPr>
        <w:t xml:space="preserve"> + </w:t>
      </w:r>
      <w:proofErr w:type="spellStart"/>
      <w:r w:rsidRPr="008D1DC8">
        <w:rPr>
          <w:color w:val="4EA72E" w:themeColor="accent6"/>
          <w:sz w:val="16"/>
          <w:szCs w:val="16"/>
        </w:rPr>
        <w:t>nameBytes.length</w:t>
      </w:r>
      <w:proofErr w:type="spellEnd"/>
      <w:proofErr w:type="gramStart"/>
      <w:r w:rsidRPr="008D1DC8">
        <w:rPr>
          <w:color w:val="4EA72E" w:themeColor="accent6"/>
          <w:sz w:val="16"/>
          <w:szCs w:val="16"/>
        </w:rPr>
        <w:t>];</w:t>
      </w:r>
      <w:proofErr w:type="gramEnd"/>
    </w:p>
    <w:p w14:paraId="04DDD11E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 xml:space="preserve">            </w:t>
      </w:r>
      <w:proofErr w:type="spellStart"/>
      <w:r w:rsidRPr="008D1DC8">
        <w:rPr>
          <w:color w:val="4EA72E" w:themeColor="accent6"/>
          <w:sz w:val="16"/>
          <w:szCs w:val="16"/>
        </w:rPr>
        <w:t>System.arraycopy</w:t>
      </w:r>
      <w:proofErr w:type="spellEnd"/>
      <w:r w:rsidRPr="008D1DC8">
        <w:rPr>
          <w:color w:val="4EA72E" w:themeColor="accent6"/>
          <w:sz w:val="16"/>
          <w:szCs w:val="16"/>
        </w:rPr>
        <w:t>(</w:t>
      </w:r>
      <w:proofErr w:type="spellStart"/>
      <w:r w:rsidRPr="008D1DC8">
        <w:rPr>
          <w:color w:val="4EA72E" w:themeColor="accent6"/>
          <w:sz w:val="16"/>
          <w:szCs w:val="16"/>
        </w:rPr>
        <w:t>numberBytes</w:t>
      </w:r>
      <w:proofErr w:type="spellEnd"/>
      <w:r w:rsidRPr="008D1DC8">
        <w:rPr>
          <w:color w:val="4EA72E" w:themeColor="accent6"/>
          <w:sz w:val="16"/>
          <w:szCs w:val="16"/>
        </w:rPr>
        <w:t xml:space="preserve">, 0, combined, 0, </w:t>
      </w:r>
      <w:proofErr w:type="spellStart"/>
      <w:r w:rsidRPr="008D1DC8">
        <w:rPr>
          <w:color w:val="4EA72E" w:themeColor="accent6"/>
          <w:sz w:val="16"/>
          <w:szCs w:val="16"/>
        </w:rPr>
        <w:t>numberBytes.length</w:t>
      </w:r>
      <w:proofErr w:type="spellEnd"/>
      <w:proofErr w:type="gramStart"/>
      <w:r w:rsidRPr="008D1DC8">
        <w:rPr>
          <w:color w:val="4EA72E" w:themeColor="accent6"/>
          <w:sz w:val="16"/>
          <w:szCs w:val="16"/>
        </w:rPr>
        <w:t>);</w:t>
      </w:r>
      <w:proofErr w:type="gramEnd"/>
    </w:p>
    <w:p w14:paraId="4CAC17CE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 xml:space="preserve">            </w:t>
      </w:r>
      <w:proofErr w:type="spellStart"/>
      <w:r w:rsidRPr="008D1DC8">
        <w:rPr>
          <w:color w:val="4EA72E" w:themeColor="accent6"/>
          <w:sz w:val="16"/>
          <w:szCs w:val="16"/>
        </w:rPr>
        <w:t>System.arraycopy</w:t>
      </w:r>
      <w:proofErr w:type="spellEnd"/>
      <w:r w:rsidRPr="008D1DC8">
        <w:rPr>
          <w:color w:val="4EA72E" w:themeColor="accent6"/>
          <w:sz w:val="16"/>
          <w:szCs w:val="16"/>
        </w:rPr>
        <w:t>(</w:t>
      </w:r>
      <w:proofErr w:type="spellStart"/>
      <w:r w:rsidRPr="008D1DC8">
        <w:rPr>
          <w:color w:val="4EA72E" w:themeColor="accent6"/>
          <w:sz w:val="16"/>
          <w:szCs w:val="16"/>
        </w:rPr>
        <w:t>nameBytes</w:t>
      </w:r>
      <w:proofErr w:type="spellEnd"/>
      <w:r w:rsidRPr="008D1DC8">
        <w:rPr>
          <w:color w:val="4EA72E" w:themeColor="accent6"/>
          <w:sz w:val="16"/>
          <w:szCs w:val="16"/>
        </w:rPr>
        <w:t xml:space="preserve">, 0, combined, </w:t>
      </w:r>
      <w:proofErr w:type="spellStart"/>
      <w:r w:rsidRPr="008D1DC8">
        <w:rPr>
          <w:color w:val="4EA72E" w:themeColor="accent6"/>
          <w:sz w:val="16"/>
          <w:szCs w:val="16"/>
        </w:rPr>
        <w:t>numberBytes.length</w:t>
      </w:r>
      <w:proofErr w:type="spellEnd"/>
      <w:r w:rsidRPr="008D1DC8">
        <w:rPr>
          <w:color w:val="4EA72E" w:themeColor="accent6"/>
          <w:sz w:val="16"/>
          <w:szCs w:val="16"/>
        </w:rPr>
        <w:t xml:space="preserve">, </w:t>
      </w:r>
      <w:proofErr w:type="spellStart"/>
      <w:r w:rsidRPr="008D1DC8">
        <w:rPr>
          <w:color w:val="4EA72E" w:themeColor="accent6"/>
          <w:sz w:val="16"/>
          <w:szCs w:val="16"/>
        </w:rPr>
        <w:t>nameBytes.length</w:t>
      </w:r>
      <w:proofErr w:type="spellEnd"/>
      <w:proofErr w:type="gramStart"/>
      <w:r w:rsidRPr="008D1DC8">
        <w:rPr>
          <w:color w:val="4EA72E" w:themeColor="accent6"/>
          <w:sz w:val="16"/>
          <w:szCs w:val="16"/>
        </w:rPr>
        <w:t>);</w:t>
      </w:r>
      <w:proofErr w:type="gramEnd"/>
    </w:p>
    <w:p w14:paraId="011A249D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</w:p>
    <w:p w14:paraId="62FB484A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>            // Compute SHA-1</w:t>
      </w:r>
    </w:p>
    <w:p w14:paraId="5D1133FF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 xml:space="preserve">            </w:t>
      </w:r>
      <w:proofErr w:type="gramStart"/>
      <w:r w:rsidRPr="008D1DC8">
        <w:rPr>
          <w:color w:val="4EA72E" w:themeColor="accent6"/>
          <w:sz w:val="16"/>
          <w:szCs w:val="16"/>
        </w:rPr>
        <w:t>byte[</w:t>
      </w:r>
      <w:proofErr w:type="gramEnd"/>
      <w:r w:rsidRPr="008D1DC8">
        <w:rPr>
          <w:color w:val="4EA72E" w:themeColor="accent6"/>
          <w:sz w:val="16"/>
          <w:szCs w:val="16"/>
        </w:rPr>
        <w:t xml:space="preserve">] </w:t>
      </w:r>
      <w:proofErr w:type="spellStart"/>
      <w:r w:rsidRPr="008D1DC8">
        <w:rPr>
          <w:color w:val="4EA72E" w:themeColor="accent6"/>
          <w:sz w:val="16"/>
          <w:szCs w:val="16"/>
        </w:rPr>
        <w:t>hashBytes</w:t>
      </w:r>
      <w:proofErr w:type="spellEnd"/>
      <w:r w:rsidRPr="008D1DC8">
        <w:rPr>
          <w:color w:val="4EA72E" w:themeColor="accent6"/>
          <w:sz w:val="16"/>
          <w:szCs w:val="16"/>
        </w:rPr>
        <w:t xml:space="preserve"> = </w:t>
      </w:r>
      <w:proofErr w:type="spellStart"/>
      <w:proofErr w:type="gramStart"/>
      <w:r w:rsidRPr="008D1DC8">
        <w:rPr>
          <w:color w:val="4EA72E" w:themeColor="accent6"/>
          <w:sz w:val="16"/>
          <w:szCs w:val="16"/>
        </w:rPr>
        <w:t>md.digest</w:t>
      </w:r>
      <w:proofErr w:type="spellEnd"/>
      <w:proofErr w:type="gramEnd"/>
      <w:r w:rsidRPr="008D1DC8">
        <w:rPr>
          <w:color w:val="4EA72E" w:themeColor="accent6"/>
          <w:sz w:val="16"/>
          <w:szCs w:val="16"/>
        </w:rPr>
        <w:t>(combined</w:t>
      </w:r>
      <w:proofErr w:type="gramStart"/>
      <w:r w:rsidRPr="008D1DC8">
        <w:rPr>
          <w:color w:val="4EA72E" w:themeColor="accent6"/>
          <w:sz w:val="16"/>
          <w:szCs w:val="16"/>
        </w:rPr>
        <w:t>);</w:t>
      </w:r>
      <w:proofErr w:type="gramEnd"/>
    </w:p>
    <w:p w14:paraId="78049F44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 xml:space="preserve">            </w:t>
      </w:r>
      <w:proofErr w:type="spellStart"/>
      <w:r w:rsidRPr="008D1DC8">
        <w:rPr>
          <w:color w:val="4EA72E" w:themeColor="accent6"/>
          <w:sz w:val="16"/>
          <w:szCs w:val="16"/>
        </w:rPr>
        <w:t>BigInteger</w:t>
      </w:r>
      <w:proofErr w:type="spellEnd"/>
      <w:r w:rsidRPr="008D1DC8">
        <w:rPr>
          <w:color w:val="4EA72E" w:themeColor="accent6"/>
          <w:sz w:val="16"/>
          <w:szCs w:val="16"/>
        </w:rPr>
        <w:t xml:space="preserve"> </w:t>
      </w:r>
      <w:proofErr w:type="spellStart"/>
      <w:r w:rsidRPr="008D1DC8">
        <w:rPr>
          <w:color w:val="4EA72E" w:themeColor="accent6"/>
          <w:sz w:val="16"/>
          <w:szCs w:val="16"/>
        </w:rPr>
        <w:t>hashInt</w:t>
      </w:r>
      <w:proofErr w:type="spellEnd"/>
      <w:r w:rsidRPr="008D1DC8">
        <w:rPr>
          <w:color w:val="4EA72E" w:themeColor="accent6"/>
          <w:sz w:val="16"/>
          <w:szCs w:val="16"/>
        </w:rPr>
        <w:t xml:space="preserve"> = new </w:t>
      </w:r>
      <w:proofErr w:type="spellStart"/>
      <w:proofErr w:type="gramStart"/>
      <w:r w:rsidRPr="008D1DC8">
        <w:rPr>
          <w:color w:val="4EA72E" w:themeColor="accent6"/>
          <w:sz w:val="16"/>
          <w:szCs w:val="16"/>
        </w:rPr>
        <w:t>BigInteger</w:t>
      </w:r>
      <w:proofErr w:type="spellEnd"/>
      <w:r w:rsidRPr="008D1DC8">
        <w:rPr>
          <w:color w:val="4EA72E" w:themeColor="accent6"/>
          <w:sz w:val="16"/>
          <w:szCs w:val="16"/>
        </w:rPr>
        <w:t>(</w:t>
      </w:r>
      <w:proofErr w:type="gramEnd"/>
      <w:r w:rsidRPr="008D1DC8">
        <w:rPr>
          <w:color w:val="4EA72E" w:themeColor="accent6"/>
          <w:sz w:val="16"/>
          <w:szCs w:val="16"/>
        </w:rPr>
        <w:t xml:space="preserve">1, </w:t>
      </w:r>
      <w:proofErr w:type="spellStart"/>
      <w:r w:rsidRPr="008D1DC8">
        <w:rPr>
          <w:color w:val="4EA72E" w:themeColor="accent6"/>
          <w:sz w:val="16"/>
          <w:szCs w:val="16"/>
        </w:rPr>
        <w:t>hashBytes</w:t>
      </w:r>
      <w:proofErr w:type="spellEnd"/>
      <w:proofErr w:type="gramStart"/>
      <w:r w:rsidRPr="008D1DC8">
        <w:rPr>
          <w:color w:val="4EA72E" w:themeColor="accent6"/>
          <w:sz w:val="16"/>
          <w:szCs w:val="16"/>
        </w:rPr>
        <w:t>);</w:t>
      </w:r>
      <w:proofErr w:type="gramEnd"/>
    </w:p>
    <w:p w14:paraId="645EE78A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</w:p>
    <w:p w14:paraId="27E59272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>            // Convert to 40-character hex string</w:t>
      </w:r>
    </w:p>
    <w:p w14:paraId="2D2FD5D0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 xml:space="preserve">            String </w:t>
      </w:r>
      <w:proofErr w:type="spellStart"/>
      <w:r w:rsidRPr="008D1DC8">
        <w:rPr>
          <w:color w:val="4EA72E" w:themeColor="accent6"/>
          <w:sz w:val="16"/>
          <w:szCs w:val="16"/>
        </w:rPr>
        <w:t>hashtext</w:t>
      </w:r>
      <w:proofErr w:type="spellEnd"/>
      <w:r w:rsidRPr="008D1DC8">
        <w:rPr>
          <w:color w:val="4EA72E" w:themeColor="accent6"/>
          <w:sz w:val="16"/>
          <w:szCs w:val="16"/>
        </w:rPr>
        <w:t xml:space="preserve"> = </w:t>
      </w:r>
      <w:proofErr w:type="spellStart"/>
      <w:r w:rsidRPr="008D1DC8">
        <w:rPr>
          <w:color w:val="4EA72E" w:themeColor="accent6"/>
          <w:sz w:val="16"/>
          <w:szCs w:val="16"/>
        </w:rPr>
        <w:t>hashInt.toString</w:t>
      </w:r>
      <w:proofErr w:type="spellEnd"/>
      <w:r w:rsidRPr="008D1DC8">
        <w:rPr>
          <w:color w:val="4EA72E" w:themeColor="accent6"/>
          <w:sz w:val="16"/>
          <w:szCs w:val="16"/>
        </w:rPr>
        <w:t>(16</w:t>
      </w:r>
      <w:proofErr w:type="gramStart"/>
      <w:r w:rsidRPr="008D1DC8">
        <w:rPr>
          <w:color w:val="4EA72E" w:themeColor="accent6"/>
          <w:sz w:val="16"/>
          <w:szCs w:val="16"/>
        </w:rPr>
        <w:t>);</w:t>
      </w:r>
      <w:proofErr w:type="gramEnd"/>
    </w:p>
    <w:p w14:paraId="1F2A6175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>            while (</w:t>
      </w:r>
      <w:proofErr w:type="spellStart"/>
      <w:proofErr w:type="gramStart"/>
      <w:r w:rsidRPr="008D1DC8">
        <w:rPr>
          <w:color w:val="4EA72E" w:themeColor="accent6"/>
          <w:sz w:val="16"/>
          <w:szCs w:val="16"/>
        </w:rPr>
        <w:t>hashtext.length</w:t>
      </w:r>
      <w:proofErr w:type="spellEnd"/>
      <w:proofErr w:type="gramEnd"/>
      <w:r w:rsidRPr="008D1DC8">
        <w:rPr>
          <w:color w:val="4EA72E" w:themeColor="accent6"/>
          <w:sz w:val="16"/>
          <w:szCs w:val="16"/>
        </w:rPr>
        <w:t>() &lt; 40) {</w:t>
      </w:r>
    </w:p>
    <w:p w14:paraId="37E997A0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 xml:space="preserve">                </w:t>
      </w:r>
      <w:proofErr w:type="spellStart"/>
      <w:r w:rsidRPr="008D1DC8">
        <w:rPr>
          <w:color w:val="4EA72E" w:themeColor="accent6"/>
          <w:sz w:val="16"/>
          <w:szCs w:val="16"/>
        </w:rPr>
        <w:t>hashtext</w:t>
      </w:r>
      <w:proofErr w:type="spellEnd"/>
      <w:r w:rsidRPr="008D1DC8">
        <w:rPr>
          <w:color w:val="4EA72E" w:themeColor="accent6"/>
          <w:sz w:val="16"/>
          <w:szCs w:val="16"/>
        </w:rPr>
        <w:t xml:space="preserve"> = "0" + </w:t>
      </w:r>
      <w:proofErr w:type="spellStart"/>
      <w:proofErr w:type="gramStart"/>
      <w:r w:rsidRPr="008D1DC8">
        <w:rPr>
          <w:color w:val="4EA72E" w:themeColor="accent6"/>
          <w:sz w:val="16"/>
          <w:szCs w:val="16"/>
        </w:rPr>
        <w:t>hashtext</w:t>
      </w:r>
      <w:proofErr w:type="spellEnd"/>
      <w:r w:rsidRPr="008D1DC8">
        <w:rPr>
          <w:color w:val="4EA72E" w:themeColor="accent6"/>
          <w:sz w:val="16"/>
          <w:szCs w:val="16"/>
        </w:rPr>
        <w:t>;</w:t>
      </w:r>
      <w:proofErr w:type="gramEnd"/>
    </w:p>
    <w:p w14:paraId="176AB1F7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>            }</w:t>
      </w:r>
    </w:p>
    <w:p w14:paraId="733A063A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 xml:space="preserve">            return </w:t>
      </w:r>
      <w:proofErr w:type="spellStart"/>
      <w:proofErr w:type="gramStart"/>
      <w:r w:rsidRPr="008D1DC8">
        <w:rPr>
          <w:color w:val="4EA72E" w:themeColor="accent6"/>
          <w:sz w:val="16"/>
          <w:szCs w:val="16"/>
        </w:rPr>
        <w:t>hashtext</w:t>
      </w:r>
      <w:proofErr w:type="spellEnd"/>
      <w:r w:rsidRPr="008D1DC8">
        <w:rPr>
          <w:color w:val="4EA72E" w:themeColor="accent6"/>
          <w:sz w:val="16"/>
          <w:szCs w:val="16"/>
        </w:rPr>
        <w:t>;</w:t>
      </w:r>
      <w:proofErr w:type="gramEnd"/>
    </w:p>
    <w:p w14:paraId="140DD370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>        } catch (</w:t>
      </w:r>
      <w:proofErr w:type="spellStart"/>
      <w:r w:rsidRPr="008D1DC8">
        <w:rPr>
          <w:color w:val="4EA72E" w:themeColor="accent6"/>
          <w:sz w:val="16"/>
          <w:szCs w:val="16"/>
        </w:rPr>
        <w:t>NoSuchAlgorithmException</w:t>
      </w:r>
      <w:proofErr w:type="spellEnd"/>
      <w:r w:rsidRPr="008D1DC8">
        <w:rPr>
          <w:color w:val="4EA72E" w:themeColor="accent6"/>
          <w:sz w:val="16"/>
          <w:szCs w:val="16"/>
        </w:rPr>
        <w:t xml:space="preserve"> e) {</w:t>
      </w:r>
    </w:p>
    <w:p w14:paraId="7175269B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 xml:space="preserve">            throw new </w:t>
      </w:r>
      <w:proofErr w:type="spellStart"/>
      <w:r w:rsidRPr="008D1DC8">
        <w:rPr>
          <w:color w:val="4EA72E" w:themeColor="accent6"/>
          <w:sz w:val="16"/>
          <w:szCs w:val="16"/>
        </w:rPr>
        <w:t>RuntimeException</w:t>
      </w:r>
      <w:proofErr w:type="spellEnd"/>
      <w:r w:rsidRPr="008D1DC8">
        <w:rPr>
          <w:color w:val="4EA72E" w:themeColor="accent6"/>
          <w:sz w:val="16"/>
          <w:szCs w:val="16"/>
        </w:rPr>
        <w:t>(e</w:t>
      </w:r>
      <w:proofErr w:type="gramStart"/>
      <w:r w:rsidRPr="008D1DC8">
        <w:rPr>
          <w:color w:val="4EA72E" w:themeColor="accent6"/>
          <w:sz w:val="16"/>
          <w:szCs w:val="16"/>
        </w:rPr>
        <w:t>);</w:t>
      </w:r>
      <w:proofErr w:type="gramEnd"/>
    </w:p>
    <w:p w14:paraId="36570DFB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>        }</w:t>
      </w:r>
    </w:p>
    <w:p w14:paraId="44C031D2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>    }</w:t>
      </w:r>
    </w:p>
    <w:p w14:paraId="1C4424C0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</w:p>
    <w:p w14:paraId="7D429CF5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 xml:space="preserve">    public static void </w:t>
      </w:r>
      <w:proofErr w:type="gramStart"/>
      <w:r w:rsidRPr="008D1DC8">
        <w:rPr>
          <w:color w:val="4EA72E" w:themeColor="accent6"/>
          <w:sz w:val="16"/>
          <w:szCs w:val="16"/>
        </w:rPr>
        <w:t>main(String[</w:t>
      </w:r>
      <w:proofErr w:type="gramEnd"/>
      <w:r w:rsidRPr="008D1DC8">
        <w:rPr>
          <w:color w:val="4EA72E" w:themeColor="accent6"/>
          <w:sz w:val="16"/>
          <w:szCs w:val="16"/>
        </w:rPr>
        <w:t xml:space="preserve">] </w:t>
      </w:r>
      <w:proofErr w:type="spellStart"/>
      <w:r w:rsidRPr="008D1DC8">
        <w:rPr>
          <w:color w:val="4EA72E" w:themeColor="accent6"/>
          <w:sz w:val="16"/>
          <w:szCs w:val="16"/>
        </w:rPr>
        <w:t>args</w:t>
      </w:r>
      <w:proofErr w:type="spellEnd"/>
      <w:r w:rsidRPr="008D1DC8">
        <w:rPr>
          <w:color w:val="4EA72E" w:themeColor="accent6"/>
          <w:sz w:val="16"/>
          <w:szCs w:val="16"/>
        </w:rPr>
        <w:t>) {</w:t>
      </w:r>
    </w:p>
    <w:p w14:paraId="7F8C6095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 xml:space="preserve">        </w:t>
      </w:r>
      <w:proofErr w:type="spellStart"/>
      <w:r w:rsidRPr="008D1DC8">
        <w:rPr>
          <w:color w:val="4EA72E" w:themeColor="accent6"/>
          <w:sz w:val="16"/>
          <w:szCs w:val="16"/>
        </w:rPr>
        <w:t>BigInteger</w:t>
      </w:r>
      <w:proofErr w:type="spellEnd"/>
      <w:r w:rsidRPr="008D1DC8">
        <w:rPr>
          <w:color w:val="4EA72E" w:themeColor="accent6"/>
          <w:sz w:val="16"/>
          <w:szCs w:val="16"/>
        </w:rPr>
        <w:t xml:space="preserve"> a = new </w:t>
      </w:r>
      <w:proofErr w:type="spellStart"/>
      <w:proofErr w:type="gramStart"/>
      <w:r w:rsidRPr="008D1DC8">
        <w:rPr>
          <w:color w:val="4EA72E" w:themeColor="accent6"/>
          <w:sz w:val="16"/>
          <w:szCs w:val="16"/>
        </w:rPr>
        <w:t>BigInteger</w:t>
      </w:r>
      <w:proofErr w:type="spellEnd"/>
      <w:r w:rsidRPr="008D1DC8">
        <w:rPr>
          <w:color w:val="4EA72E" w:themeColor="accent6"/>
          <w:sz w:val="16"/>
          <w:szCs w:val="16"/>
        </w:rPr>
        <w:t>(</w:t>
      </w:r>
      <w:proofErr w:type="gramEnd"/>
      <w:r w:rsidRPr="008D1DC8">
        <w:rPr>
          <w:color w:val="4EA72E" w:themeColor="accent6"/>
          <w:sz w:val="16"/>
          <w:szCs w:val="16"/>
        </w:rPr>
        <w:t>"836204261330556031970824693517419534224995436296"</w:t>
      </w:r>
      <w:proofErr w:type="gramStart"/>
      <w:r w:rsidRPr="008D1DC8">
        <w:rPr>
          <w:color w:val="4EA72E" w:themeColor="accent6"/>
          <w:sz w:val="16"/>
          <w:szCs w:val="16"/>
        </w:rPr>
        <w:t>);</w:t>
      </w:r>
      <w:proofErr w:type="gramEnd"/>
    </w:p>
    <w:p w14:paraId="47621E74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 xml:space="preserve">        </w:t>
      </w:r>
      <w:proofErr w:type="spellStart"/>
      <w:r w:rsidRPr="008D1DC8">
        <w:rPr>
          <w:color w:val="4EA72E" w:themeColor="accent6"/>
          <w:sz w:val="16"/>
          <w:szCs w:val="16"/>
        </w:rPr>
        <w:t>BigInteger</w:t>
      </w:r>
      <w:proofErr w:type="spellEnd"/>
      <w:r w:rsidRPr="008D1DC8">
        <w:rPr>
          <w:color w:val="4EA72E" w:themeColor="accent6"/>
          <w:sz w:val="16"/>
          <w:szCs w:val="16"/>
        </w:rPr>
        <w:t xml:space="preserve"> b = new </w:t>
      </w:r>
      <w:proofErr w:type="spellStart"/>
      <w:proofErr w:type="gramStart"/>
      <w:r w:rsidRPr="008D1DC8">
        <w:rPr>
          <w:color w:val="4EA72E" w:themeColor="accent6"/>
          <w:sz w:val="16"/>
          <w:szCs w:val="16"/>
        </w:rPr>
        <w:t>BigInteger</w:t>
      </w:r>
      <w:proofErr w:type="spellEnd"/>
      <w:r w:rsidRPr="008D1DC8">
        <w:rPr>
          <w:color w:val="4EA72E" w:themeColor="accent6"/>
          <w:sz w:val="16"/>
          <w:szCs w:val="16"/>
        </w:rPr>
        <w:t>(</w:t>
      </w:r>
      <w:proofErr w:type="gramEnd"/>
      <w:r w:rsidRPr="008D1DC8">
        <w:rPr>
          <w:color w:val="4EA72E" w:themeColor="accent6"/>
          <w:sz w:val="16"/>
          <w:szCs w:val="16"/>
        </w:rPr>
        <w:t>"1179801408114423392233118431269275225083686068172"</w:t>
      </w:r>
      <w:proofErr w:type="gramStart"/>
      <w:r w:rsidRPr="008D1DC8">
        <w:rPr>
          <w:color w:val="4EA72E" w:themeColor="accent6"/>
          <w:sz w:val="16"/>
          <w:szCs w:val="16"/>
        </w:rPr>
        <w:t>);</w:t>
      </w:r>
      <w:proofErr w:type="gramEnd"/>
    </w:p>
    <w:p w14:paraId="1A371864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</w:p>
    <w:p w14:paraId="4EAF7C69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 xml:space="preserve">        String </w:t>
      </w:r>
      <w:proofErr w:type="spellStart"/>
      <w:r w:rsidRPr="008D1DC8">
        <w:rPr>
          <w:color w:val="4EA72E" w:themeColor="accent6"/>
          <w:sz w:val="16"/>
          <w:szCs w:val="16"/>
        </w:rPr>
        <w:t>firstName</w:t>
      </w:r>
      <w:proofErr w:type="spellEnd"/>
      <w:r w:rsidRPr="008D1DC8">
        <w:rPr>
          <w:color w:val="4EA72E" w:themeColor="accent6"/>
          <w:sz w:val="16"/>
          <w:szCs w:val="16"/>
        </w:rPr>
        <w:t xml:space="preserve"> = "Joshua"; // Replace with your first name</w:t>
      </w:r>
    </w:p>
    <w:p w14:paraId="3D4497F2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>        String surname = "Cayetano"; // Replace with your surname</w:t>
      </w:r>
    </w:p>
    <w:p w14:paraId="0B85E38D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</w:p>
    <w:p w14:paraId="2A775A63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 xml:space="preserve">        // Compute A = SHA1(a || </w:t>
      </w:r>
      <w:proofErr w:type="spellStart"/>
      <w:r w:rsidRPr="008D1DC8">
        <w:rPr>
          <w:color w:val="4EA72E" w:themeColor="accent6"/>
          <w:sz w:val="16"/>
          <w:szCs w:val="16"/>
        </w:rPr>
        <w:t>firstName</w:t>
      </w:r>
      <w:proofErr w:type="spellEnd"/>
      <w:r w:rsidRPr="008D1DC8">
        <w:rPr>
          <w:color w:val="4EA72E" w:themeColor="accent6"/>
          <w:sz w:val="16"/>
          <w:szCs w:val="16"/>
        </w:rPr>
        <w:t>)</w:t>
      </w:r>
    </w:p>
    <w:p w14:paraId="3FD34A5A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 xml:space="preserve">        String A = sha1(a, </w:t>
      </w:r>
      <w:proofErr w:type="spellStart"/>
      <w:r w:rsidRPr="008D1DC8">
        <w:rPr>
          <w:color w:val="4EA72E" w:themeColor="accent6"/>
          <w:sz w:val="16"/>
          <w:szCs w:val="16"/>
        </w:rPr>
        <w:t>firstName</w:t>
      </w:r>
      <w:proofErr w:type="spellEnd"/>
      <w:proofErr w:type="gramStart"/>
      <w:r w:rsidRPr="008D1DC8">
        <w:rPr>
          <w:color w:val="4EA72E" w:themeColor="accent6"/>
          <w:sz w:val="16"/>
          <w:szCs w:val="16"/>
        </w:rPr>
        <w:t>);</w:t>
      </w:r>
      <w:proofErr w:type="gramEnd"/>
    </w:p>
    <w:p w14:paraId="27D835FD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 xml:space="preserve">        </w:t>
      </w:r>
      <w:proofErr w:type="spellStart"/>
      <w:r w:rsidRPr="008D1DC8">
        <w:rPr>
          <w:color w:val="4EA72E" w:themeColor="accent6"/>
          <w:sz w:val="16"/>
          <w:szCs w:val="16"/>
        </w:rPr>
        <w:t>System.out.println</w:t>
      </w:r>
      <w:proofErr w:type="spellEnd"/>
      <w:r w:rsidRPr="008D1DC8">
        <w:rPr>
          <w:color w:val="4EA72E" w:themeColor="accent6"/>
          <w:sz w:val="16"/>
          <w:szCs w:val="16"/>
        </w:rPr>
        <w:t xml:space="preserve">("A = SHA1(a || " + </w:t>
      </w:r>
      <w:proofErr w:type="spellStart"/>
      <w:r w:rsidRPr="008D1DC8">
        <w:rPr>
          <w:color w:val="4EA72E" w:themeColor="accent6"/>
          <w:sz w:val="16"/>
          <w:szCs w:val="16"/>
        </w:rPr>
        <w:t>firstName</w:t>
      </w:r>
      <w:proofErr w:type="spellEnd"/>
      <w:r w:rsidRPr="008D1DC8">
        <w:rPr>
          <w:color w:val="4EA72E" w:themeColor="accent6"/>
          <w:sz w:val="16"/>
          <w:szCs w:val="16"/>
        </w:rPr>
        <w:t xml:space="preserve"> + ") = " + A</w:t>
      </w:r>
      <w:proofErr w:type="gramStart"/>
      <w:r w:rsidRPr="008D1DC8">
        <w:rPr>
          <w:color w:val="4EA72E" w:themeColor="accent6"/>
          <w:sz w:val="16"/>
          <w:szCs w:val="16"/>
        </w:rPr>
        <w:t>);</w:t>
      </w:r>
      <w:proofErr w:type="gramEnd"/>
    </w:p>
    <w:p w14:paraId="2C9BF5D7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</w:p>
    <w:p w14:paraId="76330528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>        // Compute B = SHA1(b || surname)</w:t>
      </w:r>
    </w:p>
    <w:p w14:paraId="1E59B762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>        String B = sha1(b, surname</w:t>
      </w:r>
      <w:proofErr w:type="gramStart"/>
      <w:r w:rsidRPr="008D1DC8">
        <w:rPr>
          <w:color w:val="4EA72E" w:themeColor="accent6"/>
          <w:sz w:val="16"/>
          <w:szCs w:val="16"/>
        </w:rPr>
        <w:t>);</w:t>
      </w:r>
      <w:proofErr w:type="gramEnd"/>
    </w:p>
    <w:p w14:paraId="72DCFB26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 xml:space="preserve">        </w:t>
      </w:r>
      <w:proofErr w:type="spellStart"/>
      <w:r w:rsidRPr="008D1DC8">
        <w:rPr>
          <w:color w:val="4EA72E" w:themeColor="accent6"/>
          <w:sz w:val="16"/>
          <w:szCs w:val="16"/>
        </w:rPr>
        <w:t>System.out.println</w:t>
      </w:r>
      <w:proofErr w:type="spellEnd"/>
      <w:r w:rsidRPr="008D1DC8">
        <w:rPr>
          <w:color w:val="4EA72E" w:themeColor="accent6"/>
          <w:sz w:val="16"/>
          <w:szCs w:val="16"/>
        </w:rPr>
        <w:t>("B = SHA1(b || " + surname + ") = " + B</w:t>
      </w:r>
      <w:proofErr w:type="gramStart"/>
      <w:r w:rsidRPr="008D1DC8">
        <w:rPr>
          <w:color w:val="4EA72E" w:themeColor="accent6"/>
          <w:sz w:val="16"/>
          <w:szCs w:val="16"/>
        </w:rPr>
        <w:t>);</w:t>
      </w:r>
      <w:proofErr w:type="gramEnd"/>
    </w:p>
    <w:p w14:paraId="229BC4C3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>    }</w:t>
      </w:r>
    </w:p>
    <w:p w14:paraId="4CD82C4E" w14:textId="77777777" w:rsidR="008D1DC8" w:rsidRPr="008D1DC8" w:rsidRDefault="008D1DC8" w:rsidP="008D1DC8">
      <w:pPr>
        <w:pStyle w:val="NoSpacing"/>
        <w:rPr>
          <w:color w:val="4EA72E" w:themeColor="accent6"/>
          <w:sz w:val="16"/>
          <w:szCs w:val="16"/>
        </w:rPr>
      </w:pPr>
      <w:r w:rsidRPr="008D1DC8">
        <w:rPr>
          <w:color w:val="4EA72E" w:themeColor="accent6"/>
          <w:sz w:val="16"/>
          <w:szCs w:val="16"/>
        </w:rPr>
        <w:t>}</w:t>
      </w:r>
    </w:p>
    <w:p w14:paraId="4B980176" w14:textId="752D9346" w:rsidR="008D1DC8" w:rsidRPr="008D1DC8" w:rsidRDefault="008D1DC8" w:rsidP="00DE06A2"/>
    <w:p w14:paraId="3C33CD64" w14:textId="64814DEC" w:rsidR="00A70C58" w:rsidRDefault="004C77DD" w:rsidP="00DE06A2">
      <w:pPr>
        <w:rPr>
          <w:b/>
          <w:bCs/>
        </w:rPr>
      </w:pPr>
      <w:r>
        <w:rPr>
          <w:b/>
          <w:bCs/>
        </w:rPr>
        <w:t>Result</w:t>
      </w:r>
    </w:p>
    <w:p w14:paraId="7B650D10" w14:textId="349EF558" w:rsidR="004C77DD" w:rsidRPr="004C77DD" w:rsidRDefault="004C77DD" w:rsidP="00DE06A2">
      <w:r w:rsidRPr="004C77DD">
        <w:rPr>
          <w:noProof/>
        </w:rPr>
        <w:drawing>
          <wp:inline distT="0" distB="0" distL="0" distR="0" wp14:anchorId="5136F42E" wp14:editId="0A3F4298">
            <wp:extent cx="5519420" cy="390525"/>
            <wp:effectExtent l="0" t="0" r="5080" b="9525"/>
            <wp:docPr id="56595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5139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60760" cy="39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D924" w14:textId="77777777" w:rsidR="00AE02E9" w:rsidRDefault="00AE02E9" w:rsidP="00AE02E9">
      <w:pPr>
        <w:pStyle w:val="NoSpacing"/>
      </w:pPr>
      <w:r w:rsidRPr="000B358B">
        <w:rPr>
          <w:b/>
          <w:bCs/>
        </w:rPr>
        <w:t>a = SHA1(a || Joshua)</w:t>
      </w:r>
      <w:r>
        <w:t xml:space="preserve"> = 901c5425cdaa6eeba5306fd7f2c918a61ef40aaf</w:t>
      </w:r>
    </w:p>
    <w:p w14:paraId="701E4693" w14:textId="66BF20E1" w:rsidR="008D1DC8" w:rsidRDefault="00AE02E9" w:rsidP="00AE02E9">
      <w:pPr>
        <w:pStyle w:val="NoSpacing"/>
      </w:pPr>
      <w:r w:rsidRPr="000B358B">
        <w:rPr>
          <w:b/>
          <w:bCs/>
        </w:rPr>
        <w:t>b = SHA1(b || Cayetano)</w:t>
      </w:r>
      <w:r>
        <w:t xml:space="preserve"> = 1594067a0a213ff946a71d1fc864a623ea76f7a3</w:t>
      </w:r>
    </w:p>
    <w:p w14:paraId="124F40FE" w14:textId="77777777" w:rsidR="009D1643" w:rsidRDefault="009D1643" w:rsidP="00B75F2C">
      <w:pPr>
        <w:pStyle w:val="NoSpacing"/>
        <w:rPr>
          <w:b/>
          <w:bCs/>
        </w:rPr>
      </w:pPr>
    </w:p>
    <w:p w14:paraId="7961AE70" w14:textId="212B39A5" w:rsidR="00E46BE1" w:rsidRDefault="00E46BE1" w:rsidP="00B75F2C">
      <w:pPr>
        <w:pStyle w:val="NoSpacing"/>
      </w:pPr>
      <w:r w:rsidRPr="000F7081">
        <w:rPr>
          <w:b/>
          <w:bCs/>
        </w:rPr>
        <w:t>Note:</w:t>
      </w:r>
      <w:r>
        <w:t xml:space="preserve"> We do not convert </w:t>
      </w:r>
      <w:r w:rsidR="003A3A24">
        <w:t>“Joshua” and “Cayetano” into hex. This is because in the assignment specification</w:t>
      </w:r>
      <w:r w:rsidR="000F7081">
        <w:t xml:space="preserve"> (4.3),</w:t>
      </w:r>
      <w:r w:rsidR="003A3A24">
        <w:t xml:space="preserve"> it states that these are </w:t>
      </w:r>
      <w:r w:rsidR="000F7081">
        <w:t xml:space="preserve">concatenated as they are. </w:t>
      </w:r>
      <w:r w:rsidR="00CD3521">
        <w:t xml:space="preserve"> </w:t>
      </w:r>
    </w:p>
    <w:p w14:paraId="1BA7CFF2" w14:textId="77777777" w:rsidR="00871186" w:rsidRPr="00DE06A2" w:rsidRDefault="00871186" w:rsidP="00DE06A2"/>
    <w:p w14:paraId="2004778D" w14:textId="6E4EED09" w:rsidR="00F3025A" w:rsidRDefault="00F3025A" w:rsidP="00F3025A">
      <w:pPr>
        <w:pStyle w:val="Heading2"/>
        <w:rPr>
          <w:b/>
          <w:bCs/>
          <w:noProof/>
          <w:sz w:val="20"/>
          <w:szCs w:val="20"/>
        </w:rPr>
      </w:pPr>
      <w:r w:rsidRPr="00F3025A">
        <w:rPr>
          <w:b/>
          <w:bCs/>
          <w:noProof/>
          <w:sz w:val="20"/>
          <w:szCs w:val="20"/>
        </w:rPr>
        <w:t>4.2)Use a Crypto Library to implement the modular exploentiation algorithm for larger integers and use your implementation to output y=g</w:t>
      </w:r>
      <w:r w:rsidRPr="00F3025A">
        <w:rPr>
          <w:b/>
          <w:bCs/>
          <w:noProof/>
          <w:sz w:val="20"/>
          <w:szCs w:val="20"/>
          <w:vertAlign w:val="superscript"/>
        </w:rPr>
        <w:t>x</w:t>
      </w:r>
      <w:r w:rsidRPr="00F3025A">
        <w:rPr>
          <w:b/>
          <w:bCs/>
          <w:noProof/>
          <w:sz w:val="20"/>
          <w:szCs w:val="20"/>
        </w:rPr>
        <w:t xml:space="preserve">(mod p), where x=SHA1(your student ID).  </w:t>
      </w:r>
    </w:p>
    <w:p w14:paraId="74FE9C7A" w14:textId="66C5E35D" w:rsidR="004B36EF" w:rsidRDefault="004B36EF" w:rsidP="00142557">
      <w:pPr>
        <w:pStyle w:val="NoSpacing"/>
        <w:rPr>
          <w:b/>
          <w:bCs/>
        </w:rPr>
      </w:pPr>
      <w:r w:rsidRPr="004B36EF">
        <w:rPr>
          <w:b/>
          <w:bCs/>
        </w:rPr>
        <w:t xml:space="preserve">Compute y = </w:t>
      </w:r>
      <w:proofErr w:type="spellStart"/>
      <w:r w:rsidRPr="004B36EF">
        <w:rPr>
          <w:b/>
          <w:bCs/>
        </w:rPr>
        <w:t>g^x</w:t>
      </w:r>
      <w:proofErr w:type="spellEnd"/>
      <w:r w:rsidRPr="004B36EF">
        <w:rPr>
          <w:b/>
          <w:bCs/>
        </w:rPr>
        <w:t xml:space="preserve"> mod p</w:t>
      </w:r>
    </w:p>
    <w:p w14:paraId="76C7D747" w14:textId="0BE1EAEF" w:rsidR="00142557" w:rsidRPr="00D63F25" w:rsidRDefault="00142557" w:rsidP="00142557">
      <w:pPr>
        <w:pStyle w:val="NoSpacing"/>
        <w:rPr>
          <w:color w:val="FF0000"/>
        </w:rPr>
      </w:pPr>
      <w:r w:rsidRPr="00D63F25">
        <w:rPr>
          <w:b/>
          <w:bCs/>
          <w:color w:val="FF0000"/>
        </w:rPr>
        <w:t>x</w:t>
      </w:r>
      <w:r w:rsidRPr="00D63F25">
        <w:rPr>
          <w:color w:val="FF0000"/>
        </w:rPr>
        <w:t xml:space="preserve"> = SHA1(student number)</w:t>
      </w:r>
    </w:p>
    <w:p w14:paraId="6B9AC330" w14:textId="77777777" w:rsidR="00142557" w:rsidRDefault="00142557" w:rsidP="00142557">
      <w:pPr>
        <w:pStyle w:val="NoSpacing"/>
      </w:pPr>
      <w:r>
        <w:t>= 3722151</w:t>
      </w:r>
    </w:p>
    <w:p w14:paraId="2B3F0725" w14:textId="77777777" w:rsidR="00142557" w:rsidRDefault="00142557" w:rsidP="00142557">
      <w:pPr>
        <w:pStyle w:val="NoSpacing"/>
      </w:pPr>
      <w:r>
        <w:t xml:space="preserve">Use </w:t>
      </w:r>
      <w:hyperlink r:id="rId54" w:history="1">
        <w:r w:rsidRPr="003B0D3B">
          <w:rPr>
            <w:rStyle w:val="Hyperlink"/>
          </w:rPr>
          <w:t>https://emn178.github.io/online-tools/sha1.html</w:t>
        </w:r>
      </w:hyperlink>
      <w:r>
        <w:t xml:space="preserve"> =</w:t>
      </w:r>
    </w:p>
    <w:p w14:paraId="2C01CFEA" w14:textId="77777777" w:rsidR="00142557" w:rsidRDefault="00142557" w:rsidP="00142557">
      <w:pPr>
        <w:pStyle w:val="NoSpacing"/>
      </w:pPr>
      <w:r w:rsidRPr="00F67637">
        <w:t>7c177916a41959fcd0964ca183b8e072d593c818</w:t>
      </w:r>
    </w:p>
    <w:p w14:paraId="4418642C" w14:textId="745F0410" w:rsidR="00142557" w:rsidRDefault="00142557" w:rsidP="00142557"/>
    <w:p w14:paraId="355A15A4" w14:textId="76A6E599" w:rsidR="004B36EF" w:rsidRPr="0079793B" w:rsidRDefault="0079793B" w:rsidP="00142557">
      <w:r>
        <w:t>G and P are provided in the assignment specifications.</w:t>
      </w:r>
      <w:r w:rsidR="00116FC9">
        <w:t xml:space="preserve"> These are decimal values.</w:t>
      </w:r>
    </w:p>
    <w:p w14:paraId="1458C4FB" w14:textId="17420BCF" w:rsidR="004B36EF" w:rsidRDefault="00706073" w:rsidP="00F90F01">
      <w:pPr>
        <w:pStyle w:val="ListParagraph"/>
        <w:numPr>
          <w:ilvl w:val="0"/>
          <w:numId w:val="5"/>
        </w:numPr>
      </w:pPr>
      <w:r>
        <w:t>Also highlighted below.</w:t>
      </w:r>
    </w:p>
    <w:p w14:paraId="57350B54" w14:textId="0AFBD2C3" w:rsidR="00C221A0" w:rsidRDefault="00C221A0" w:rsidP="00142557">
      <w:r>
        <w:t>Use the following code</w:t>
      </w:r>
      <w:r w:rsidR="005D6B12">
        <w:t xml:space="preserve"> in Java</w:t>
      </w:r>
      <w:r w:rsidR="00B175C9">
        <w:t>, e.g., “</w:t>
      </w:r>
      <w:r w:rsidR="001B6F29" w:rsidRPr="001B6F29">
        <w:rPr>
          <w:b/>
          <w:bCs/>
        </w:rPr>
        <w:t>Q4</w:t>
      </w:r>
      <w:r w:rsidR="00B175C9" w:rsidRPr="001B6F29">
        <w:rPr>
          <w:b/>
          <w:bCs/>
        </w:rPr>
        <w:t>Crypto</w:t>
      </w:r>
      <w:r w:rsidR="002219EF" w:rsidRPr="001B6F29">
        <w:rPr>
          <w:b/>
          <w:bCs/>
        </w:rPr>
        <w:t>Library</w:t>
      </w:r>
      <w:r w:rsidR="00B175C9">
        <w:t>.j</w:t>
      </w:r>
      <w:r w:rsidR="00570DD8">
        <w:t>ava</w:t>
      </w:r>
      <w:r w:rsidR="00B175C9">
        <w:t>”</w:t>
      </w:r>
      <w:r>
        <w:t>:</w:t>
      </w:r>
    </w:p>
    <w:p w14:paraId="6D4CD485" w14:textId="77777777" w:rsidR="00103568" w:rsidRPr="00103568" w:rsidRDefault="00103568" w:rsidP="00103568">
      <w:pPr>
        <w:rPr>
          <w:color w:val="4EA72E" w:themeColor="accent6"/>
        </w:rPr>
      </w:pPr>
      <w:r w:rsidRPr="00103568">
        <w:rPr>
          <w:color w:val="4EA72E" w:themeColor="accent6"/>
        </w:rPr>
        <w:t xml:space="preserve">import </w:t>
      </w:r>
      <w:proofErr w:type="spellStart"/>
      <w:proofErr w:type="gramStart"/>
      <w:r w:rsidRPr="00103568">
        <w:rPr>
          <w:color w:val="4EA72E" w:themeColor="accent6"/>
        </w:rPr>
        <w:t>java.math</w:t>
      </w:r>
      <w:proofErr w:type="gramEnd"/>
      <w:r w:rsidRPr="00103568">
        <w:rPr>
          <w:color w:val="4EA72E" w:themeColor="accent6"/>
        </w:rPr>
        <w:t>.</w:t>
      </w:r>
      <w:proofErr w:type="gramStart"/>
      <w:r w:rsidRPr="00103568">
        <w:rPr>
          <w:color w:val="4EA72E" w:themeColor="accent6"/>
        </w:rPr>
        <w:t>BigInteger</w:t>
      </w:r>
      <w:proofErr w:type="spellEnd"/>
      <w:r w:rsidRPr="00103568">
        <w:rPr>
          <w:color w:val="4EA72E" w:themeColor="accent6"/>
        </w:rPr>
        <w:t>;</w:t>
      </w:r>
      <w:proofErr w:type="gramEnd"/>
    </w:p>
    <w:p w14:paraId="3781D958" w14:textId="77777777" w:rsidR="00103568" w:rsidRPr="00103568" w:rsidRDefault="00103568" w:rsidP="00103568">
      <w:pPr>
        <w:rPr>
          <w:color w:val="4EA72E" w:themeColor="accent6"/>
        </w:rPr>
      </w:pPr>
    </w:p>
    <w:p w14:paraId="0B7BD585" w14:textId="77777777" w:rsidR="00103568" w:rsidRPr="00103568" w:rsidRDefault="00103568" w:rsidP="00103568">
      <w:pPr>
        <w:rPr>
          <w:color w:val="4EA72E" w:themeColor="accent6"/>
        </w:rPr>
      </w:pPr>
      <w:r w:rsidRPr="00103568">
        <w:rPr>
          <w:color w:val="4EA72E" w:themeColor="accent6"/>
        </w:rPr>
        <w:lastRenderedPageBreak/>
        <w:t>public class Q4CryptoLibrary {</w:t>
      </w:r>
    </w:p>
    <w:p w14:paraId="28BB0CE9" w14:textId="77777777" w:rsidR="00103568" w:rsidRPr="00103568" w:rsidRDefault="00103568" w:rsidP="00103568">
      <w:pPr>
        <w:rPr>
          <w:color w:val="4EA72E" w:themeColor="accent6"/>
        </w:rPr>
      </w:pPr>
      <w:r w:rsidRPr="00103568">
        <w:rPr>
          <w:color w:val="4EA72E" w:themeColor="accent6"/>
        </w:rPr>
        <w:t xml:space="preserve">    public static void </w:t>
      </w:r>
      <w:proofErr w:type="gramStart"/>
      <w:r w:rsidRPr="00103568">
        <w:rPr>
          <w:color w:val="4EA72E" w:themeColor="accent6"/>
        </w:rPr>
        <w:t>main(String[</w:t>
      </w:r>
      <w:proofErr w:type="gramEnd"/>
      <w:r w:rsidRPr="00103568">
        <w:rPr>
          <w:color w:val="4EA72E" w:themeColor="accent6"/>
        </w:rPr>
        <w:t xml:space="preserve">] </w:t>
      </w:r>
      <w:proofErr w:type="spellStart"/>
      <w:r w:rsidRPr="00103568">
        <w:rPr>
          <w:color w:val="4EA72E" w:themeColor="accent6"/>
        </w:rPr>
        <w:t>args</w:t>
      </w:r>
      <w:proofErr w:type="spellEnd"/>
      <w:r w:rsidRPr="00103568">
        <w:rPr>
          <w:color w:val="4EA72E" w:themeColor="accent6"/>
        </w:rPr>
        <w:t>) {</w:t>
      </w:r>
    </w:p>
    <w:p w14:paraId="2AEB05F6" w14:textId="77777777" w:rsidR="00103568" w:rsidRPr="00103568" w:rsidRDefault="00103568" w:rsidP="00103568">
      <w:pPr>
        <w:rPr>
          <w:color w:val="4EA72E" w:themeColor="accent6"/>
        </w:rPr>
      </w:pPr>
      <w:r w:rsidRPr="00103568">
        <w:rPr>
          <w:color w:val="4EA72E" w:themeColor="accent6"/>
        </w:rPr>
        <w:t>        // Given constants (p and g)</w:t>
      </w:r>
    </w:p>
    <w:p w14:paraId="15507481" w14:textId="77777777" w:rsidR="00103568" w:rsidRPr="00103568" w:rsidRDefault="00103568" w:rsidP="00103568">
      <w:pPr>
        <w:rPr>
          <w:color w:val="4EA72E" w:themeColor="accent6"/>
        </w:rPr>
      </w:pPr>
      <w:r w:rsidRPr="00103568">
        <w:rPr>
          <w:color w:val="4EA72E" w:themeColor="accent6"/>
        </w:rPr>
        <w:t xml:space="preserve">        </w:t>
      </w:r>
      <w:proofErr w:type="spellStart"/>
      <w:r w:rsidRPr="00103568">
        <w:rPr>
          <w:color w:val="4EA72E" w:themeColor="accent6"/>
        </w:rPr>
        <w:t>BigInteger</w:t>
      </w:r>
      <w:proofErr w:type="spellEnd"/>
      <w:r w:rsidRPr="00103568">
        <w:rPr>
          <w:color w:val="4EA72E" w:themeColor="accent6"/>
        </w:rPr>
        <w:t xml:space="preserve"> p = new </w:t>
      </w:r>
      <w:proofErr w:type="spellStart"/>
      <w:proofErr w:type="gramStart"/>
      <w:r w:rsidRPr="00103568">
        <w:rPr>
          <w:color w:val="4EA72E" w:themeColor="accent6"/>
        </w:rPr>
        <w:t>BigInteger</w:t>
      </w:r>
      <w:proofErr w:type="spellEnd"/>
      <w:r w:rsidRPr="00103568">
        <w:rPr>
          <w:color w:val="4EA72E" w:themeColor="accent6"/>
        </w:rPr>
        <w:t>(</w:t>
      </w:r>
      <w:proofErr w:type="gramEnd"/>
    </w:p>
    <w:p w14:paraId="4A922CF0" w14:textId="77777777" w:rsidR="00103568" w:rsidRPr="00103568" w:rsidRDefault="00103568" w:rsidP="00103568">
      <w:pPr>
        <w:rPr>
          <w:color w:val="4EA72E" w:themeColor="accent6"/>
        </w:rPr>
      </w:pPr>
      <w:r w:rsidRPr="00103568">
        <w:rPr>
          <w:color w:val="4EA72E" w:themeColor="accent6"/>
        </w:rPr>
        <w:t>                "178011905478542266528237562450159990145232156369120674273274450314442865788737020770612695252123463079567156784778466449970650770920727857050009668388144034129745221171818506047231150039301079959358067395348717066319802262019714966524135060945913707594956514672855690606794135837542707371727429551343320695239"</w:t>
      </w:r>
      <w:proofErr w:type="gramStart"/>
      <w:r w:rsidRPr="00103568">
        <w:rPr>
          <w:color w:val="4EA72E" w:themeColor="accent6"/>
        </w:rPr>
        <w:t>);</w:t>
      </w:r>
      <w:proofErr w:type="gramEnd"/>
    </w:p>
    <w:p w14:paraId="64D2D63E" w14:textId="77777777" w:rsidR="00103568" w:rsidRPr="00103568" w:rsidRDefault="00103568" w:rsidP="00103568">
      <w:pPr>
        <w:rPr>
          <w:color w:val="4EA72E" w:themeColor="accent6"/>
        </w:rPr>
      </w:pPr>
      <w:r w:rsidRPr="00103568">
        <w:rPr>
          <w:color w:val="4EA72E" w:themeColor="accent6"/>
        </w:rPr>
        <w:t xml:space="preserve">        </w:t>
      </w:r>
      <w:proofErr w:type="spellStart"/>
      <w:r w:rsidRPr="00103568">
        <w:rPr>
          <w:color w:val="4EA72E" w:themeColor="accent6"/>
        </w:rPr>
        <w:t>BigInteger</w:t>
      </w:r>
      <w:proofErr w:type="spellEnd"/>
      <w:r w:rsidRPr="00103568">
        <w:rPr>
          <w:color w:val="4EA72E" w:themeColor="accent6"/>
        </w:rPr>
        <w:t xml:space="preserve"> g = new </w:t>
      </w:r>
      <w:proofErr w:type="spellStart"/>
      <w:proofErr w:type="gramStart"/>
      <w:r w:rsidRPr="00103568">
        <w:rPr>
          <w:color w:val="4EA72E" w:themeColor="accent6"/>
        </w:rPr>
        <w:t>BigInteger</w:t>
      </w:r>
      <w:proofErr w:type="spellEnd"/>
      <w:r w:rsidRPr="00103568">
        <w:rPr>
          <w:color w:val="4EA72E" w:themeColor="accent6"/>
        </w:rPr>
        <w:t>(</w:t>
      </w:r>
      <w:proofErr w:type="gramEnd"/>
    </w:p>
    <w:p w14:paraId="0771E750" w14:textId="77777777" w:rsidR="00103568" w:rsidRPr="00103568" w:rsidRDefault="00103568" w:rsidP="00103568">
      <w:pPr>
        <w:rPr>
          <w:color w:val="4EA72E" w:themeColor="accent6"/>
        </w:rPr>
      </w:pPr>
      <w:r w:rsidRPr="00103568">
        <w:rPr>
          <w:color w:val="4EA72E" w:themeColor="accent6"/>
        </w:rPr>
        <w:t>                "174068207532402095185811980123523436538604490794561350978495831040599953488455823147851597408940950725307797094915759492368300574252438761037084473467180148876118103083043754985190983472601550494691329488083395492313850000361646482644608492304078721818959999056496097769368017749273708962006689187956744210730"</w:t>
      </w:r>
      <w:proofErr w:type="gramStart"/>
      <w:r w:rsidRPr="00103568">
        <w:rPr>
          <w:color w:val="4EA72E" w:themeColor="accent6"/>
        </w:rPr>
        <w:t>);</w:t>
      </w:r>
      <w:proofErr w:type="gramEnd"/>
    </w:p>
    <w:p w14:paraId="37C392EC" w14:textId="77777777" w:rsidR="00103568" w:rsidRPr="00103568" w:rsidRDefault="00103568" w:rsidP="00103568">
      <w:pPr>
        <w:rPr>
          <w:color w:val="4EA72E" w:themeColor="accent6"/>
        </w:rPr>
      </w:pPr>
    </w:p>
    <w:p w14:paraId="64E83DAD" w14:textId="77777777" w:rsidR="00103568" w:rsidRPr="00103568" w:rsidRDefault="00103568" w:rsidP="00103568">
      <w:pPr>
        <w:rPr>
          <w:color w:val="4EA72E" w:themeColor="accent6"/>
        </w:rPr>
      </w:pPr>
      <w:r w:rsidRPr="00103568">
        <w:rPr>
          <w:color w:val="4EA72E" w:themeColor="accent6"/>
        </w:rPr>
        <w:t>        // SHA-1 of student ID (hex string)</w:t>
      </w:r>
    </w:p>
    <w:p w14:paraId="3C92FCCD" w14:textId="77777777" w:rsidR="00103568" w:rsidRPr="00103568" w:rsidRDefault="00103568" w:rsidP="00103568">
      <w:pPr>
        <w:rPr>
          <w:color w:val="4EA72E" w:themeColor="accent6"/>
        </w:rPr>
      </w:pPr>
      <w:r w:rsidRPr="00103568">
        <w:rPr>
          <w:color w:val="4EA72E" w:themeColor="accent6"/>
        </w:rPr>
        <w:t xml:space="preserve">        String </w:t>
      </w:r>
      <w:proofErr w:type="spellStart"/>
      <w:r w:rsidRPr="00103568">
        <w:rPr>
          <w:color w:val="4EA72E" w:themeColor="accent6"/>
        </w:rPr>
        <w:t>xHex</w:t>
      </w:r>
      <w:proofErr w:type="spellEnd"/>
      <w:r w:rsidRPr="00103568">
        <w:rPr>
          <w:color w:val="4EA72E" w:themeColor="accent6"/>
        </w:rPr>
        <w:t xml:space="preserve"> = "7c177916a41959fcd0964ca183b8e072d593c818</w:t>
      </w:r>
      <w:proofErr w:type="gramStart"/>
      <w:r w:rsidRPr="00103568">
        <w:rPr>
          <w:color w:val="4EA72E" w:themeColor="accent6"/>
        </w:rPr>
        <w:t>";</w:t>
      </w:r>
      <w:proofErr w:type="gramEnd"/>
    </w:p>
    <w:p w14:paraId="6DF90DFA" w14:textId="77777777" w:rsidR="00103568" w:rsidRPr="00103568" w:rsidRDefault="00103568" w:rsidP="00103568">
      <w:pPr>
        <w:rPr>
          <w:color w:val="4EA72E" w:themeColor="accent6"/>
        </w:rPr>
      </w:pPr>
      <w:r w:rsidRPr="00103568">
        <w:rPr>
          <w:color w:val="4EA72E" w:themeColor="accent6"/>
        </w:rPr>
        <w:t xml:space="preserve">        </w:t>
      </w:r>
      <w:proofErr w:type="spellStart"/>
      <w:r w:rsidRPr="00103568">
        <w:rPr>
          <w:color w:val="4EA72E" w:themeColor="accent6"/>
        </w:rPr>
        <w:t>BigInteger</w:t>
      </w:r>
      <w:proofErr w:type="spellEnd"/>
      <w:r w:rsidRPr="00103568">
        <w:rPr>
          <w:color w:val="4EA72E" w:themeColor="accent6"/>
        </w:rPr>
        <w:t xml:space="preserve"> x = new </w:t>
      </w:r>
      <w:proofErr w:type="spellStart"/>
      <w:proofErr w:type="gramStart"/>
      <w:r w:rsidRPr="00103568">
        <w:rPr>
          <w:color w:val="4EA72E" w:themeColor="accent6"/>
        </w:rPr>
        <w:t>BigInteger</w:t>
      </w:r>
      <w:proofErr w:type="spellEnd"/>
      <w:r w:rsidRPr="00103568">
        <w:rPr>
          <w:color w:val="4EA72E" w:themeColor="accent6"/>
        </w:rPr>
        <w:t>(</w:t>
      </w:r>
      <w:proofErr w:type="spellStart"/>
      <w:proofErr w:type="gramEnd"/>
      <w:r w:rsidRPr="00103568">
        <w:rPr>
          <w:color w:val="4EA72E" w:themeColor="accent6"/>
        </w:rPr>
        <w:t>xHex</w:t>
      </w:r>
      <w:proofErr w:type="spellEnd"/>
      <w:r w:rsidRPr="00103568">
        <w:rPr>
          <w:color w:val="4EA72E" w:themeColor="accent6"/>
        </w:rPr>
        <w:t xml:space="preserve">, 16); // Convert hex to </w:t>
      </w:r>
      <w:proofErr w:type="spellStart"/>
      <w:r w:rsidRPr="00103568">
        <w:rPr>
          <w:color w:val="4EA72E" w:themeColor="accent6"/>
        </w:rPr>
        <w:t>BigInteger</w:t>
      </w:r>
      <w:proofErr w:type="spellEnd"/>
    </w:p>
    <w:p w14:paraId="069A10EE" w14:textId="77777777" w:rsidR="00103568" w:rsidRPr="00103568" w:rsidRDefault="00103568" w:rsidP="00103568">
      <w:pPr>
        <w:rPr>
          <w:color w:val="4EA72E" w:themeColor="accent6"/>
        </w:rPr>
      </w:pPr>
    </w:p>
    <w:p w14:paraId="5F883D85" w14:textId="77777777" w:rsidR="00103568" w:rsidRPr="00103568" w:rsidRDefault="00103568" w:rsidP="00103568">
      <w:pPr>
        <w:rPr>
          <w:color w:val="4EA72E" w:themeColor="accent6"/>
        </w:rPr>
      </w:pPr>
      <w:r w:rsidRPr="00103568">
        <w:rPr>
          <w:color w:val="4EA72E" w:themeColor="accent6"/>
        </w:rPr>
        <w:t xml:space="preserve">        // Compute y = </w:t>
      </w:r>
      <w:proofErr w:type="spellStart"/>
      <w:r w:rsidRPr="00103568">
        <w:rPr>
          <w:color w:val="4EA72E" w:themeColor="accent6"/>
        </w:rPr>
        <w:t>g^x</w:t>
      </w:r>
      <w:proofErr w:type="spellEnd"/>
      <w:r w:rsidRPr="00103568">
        <w:rPr>
          <w:color w:val="4EA72E" w:themeColor="accent6"/>
        </w:rPr>
        <w:t xml:space="preserve"> mod p (g and p are in decimal, but base doesn't matter for</w:t>
      </w:r>
    </w:p>
    <w:p w14:paraId="08AD06F7" w14:textId="77777777" w:rsidR="00103568" w:rsidRPr="00103568" w:rsidRDefault="00103568" w:rsidP="00103568">
      <w:pPr>
        <w:rPr>
          <w:color w:val="4EA72E" w:themeColor="accent6"/>
        </w:rPr>
      </w:pPr>
      <w:r w:rsidRPr="00103568">
        <w:rPr>
          <w:color w:val="4EA72E" w:themeColor="accent6"/>
        </w:rPr>
        <w:t>        // computation)</w:t>
      </w:r>
    </w:p>
    <w:p w14:paraId="70F0D791" w14:textId="77777777" w:rsidR="00103568" w:rsidRPr="00103568" w:rsidRDefault="00103568" w:rsidP="00103568">
      <w:pPr>
        <w:rPr>
          <w:color w:val="4EA72E" w:themeColor="accent6"/>
        </w:rPr>
      </w:pPr>
      <w:r w:rsidRPr="00103568">
        <w:rPr>
          <w:color w:val="4EA72E" w:themeColor="accent6"/>
        </w:rPr>
        <w:t xml:space="preserve">        </w:t>
      </w:r>
      <w:proofErr w:type="spellStart"/>
      <w:r w:rsidRPr="00103568">
        <w:rPr>
          <w:color w:val="4EA72E" w:themeColor="accent6"/>
        </w:rPr>
        <w:t>BigInteger</w:t>
      </w:r>
      <w:proofErr w:type="spellEnd"/>
      <w:r w:rsidRPr="00103568">
        <w:rPr>
          <w:color w:val="4EA72E" w:themeColor="accent6"/>
        </w:rPr>
        <w:t xml:space="preserve"> y = </w:t>
      </w:r>
      <w:proofErr w:type="spellStart"/>
      <w:proofErr w:type="gramStart"/>
      <w:r w:rsidRPr="00103568">
        <w:rPr>
          <w:color w:val="4EA72E" w:themeColor="accent6"/>
        </w:rPr>
        <w:t>g.modPow</w:t>
      </w:r>
      <w:proofErr w:type="spellEnd"/>
      <w:proofErr w:type="gramEnd"/>
      <w:r w:rsidRPr="00103568">
        <w:rPr>
          <w:color w:val="4EA72E" w:themeColor="accent6"/>
        </w:rPr>
        <w:t>(x, p</w:t>
      </w:r>
      <w:proofErr w:type="gramStart"/>
      <w:r w:rsidRPr="00103568">
        <w:rPr>
          <w:color w:val="4EA72E" w:themeColor="accent6"/>
        </w:rPr>
        <w:t>);</w:t>
      </w:r>
      <w:proofErr w:type="gramEnd"/>
    </w:p>
    <w:p w14:paraId="628ACB76" w14:textId="77777777" w:rsidR="00103568" w:rsidRPr="00103568" w:rsidRDefault="00103568" w:rsidP="00103568">
      <w:pPr>
        <w:rPr>
          <w:color w:val="4EA72E" w:themeColor="accent6"/>
        </w:rPr>
      </w:pPr>
    </w:p>
    <w:p w14:paraId="01AC5C64" w14:textId="77777777" w:rsidR="00103568" w:rsidRPr="00103568" w:rsidRDefault="00103568" w:rsidP="00103568">
      <w:pPr>
        <w:rPr>
          <w:color w:val="4EA72E" w:themeColor="accent6"/>
        </w:rPr>
      </w:pPr>
      <w:r w:rsidRPr="00103568">
        <w:rPr>
          <w:color w:val="4EA72E" w:themeColor="accent6"/>
        </w:rPr>
        <w:t xml:space="preserve">        </w:t>
      </w:r>
      <w:proofErr w:type="spellStart"/>
      <w:r w:rsidRPr="00103568">
        <w:rPr>
          <w:color w:val="4EA72E" w:themeColor="accent6"/>
        </w:rPr>
        <w:t>System.out.println</w:t>
      </w:r>
      <w:proofErr w:type="spellEnd"/>
      <w:r w:rsidRPr="00103568">
        <w:rPr>
          <w:color w:val="4EA72E" w:themeColor="accent6"/>
        </w:rPr>
        <w:t xml:space="preserve">("y = </w:t>
      </w:r>
      <w:proofErr w:type="spellStart"/>
      <w:r w:rsidRPr="00103568">
        <w:rPr>
          <w:color w:val="4EA72E" w:themeColor="accent6"/>
        </w:rPr>
        <w:t>g^x</w:t>
      </w:r>
      <w:proofErr w:type="spellEnd"/>
      <w:r w:rsidRPr="00103568">
        <w:rPr>
          <w:color w:val="4EA72E" w:themeColor="accent6"/>
        </w:rPr>
        <w:t xml:space="preserve"> mod p (hex): " + </w:t>
      </w:r>
      <w:proofErr w:type="spellStart"/>
      <w:proofErr w:type="gramStart"/>
      <w:r w:rsidRPr="00103568">
        <w:rPr>
          <w:color w:val="4EA72E" w:themeColor="accent6"/>
        </w:rPr>
        <w:t>y.toString</w:t>
      </w:r>
      <w:proofErr w:type="spellEnd"/>
      <w:proofErr w:type="gramEnd"/>
      <w:r w:rsidRPr="00103568">
        <w:rPr>
          <w:color w:val="4EA72E" w:themeColor="accent6"/>
        </w:rPr>
        <w:t>(16)</w:t>
      </w:r>
      <w:proofErr w:type="gramStart"/>
      <w:r w:rsidRPr="00103568">
        <w:rPr>
          <w:color w:val="4EA72E" w:themeColor="accent6"/>
        </w:rPr>
        <w:t>);</w:t>
      </w:r>
      <w:proofErr w:type="gramEnd"/>
    </w:p>
    <w:p w14:paraId="4C6118BB" w14:textId="77777777" w:rsidR="00103568" w:rsidRPr="00103568" w:rsidRDefault="00103568" w:rsidP="00103568">
      <w:pPr>
        <w:rPr>
          <w:color w:val="4EA72E" w:themeColor="accent6"/>
        </w:rPr>
      </w:pPr>
      <w:r w:rsidRPr="00103568">
        <w:rPr>
          <w:color w:val="4EA72E" w:themeColor="accent6"/>
        </w:rPr>
        <w:t xml:space="preserve">        </w:t>
      </w:r>
      <w:proofErr w:type="spellStart"/>
      <w:r w:rsidRPr="00103568">
        <w:rPr>
          <w:color w:val="4EA72E" w:themeColor="accent6"/>
        </w:rPr>
        <w:t>System.out.println</w:t>
      </w:r>
      <w:proofErr w:type="spellEnd"/>
      <w:r w:rsidRPr="00103568">
        <w:rPr>
          <w:color w:val="4EA72E" w:themeColor="accent6"/>
        </w:rPr>
        <w:t xml:space="preserve">("y (hex): " + </w:t>
      </w:r>
      <w:proofErr w:type="spellStart"/>
      <w:proofErr w:type="gramStart"/>
      <w:r w:rsidRPr="00103568">
        <w:rPr>
          <w:color w:val="4EA72E" w:themeColor="accent6"/>
        </w:rPr>
        <w:t>y.toString</w:t>
      </w:r>
      <w:proofErr w:type="spellEnd"/>
      <w:proofErr w:type="gramEnd"/>
      <w:r w:rsidRPr="00103568">
        <w:rPr>
          <w:color w:val="4EA72E" w:themeColor="accent6"/>
        </w:rPr>
        <w:t>(16)); // Output in hex</w:t>
      </w:r>
    </w:p>
    <w:p w14:paraId="43FEA4D0" w14:textId="77777777" w:rsidR="00103568" w:rsidRPr="00103568" w:rsidRDefault="00103568" w:rsidP="00103568">
      <w:pPr>
        <w:rPr>
          <w:color w:val="4EA72E" w:themeColor="accent6"/>
        </w:rPr>
      </w:pPr>
      <w:r w:rsidRPr="00103568">
        <w:rPr>
          <w:color w:val="4EA72E" w:themeColor="accent6"/>
        </w:rPr>
        <w:t xml:space="preserve">        </w:t>
      </w:r>
      <w:proofErr w:type="spellStart"/>
      <w:r w:rsidRPr="00103568">
        <w:rPr>
          <w:color w:val="4EA72E" w:themeColor="accent6"/>
        </w:rPr>
        <w:t>System.out.println</w:t>
      </w:r>
      <w:proofErr w:type="spellEnd"/>
      <w:r w:rsidRPr="00103568">
        <w:rPr>
          <w:color w:val="4EA72E" w:themeColor="accent6"/>
        </w:rPr>
        <w:t>("y (decimal): " + y); // Output in decimal (if needed)</w:t>
      </w:r>
    </w:p>
    <w:p w14:paraId="1B05991B" w14:textId="77777777" w:rsidR="00103568" w:rsidRPr="00103568" w:rsidRDefault="00103568" w:rsidP="00103568">
      <w:pPr>
        <w:rPr>
          <w:color w:val="4EA72E" w:themeColor="accent6"/>
        </w:rPr>
      </w:pPr>
      <w:r w:rsidRPr="00103568">
        <w:rPr>
          <w:color w:val="4EA72E" w:themeColor="accent6"/>
        </w:rPr>
        <w:t>    }</w:t>
      </w:r>
    </w:p>
    <w:p w14:paraId="40CF569B" w14:textId="77777777" w:rsidR="00103568" w:rsidRPr="00103568" w:rsidRDefault="00103568" w:rsidP="00103568">
      <w:pPr>
        <w:rPr>
          <w:color w:val="4EA72E" w:themeColor="accent6"/>
        </w:rPr>
      </w:pPr>
      <w:r w:rsidRPr="00103568">
        <w:rPr>
          <w:color w:val="4EA72E" w:themeColor="accent6"/>
        </w:rPr>
        <w:t>}</w:t>
      </w:r>
    </w:p>
    <w:p w14:paraId="12C51053" w14:textId="77777777" w:rsidR="00C221A0" w:rsidRDefault="00C221A0" w:rsidP="00142557"/>
    <w:p w14:paraId="17BCC860" w14:textId="346FD478" w:rsidR="00482D76" w:rsidRDefault="00482D76" w:rsidP="008E4DC6">
      <w:pPr>
        <w:rPr>
          <w:rFonts w:cstheme="minorHAnsi"/>
          <w:b/>
          <w:bCs/>
          <w:noProof/>
        </w:rPr>
      </w:pPr>
      <w:r>
        <w:rPr>
          <w:rFonts w:cstheme="minorHAnsi"/>
          <w:b/>
          <w:bCs/>
          <w:noProof/>
        </w:rPr>
        <w:t xml:space="preserve">Result </w:t>
      </w:r>
      <w:r w:rsidR="00761401">
        <w:rPr>
          <w:rFonts w:cstheme="minorHAnsi"/>
          <w:b/>
          <w:bCs/>
          <w:noProof/>
        </w:rPr>
        <w:t>(hex)</w:t>
      </w:r>
      <w:r>
        <w:rPr>
          <w:rFonts w:cstheme="minorHAnsi"/>
          <w:b/>
          <w:bCs/>
          <w:noProof/>
        </w:rPr>
        <w:t>=</w:t>
      </w:r>
    </w:p>
    <w:p w14:paraId="4FB28E95" w14:textId="7474AFFE" w:rsidR="00BB5B37" w:rsidRPr="008A6DEF" w:rsidRDefault="00BB5B37" w:rsidP="008E4DC6">
      <w:pPr>
        <w:rPr>
          <w:rFonts w:cstheme="minorHAnsi"/>
          <w:noProof/>
        </w:rPr>
      </w:pPr>
      <w:r w:rsidRPr="008A6DEF">
        <w:rPr>
          <w:rFonts w:cstheme="minorHAnsi"/>
          <w:noProof/>
        </w:rPr>
        <w:t>d2c15037a3e48f29213896fa07c87c82a8396661bb9291cc31025d040ad86d60d7b3452ff2bf4b065408db39edb160e83850f7a2f206417101ad22d3102944bd780a36f82a9fbbcfd7a4cd83966ac7cc0efbbd53ecb1dc72847c8a4cff4feef5fe29053e8ea3856f5df9b944c52b53eb2059373c890165651f6fe65059a8f53</w:t>
      </w:r>
    </w:p>
    <w:p w14:paraId="76A9ACBF" w14:textId="2777C96F" w:rsidR="008A6DEF" w:rsidRDefault="008A6DEF" w:rsidP="008E4DC6">
      <w:pPr>
        <w:rPr>
          <w:rFonts w:cstheme="minorHAnsi"/>
          <w:b/>
          <w:bCs/>
          <w:noProof/>
        </w:rPr>
      </w:pPr>
      <w:r>
        <w:rPr>
          <w:rFonts w:cstheme="minorHAnsi"/>
          <w:b/>
          <w:bCs/>
          <w:noProof/>
        </w:rPr>
        <w:t xml:space="preserve">Result (decimal) = </w:t>
      </w:r>
    </w:p>
    <w:p w14:paraId="389A5A52" w14:textId="6F32982A" w:rsidR="008A6DEF" w:rsidRPr="008A6DEF" w:rsidRDefault="008A6DEF" w:rsidP="008E4DC6">
      <w:pPr>
        <w:rPr>
          <w:rFonts w:cstheme="minorHAnsi"/>
          <w:noProof/>
        </w:rPr>
      </w:pPr>
      <w:r w:rsidRPr="008A6DEF">
        <w:rPr>
          <w:rFonts w:cstheme="minorHAnsi"/>
          <w:noProof/>
        </w:rPr>
        <w:t>9249830342347769657207684778674385588189521458769118316110006494502893753039558178868496581295271423734069070393966014158807364634353493777306570057760871856477798204513916345343171023830666703108257801440094691337087496183120460754693240298180705778334315352651823217401668437319793714722643293827633942355</w:t>
      </w:r>
    </w:p>
    <w:p w14:paraId="7344A8CB" w14:textId="5E11FAA4" w:rsidR="00482D76" w:rsidRDefault="00761401" w:rsidP="008E4DC6">
      <w:pPr>
        <w:rPr>
          <w:rFonts w:cstheme="minorHAnsi"/>
          <w:noProof/>
        </w:rPr>
      </w:pPr>
      <w:r w:rsidRPr="00761401">
        <w:rPr>
          <w:rFonts w:cstheme="minorHAnsi"/>
          <w:noProof/>
        </w:rPr>
        <w:lastRenderedPageBreak/>
        <w:drawing>
          <wp:inline distT="0" distB="0" distL="0" distR="0" wp14:anchorId="72C94FE6" wp14:editId="70725EF5">
            <wp:extent cx="6645910" cy="735330"/>
            <wp:effectExtent l="0" t="0" r="2540" b="7620"/>
            <wp:docPr id="210572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2313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F9DA" w14:textId="77777777" w:rsidR="00C55EC9" w:rsidRDefault="00C55EC9" w:rsidP="008E4DC6">
      <w:pPr>
        <w:rPr>
          <w:rFonts w:cstheme="minorHAnsi"/>
          <w:noProof/>
        </w:rPr>
      </w:pPr>
    </w:p>
    <w:p w14:paraId="4FB4C201" w14:textId="3BF0FEDF" w:rsidR="006F39E9" w:rsidRDefault="006F39E9" w:rsidP="008E4DC6">
      <w:pPr>
        <w:rPr>
          <w:rFonts w:cstheme="minorHAnsi"/>
          <w:i/>
          <w:iCs/>
          <w:noProof/>
        </w:rPr>
      </w:pPr>
      <w:r>
        <w:rPr>
          <w:rFonts w:cstheme="minorHAnsi"/>
          <w:i/>
          <w:iCs/>
          <w:noProof/>
        </w:rPr>
        <w:t>EXTRA</w:t>
      </w:r>
    </w:p>
    <w:p w14:paraId="1C48631E" w14:textId="365E0ACF" w:rsidR="00242BC9" w:rsidRDefault="00E26D95" w:rsidP="008E4DC6">
      <w:pPr>
        <w:rPr>
          <w:rFonts w:cstheme="minorHAnsi"/>
          <w:noProof/>
        </w:rPr>
      </w:pPr>
      <w:r>
        <w:rPr>
          <w:rFonts w:cstheme="minorHAnsi"/>
          <w:noProof/>
        </w:rPr>
        <w:t>1</w:t>
      </w:r>
      <w:r w:rsidR="00242BC9">
        <w:rPr>
          <w:rFonts w:cstheme="minorHAnsi"/>
          <w:noProof/>
        </w:rPr>
        <w:t xml:space="preserve">. </w:t>
      </w:r>
      <w:r w:rsidR="00D476AC">
        <w:rPr>
          <w:rFonts w:cstheme="minorHAnsi"/>
          <w:noProof/>
        </w:rPr>
        <w:t>Don’t convert x to Decima</w:t>
      </w:r>
      <w:r w:rsidR="00AF4D2A">
        <w:rPr>
          <w:rFonts w:cstheme="minorHAnsi"/>
          <w:noProof/>
        </w:rPr>
        <w:t xml:space="preserve">l. This must stay as SHA-1. </w:t>
      </w:r>
    </w:p>
    <w:p w14:paraId="2EE37C49" w14:textId="213FE15D" w:rsidR="00D476AC" w:rsidRDefault="00D476AC" w:rsidP="008E4DC6">
      <w:pPr>
        <w:rPr>
          <w:rFonts w:cstheme="minorHAnsi"/>
          <w:noProof/>
        </w:rPr>
      </w:pPr>
      <w:r>
        <w:rPr>
          <w:rFonts w:cstheme="minorHAnsi"/>
          <w:noProof/>
        </w:rPr>
        <w:t>X represents my student number in SHA-1.</w:t>
      </w:r>
      <w:r w:rsidR="00AF4D2A">
        <w:rPr>
          <w:rFonts w:cstheme="minorHAnsi"/>
          <w:noProof/>
        </w:rPr>
        <w:t xml:space="preserve"> This is converted into Hex</w:t>
      </w:r>
      <w:r w:rsidR="00F54569">
        <w:rPr>
          <w:rFonts w:cstheme="minorHAnsi"/>
          <w:noProof/>
        </w:rPr>
        <w:t>.</w:t>
      </w:r>
      <w:r>
        <w:rPr>
          <w:rFonts w:cstheme="minorHAnsi"/>
          <w:noProof/>
        </w:rPr>
        <w:t xml:space="preserve"> </w:t>
      </w:r>
      <w:r w:rsidR="00664949">
        <w:rPr>
          <w:rFonts w:cstheme="minorHAnsi"/>
          <w:noProof/>
        </w:rPr>
        <w:t xml:space="preserve"> If I use my normal value in decimal, the calculation would fail as it needs to be </w:t>
      </w:r>
      <w:r w:rsidR="002B00F3">
        <w:rPr>
          <w:rFonts w:cstheme="minorHAnsi"/>
          <w:noProof/>
        </w:rPr>
        <w:t xml:space="preserve">in SHA-1. </w:t>
      </w:r>
      <w:r w:rsidR="00F54569">
        <w:rPr>
          <w:rFonts w:cstheme="minorHAnsi"/>
          <w:noProof/>
        </w:rPr>
        <w:t>This is because BigInteger needs a valid decimal string.</w:t>
      </w:r>
    </w:p>
    <w:p w14:paraId="27F72A32" w14:textId="0CC996EB" w:rsidR="005E74E2" w:rsidRDefault="00E26D95" w:rsidP="002B00F3">
      <w:pPr>
        <w:rPr>
          <w:rFonts w:cstheme="minorHAnsi"/>
          <w:noProof/>
        </w:rPr>
      </w:pPr>
      <w:r>
        <w:rPr>
          <w:rFonts w:cstheme="minorHAnsi"/>
          <w:noProof/>
        </w:rPr>
        <w:t>2</w:t>
      </w:r>
      <w:r w:rsidR="002B00F3">
        <w:rPr>
          <w:rFonts w:cstheme="minorHAnsi"/>
          <w:noProof/>
        </w:rPr>
        <w:t>.</w:t>
      </w:r>
      <w:r w:rsidR="00EE6289" w:rsidRPr="002B00F3">
        <w:rPr>
          <w:rFonts w:cstheme="minorHAnsi"/>
          <w:noProof/>
        </w:rPr>
        <w:t>Why I shouldn’t conver</w:t>
      </w:r>
      <w:r w:rsidR="008A6DEF" w:rsidRPr="002B00F3">
        <w:rPr>
          <w:rFonts w:cstheme="minorHAnsi"/>
          <w:noProof/>
        </w:rPr>
        <w:t>t both P and G into hexadecimal values.</w:t>
      </w:r>
    </w:p>
    <w:p w14:paraId="4E69F40C" w14:textId="4F4260F7" w:rsidR="002B00F3" w:rsidRPr="002B00F3" w:rsidRDefault="002B00F3" w:rsidP="002B00F3">
      <w:pPr>
        <w:rPr>
          <w:rFonts w:cstheme="minorHAnsi"/>
          <w:noProof/>
        </w:rPr>
      </w:pPr>
      <w:r>
        <w:rPr>
          <w:rFonts w:cstheme="minorHAnsi"/>
          <w:noProof/>
        </w:rPr>
        <w:t xml:space="preserve">We use BigInteger to store really large numbers. BigInteger </w:t>
      </w:r>
      <w:r w:rsidR="00903859">
        <w:rPr>
          <w:rFonts w:cstheme="minorHAnsi"/>
          <w:noProof/>
        </w:rPr>
        <w:t>internally represents numbers in binary so, hex and decimal</w:t>
      </w:r>
      <w:r w:rsidR="00A26C52">
        <w:rPr>
          <w:rFonts w:cstheme="minorHAnsi"/>
          <w:noProof/>
        </w:rPr>
        <w:t xml:space="preserve"> base only matters during the result. </w:t>
      </w:r>
      <w:r w:rsidR="00CB4BAE">
        <w:rPr>
          <w:rFonts w:cstheme="minorHAnsi"/>
          <w:noProof/>
        </w:rPr>
        <w:t xml:space="preserve"> When calculating g.modPow(x,p), x is converted from hex so the calculation holds. </w:t>
      </w:r>
    </w:p>
    <w:p w14:paraId="21C32B90" w14:textId="77777777" w:rsidR="00664949" w:rsidRPr="00664949" w:rsidRDefault="00664949" w:rsidP="00664949">
      <w:pPr>
        <w:pStyle w:val="ListParagraph"/>
        <w:rPr>
          <w:rFonts w:cstheme="minorHAnsi"/>
          <w:noProof/>
        </w:rPr>
      </w:pPr>
    </w:p>
    <w:p w14:paraId="4C7778DD" w14:textId="68C0B193" w:rsidR="00E26D95" w:rsidRPr="00D63F25" w:rsidRDefault="005D4419" w:rsidP="00E26D95">
      <w:pPr>
        <w:rPr>
          <w:i/>
          <w:iCs/>
          <w:u w:val="single"/>
        </w:rPr>
      </w:pPr>
      <w:r w:rsidRPr="00D63F25">
        <w:rPr>
          <w:i/>
          <w:iCs/>
          <w:u w:val="single"/>
        </w:rPr>
        <w:t xml:space="preserve">Manual </w:t>
      </w:r>
      <w:r w:rsidR="00E26D95" w:rsidRPr="00D63F25">
        <w:rPr>
          <w:i/>
          <w:iCs/>
          <w:u w:val="single"/>
        </w:rPr>
        <w:t>Validation</w:t>
      </w:r>
      <w:r w:rsidRPr="00D63F25">
        <w:rPr>
          <w:i/>
          <w:iCs/>
          <w:u w:val="single"/>
        </w:rPr>
        <w:t xml:space="preserve"> of </w:t>
      </w:r>
      <w:r w:rsidRPr="00D63F25">
        <w:rPr>
          <w:b/>
          <w:bCs/>
          <w:noProof/>
          <w:sz w:val="20"/>
          <w:szCs w:val="20"/>
          <w:u w:val="single"/>
        </w:rPr>
        <w:t>y=g</w:t>
      </w:r>
      <w:r w:rsidRPr="00D63F25">
        <w:rPr>
          <w:b/>
          <w:bCs/>
          <w:noProof/>
          <w:sz w:val="20"/>
          <w:szCs w:val="20"/>
          <w:u w:val="single"/>
          <w:vertAlign w:val="superscript"/>
        </w:rPr>
        <w:t>x</w:t>
      </w:r>
      <w:r w:rsidRPr="00D63F25">
        <w:rPr>
          <w:b/>
          <w:bCs/>
          <w:noProof/>
          <w:sz w:val="20"/>
          <w:szCs w:val="20"/>
          <w:u w:val="single"/>
        </w:rPr>
        <w:t>(mod p</w:t>
      </w:r>
      <w:r w:rsidR="00D63F25">
        <w:rPr>
          <w:b/>
          <w:bCs/>
          <w:noProof/>
          <w:sz w:val="20"/>
          <w:szCs w:val="20"/>
          <w:u w:val="single"/>
        </w:rPr>
        <w:t>)</w:t>
      </w:r>
    </w:p>
    <w:p w14:paraId="6E880431" w14:textId="0897A030" w:rsidR="005D4419" w:rsidRDefault="005D4419" w:rsidP="00E26D95">
      <w:r>
        <w:t>First</w:t>
      </w:r>
      <w:r w:rsidR="00DD4991">
        <w:t>,</w:t>
      </w:r>
      <w:r>
        <w:t xml:space="preserve"> I need to change the values g and p from decimal to hex</w:t>
      </w:r>
      <w:r w:rsidR="0095066A">
        <w:t xml:space="preserve"> by using </w:t>
      </w:r>
      <w:proofErr w:type="spellStart"/>
      <w:r w:rsidR="0095066A">
        <w:t>RapidTables</w:t>
      </w:r>
      <w:proofErr w:type="spellEnd"/>
      <w:r w:rsidR="0095066A">
        <w:t>.</w:t>
      </w:r>
      <w:r w:rsidR="00A920DE">
        <w:t xml:space="preserve"> This is because x is a hash value in hex format. </w:t>
      </w:r>
    </w:p>
    <w:p w14:paraId="2DCFDD3F" w14:textId="05218863" w:rsidR="00FE60C1" w:rsidRDefault="00FE60C1" w:rsidP="00F57916">
      <w:pPr>
        <w:spacing w:line="360" w:lineRule="auto"/>
      </w:pPr>
      <w:hyperlink r:id="rId56" w:history="1">
        <w:r w:rsidRPr="00BE049B">
          <w:rPr>
            <w:rStyle w:val="Hyperlink"/>
          </w:rPr>
          <w:t>https://www.rapidtables.com/convert/number/decimal-to-hex.html</w:t>
        </w:r>
      </w:hyperlink>
      <w:r>
        <w:t xml:space="preserve"> </w:t>
      </w:r>
    </w:p>
    <w:p w14:paraId="263B6BC5" w14:textId="77777777" w:rsidR="00FE60C1" w:rsidRPr="00FE60C1" w:rsidRDefault="00F57916" w:rsidP="00FE60C1">
      <w:pPr>
        <w:pStyle w:val="NoSpacing"/>
        <w:rPr>
          <w:noProof/>
          <w:color w:val="FF0000"/>
        </w:rPr>
      </w:pPr>
      <w:r w:rsidRPr="00FE60C1">
        <w:rPr>
          <w:noProof/>
          <w:color w:val="FF0000"/>
        </w:rPr>
        <w:t>G(decimal)=</w:t>
      </w:r>
    </w:p>
    <w:p w14:paraId="12254F40" w14:textId="4F7A69D8" w:rsidR="00F57916" w:rsidRDefault="00F57916" w:rsidP="00FE60C1">
      <w:pPr>
        <w:pStyle w:val="NoSpacing"/>
        <w:rPr>
          <w:noProof/>
        </w:rPr>
      </w:pPr>
      <w:r w:rsidRPr="00EE40E6">
        <w:rPr>
          <w:noProof/>
        </w:rPr>
        <w:t>174068207532402095185811980123523436538604490794561350978495831040599953488455823147851597408940950725307797094915759492368300574252438761037084473467180148876118103083043754985190983472601550494691329488083395492313850000361646482644608492304078721818959999056496097769368017749273708962006689187956744210730</w:t>
      </w:r>
    </w:p>
    <w:p w14:paraId="285D6A27" w14:textId="4C0EB28D" w:rsidR="00A920DE" w:rsidRPr="00A920DE" w:rsidRDefault="00A920DE" w:rsidP="00FE60C1">
      <w:pPr>
        <w:pStyle w:val="NoSpacing"/>
        <w:rPr>
          <w:noProof/>
          <w:color w:val="FF0000"/>
        </w:rPr>
      </w:pPr>
      <w:r w:rsidRPr="00A920DE">
        <w:rPr>
          <w:noProof/>
          <w:color w:val="FF0000"/>
        </w:rPr>
        <w:t>G(hex) =</w:t>
      </w:r>
    </w:p>
    <w:p w14:paraId="5FA5F39B" w14:textId="3E26037A" w:rsidR="00A920DE" w:rsidRDefault="00A920DE" w:rsidP="00FE60C1">
      <w:pPr>
        <w:pStyle w:val="NoSpacing"/>
        <w:rPr>
          <w:noProof/>
        </w:rPr>
      </w:pPr>
      <w:r w:rsidRPr="00A920DE">
        <w:rPr>
          <w:noProof/>
        </w:rPr>
        <w:t>F7E1A085D69B3DDECBBCAB5C36B857B97994AFBBFA3AEA82F9574C0B3D0782675159578EBAD4594FE67107108180B449167123E84C281613B7CF09328CC8A6E13C167A8B547C8D28E0A3AE1E2BB3A675916EA37F0BFA213562F1FB627A01243BCCA4F1BEA8519089A883DFE15AE59F06928B665E807B552564014C3BFECF492A</w:t>
      </w:r>
    </w:p>
    <w:p w14:paraId="78826799" w14:textId="77777777" w:rsidR="00FE60C1" w:rsidRDefault="00FE60C1" w:rsidP="00FE60C1">
      <w:pPr>
        <w:pStyle w:val="NoSpacing"/>
        <w:rPr>
          <w:noProof/>
        </w:rPr>
      </w:pPr>
    </w:p>
    <w:p w14:paraId="07DCDF54" w14:textId="77777777" w:rsidR="00FE60C1" w:rsidRDefault="00FE60C1" w:rsidP="00FE60C1">
      <w:pPr>
        <w:pStyle w:val="NoSpacing"/>
        <w:rPr>
          <w:noProof/>
        </w:rPr>
      </w:pPr>
    </w:p>
    <w:p w14:paraId="510D2C0B" w14:textId="77777777" w:rsidR="00FE60C1" w:rsidRPr="00FE60C1" w:rsidRDefault="00F57916" w:rsidP="00FE60C1">
      <w:pPr>
        <w:pStyle w:val="NoSpacing"/>
        <w:rPr>
          <w:noProof/>
          <w:color w:val="FF0000"/>
        </w:rPr>
      </w:pPr>
      <w:r w:rsidRPr="00FE60C1">
        <w:rPr>
          <w:noProof/>
          <w:color w:val="FF0000"/>
        </w:rPr>
        <w:t>P(decimal)=</w:t>
      </w:r>
    </w:p>
    <w:p w14:paraId="4699067E" w14:textId="3F7044D3" w:rsidR="00F57916" w:rsidRDefault="00F57916" w:rsidP="00FE60C1">
      <w:pPr>
        <w:pStyle w:val="NoSpacing"/>
        <w:rPr>
          <w:noProof/>
        </w:rPr>
      </w:pPr>
      <w:r w:rsidRPr="00EE40E6">
        <w:rPr>
          <w:noProof/>
        </w:rPr>
        <w:t>178011905478542266528237562450159990145232156369120674273274450314442865788737020770612695252123463079567156784778466449970650770920727857050009668388144034129745221171818506047231150039301079959358067395348717066319802262019714966524135060945913707594956514672855690606794135837542707371727429551343320695239</w:t>
      </w:r>
    </w:p>
    <w:p w14:paraId="5BD4F654" w14:textId="77777777" w:rsidR="0033613E" w:rsidRDefault="0033613E" w:rsidP="00FE60C1">
      <w:pPr>
        <w:pStyle w:val="NoSpacing"/>
        <w:rPr>
          <w:noProof/>
        </w:rPr>
      </w:pPr>
    </w:p>
    <w:p w14:paraId="19AB5523" w14:textId="31513AB9" w:rsidR="0033613E" w:rsidRDefault="0033613E" w:rsidP="00FE60C1">
      <w:pPr>
        <w:pStyle w:val="NoSpacing"/>
        <w:rPr>
          <w:noProof/>
        </w:rPr>
      </w:pPr>
      <w:r w:rsidRPr="00FE60C1">
        <w:rPr>
          <w:noProof/>
          <w:color w:val="FF0000"/>
        </w:rPr>
        <w:t>P(</w:t>
      </w:r>
      <w:r>
        <w:rPr>
          <w:noProof/>
          <w:color w:val="FF0000"/>
        </w:rPr>
        <w:t>hex</w:t>
      </w:r>
      <w:r w:rsidRPr="00FE60C1">
        <w:rPr>
          <w:noProof/>
          <w:color w:val="FF0000"/>
        </w:rPr>
        <w:t>)=</w:t>
      </w:r>
    </w:p>
    <w:p w14:paraId="2CE9E29D" w14:textId="6ACB78ED" w:rsidR="0033613E" w:rsidRPr="00EE40E6" w:rsidRDefault="0033613E" w:rsidP="00FE60C1">
      <w:pPr>
        <w:pStyle w:val="NoSpacing"/>
        <w:rPr>
          <w:noProof/>
        </w:rPr>
      </w:pPr>
      <w:r w:rsidRPr="0033613E">
        <w:rPr>
          <w:noProof/>
        </w:rPr>
        <w:t>FD7F53811D75122952DF4A9C2EECE4E7F611B7523CEF4400C31E3F80B6512669455D402251FB593D8D58FABFC5F5BA30F6CB9B556CD7813B801D346FF26660B76B9950A5A49F9FE8047B1022C24FBBA9D7FEB7C61BF83B57E7C6A8A6150F04FB83F6D3C51EC3023554135A169132F675F3AE2B61D72AEFF22203199DD14801C7</w:t>
      </w:r>
    </w:p>
    <w:p w14:paraId="23D3300C" w14:textId="77777777" w:rsidR="005D4419" w:rsidRDefault="005D4419" w:rsidP="00E26D95"/>
    <w:p w14:paraId="2CAF5E0F" w14:textId="7315BBD1" w:rsidR="00E26D95" w:rsidRPr="006F39E9" w:rsidRDefault="00E26D95" w:rsidP="009934D4">
      <w:pPr>
        <w:pStyle w:val="NoSpacing"/>
        <w:rPr>
          <w:i/>
          <w:iCs/>
          <w:noProof/>
        </w:rPr>
      </w:pPr>
      <w:proofErr w:type="spellStart"/>
      <w:r>
        <w:t>Boxentriq</w:t>
      </w:r>
      <w:proofErr w:type="spellEnd"/>
      <w:r>
        <w:t xml:space="preserve">, </w:t>
      </w:r>
      <w:hyperlink r:id="rId57" w:history="1">
        <w:r w:rsidRPr="00BE049B">
          <w:rPr>
            <w:rStyle w:val="Hyperlink"/>
            <w:rFonts w:cstheme="minorHAnsi"/>
            <w:noProof/>
          </w:rPr>
          <w:t>https://www.boxentriq.com/code-breaking/modular-exponentiation</w:t>
        </w:r>
      </w:hyperlink>
      <w:r>
        <w:rPr>
          <w:noProof/>
        </w:rPr>
        <w:t xml:space="preserve"> </w:t>
      </w:r>
    </w:p>
    <w:p w14:paraId="236CA335" w14:textId="2AE67A79" w:rsidR="00C55EC9" w:rsidRPr="009934D4" w:rsidRDefault="00D63F25" w:rsidP="009934D4">
      <w:pPr>
        <w:pStyle w:val="NoSpacing"/>
        <w:rPr>
          <w:noProof/>
        </w:rPr>
      </w:pPr>
      <w:r>
        <w:rPr>
          <w:noProof/>
        </w:rPr>
        <w:t xml:space="preserve">Sub values into formula </w:t>
      </w:r>
      <w:r w:rsidRPr="00D63F25">
        <w:rPr>
          <w:b/>
          <w:bCs/>
          <w:noProof/>
          <w:sz w:val="20"/>
          <w:szCs w:val="20"/>
        </w:rPr>
        <w:t>y=g</w:t>
      </w:r>
      <w:r w:rsidRPr="00D63F25">
        <w:rPr>
          <w:b/>
          <w:bCs/>
          <w:noProof/>
          <w:sz w:val="20"/>
          <w:szCs w:val="20"/>
          <w:vertAlign w:val="superscript"/>
        </w:rPr>
        <w:t>x</w:t>
      </w:r>
      <w:r w:rsidRPr="00D63F25">
        <w:rPr>
          <w:b/>
          <w:bCs/>
          <w:noProof/>
          <w:sz w:val="20"/>
          <w:szCs w:val="20"/>
        </w:rPr>
        <w:t>(mod p).</w:t>
      </w:r>
      <w:r w:rsidR="009934D4">
        <w:rPr>
          <w:b/>
          <w:bCs/>
          <w:noProof/>
          <w:sz w:val="20"/>
          <w:szCs w:val="20"/>
        </w:rPr>
        <w:t xml:space="preserve"> </w:t>
      </w:r>
      <w:r w:rsidR="009934D4">
        <w:rPr>
          <w:noProof/>
          <w:sz w:val="20"/>
          <w:szCs w:val="20"/>
        </w:rPr>
        <w:t>Select “</w:t>
      </w:r>
      <w:r w:rsidR="009934D4">
        <w:rPr>
          <w:b/>
          <w:bCs/>
          <w:noProof/>
          <w:sz w:val="20"/>
          <w:szCs w:val="20"/>
        </w:rPr>
        <w:t xml:space="preserve">Use hexadecimal numbers”. </w:t>
      </w:r>
    </w:p>
    <w:p w14:paraId="77A11C0A" w14:textId="77777777" w:rsidR="00D63F25" w:rsidRDefault="00D63F25" w:rsidP="008E4DC6">
      <w:pPr>
        <w:rPr>
          <w:rFonts w:cstheme="minorHAnsi"/>
          <w:noProof/>
        </w:rPr>
      </w:pPr>
    </w:p>
    <w:p w14:paraId="29493E97" w14:textId="77777777" w:rsidR="00D63F25" w:rsidRPr="00A920DE" w:rsidRDefault="00D63F25" w:rsidP="00D63F25">
      <w:pPr>
        <w:pStyle w:val="NoSpacing"/>
        <w:rPr>
          <w:noProof/>
          <w:color w:val="FF0000"/>
        </w:rPr>
      </w:pPr>
      <w:r w:rsidRPr="00A920DE">
        <w:rPr>
          <w:noProof/>
          <w:color w:val="FF0000"/>
        </w:rPr>
        <w:t>G(hex) =</w:t>
      </w:r>
    </w:p>
    <w:p w14:paraId="79F30051" w14:textId="77777777" w:rsidR="00D63F25" w:rsidRDefault="00D63F25" w:rsidP="00D63F25">
      <w:pPr>
        <w:pStyle w:val="NoSpacing"/>
        <w:rPr>
          <w:noProof/>
        </w:rPr>
      </w:pPr>
      <w:r w:rsidRPr="00A920DE">
        <w:rPr>
          <w:noProof/>
        </w:rPr>
        <w:lastRenderedPageBreak/>
        <w:t>F7E1A085D69B3DDECBBCAB5C36B857B97994AFBBFA3AEA82F9574C0B3D0782675159578EBAD4594FE67107108180B449167123E84C281613B7CF09328CC8A6E13C167A8B547C8D28E0A3AE1E2BB3A675916EA37F0BFA213562F1FB627A01243BCCA4F1BEA8519089A883DFE15AE59F06928B665E807B552564014C3BFECF492A</w:t>
      </w:r>
    </w:p>
    <w:p w14:paraId="7A5938FB" w14:textId="77777777" w:rsidR="00D63F25" w:rsidRDefault="00D63F25" w:rsidP="00D63F25">
      <w:pPr>
        <w:pStyle w:val="NoSpacing"/>
        <w:rPr>
          <w:noProof/>
        </w:rPr>
      </w:pPr>
    </w:p>
    <w:p w14:paraId="6D23F5D9" w14:textId="65B5EA5D" w:rsidR="00D63F25" w:rsidRDefault="00D63F25" w:rsidP="00D63F25">
      <w:pPr>
        <w:pStyle w:val="NoSpacing"/>
      </w:pPr>
      <w:r w:rsidRPr="00D63F25">
        <w:rPr>
          <w:b/>
          <w:bCs/>
          <w:color w:val="FF0000"/>
        </w:rPr>
        <w:t>X</w:t>
      </w:r>
      <w:r>
        <w:rPr>
          <w:b/>
          <w:bCs/>
          <w:color w:val="FF0000"/>
        </w:rPr>
        <w:t>(hex)</w:t>
      </w:r>
      <w:r w:rsidRPr="00D63F25">
        <w:rPr>
          <w:color w:val="FF0000"/>
        </w:rPr>
        <w:t xml:space="preserve"> </w:t>
      </w:r>
      <w:r>
        <w:rPr>
          <w:color w:val="FF0000"/>
        </w:rPr>
        <w:t xml:space="preserve">= </w:t>
      </w:r>
    </w:p>
    <w:p w14:paraId="179B84B0" w14:textId="77777777" w:rsidR="00D63F25" w:rsidRDefault="00D63F25" w:rsidP="00D63F25">
      <w:pPr>
        <w:pStyle w:val="NoSpacing"/>
      </w:pPr>
      <w:r w:rsidRPr="00F67637">
        <w:t>7c177916a41959fcd0964ca183b8e072d593c818</w:t>
      </w:r>
    </w:p>
    <w:p w14:paraId="4C44DEC4" w14:textId="77777777" w:rsidR="00D63F25" w:rsidRDefault="00D63F25" w:rsidP="00D63F25">
      <w:pPr>
        <w:pStyle w:val="NoSpacing"/>
        <w:rPr>
          <w:noProof/>
        </w:rPr>
      </w:pPr>
    </w:p>
    <w:p w14:paraId="617322D4" w14:textId="77777777" w:rsidR="00D63F25" w:rsidRDefault="00D63F25" w:rsidP="00D63F25">
      <w:pPr>
        <w:pStyle w:val="NoSpacing"/>
        <w:rPr>
          <w:noProof/>
        </w:rPr>
      </w:pPr>
      <w:r w:rsidRPr="00FE60C1">
        <w:rPr>
          <w:noProof/>
          <w:color w:val="FF0000"/>
        </w:rPr>
        <w:t>P(</w:t>
      </w:r>
      <w:r>
        <w:rPr>
          <w:noProof/>
          <w:color w:val="FF0000"/>
        </w:rPr>
        <w:t>hex</w:t>
      </w:r>
      <w:r w:rsidRPr="00FE60C1">
        <w:rPr>
          <w:noProof/>
          <w:color w:val="FF0000"/>
        </w:rPr>
        <w:t>)=</w:t>
      </w:r>
    </w:p>
    <w:p w14:paraId="190C1747" w14:textId="77777777" w:rsidR="00D63F25" w:rsidRPr="00EE40E6" w:rsidRDefault="00D63F25" w:rsidP="00D63F25">
      <w:pPr>
        <w:pStyle w:val="NoSpacing"/>
        <w:rPr>
          <w:noProof/>
        </w:rPr>
      </w:pPr>
      <w:r w:rsidRPr="0033613E">
        <w:rPr>
          <w:noProof/>
        </w:rPr>
        <w:t>FD7F53811D75122952DF4A9C2EECE4E7F611B7523CEF4400C31E3F80B6512669455D402251FB593D8D58FABFC5F5BA30F6CB9B556CD7813B801D346FF26660B76B9950A5A49F9FE8047B1022C24FBBA9D7FEB7C61BF83B57E7C6A8A6150F04FB83F6D3C51EC3023554135A169132F675F3AE2B61D72AEFF22203199DD14801C7</w:t>
      </w:r>
    </w:p>
    <w:p w14:paraId="17A2F3E4" w14:textId="77777777" w:rsidR="00D63F25" w:rsidRDefault="00D63F25" w:rsidP="00D63F25">
      <w:pPr>
        <w:pStyle w:val="NoSpacing"/>
        <w:rPr>
          <w:noProof/>
        </w:rPr>
      </w:pPr>
    </w:p>
    <w:p w14:paraId="58900CD5" w14:textId="184F8619" w:rsidR="00D63F25" w:rsidRDefault="005B0613" w:rsidP="008E4DC6">
      <w:pPr>
        <w:rPr>
          <w:rFonts w:cstheme="minorHAnsi"/>
          <w:noProof/>
        </w:rPr>
      </w:pPr>
      <w:r>
        <w:rPr>
          <w:rFonts w:cstheme="minorHAnsi"/>
          <w:noProof/>
        </w:rPr>
        <w:t>Result =</w:t>
      </w:r>
    </w:p>
    <w:p w14:paraId="2A28FFCF" w14:textId="1A07A847" w:rsidR="005B0613" w:rsidRDefault="005B0613" w:rsidP="008E4DC6">
      <w:pPr>
        <w:rPr>
          <w:rFonts w:cstheme="minorHAnsi"/>
          <w:noProof/>
        </w:rPr>
      </w:pPr>
      <w:r w:rsidRPr="005B0613">
        <w:rPr>
          <w:rFonts w:cstheme="minorHAnsi"/>
          <w:noProof/>
        </w:rPr>
        <w:t>d2c15037a3e48f29213896fa07c87c82a8396661bb9291cc31025d040ad86d60d7b3452ff2bf4b065408db39edb160e83850f7a2f206417101ad22d3102944bd780a36f82a9fbbcfd7a4cd83966ac7cc0efbbd53ecb1dc72847c8a4cff4feef5fe29053e8ea3856f5df9b944c52b53eb2059373c890165651f6fe65059a8f53</w:t>
      </w:r>
    </w:p>
    <w:p w14:paraId="447BC59A" w14:textId="3D87F356" w:rsidR="005B0613" w:rsidRPr="00482D76" w:rsidRDefault="005B0613" w:rsidP="008E4DC6">
      <w:pPr>
        <w:rPr>
          <w:rFonts w:cstheme="minorHAnsi"/>
          <w:noProof/>
        </w:rPr>
      </w:pPr>
      <w:r>
        <w:rPr>
          <w:rFonts w:cstheme="minorHAnsi"/>
          <w:noProof/>
        </w:rPr>
        <w:t xml:space="preserve">This is the same as what was calculated in </w:t>
      </w:r>
      <w:r w:rsidR="004868F6">
        <w:rPr>
          <w:rFonts w:cstheme="minorHAnsi"/>
          <w:noProof/>
        </w:rPr>
        <w:t xml:space="preserve">Boxentriq. So the code works. </w:t>
      </w:r>
    </w:p>
    <w:p w14:paraId="666B11DF" w14:textId="489CCB33" w:rsidR="00F3025A" w:rsidRDefault="00102727" w:rsidP="00F3025A">
      <w:pPr>
        <w:pStyle w:val="Heading2"/>
        <w:rPr>
          <w:b/>
          <w:bCs/>
          <w:noProof/>
          <w:sz w:val="20"/>
          <w:szCs w:val="20"/>
        </w:rPr>
      </w:pPr>
      <w:r>
        <w:rPr>
          <w:b/>
          <w:bCs/>
          <w:noProof/>
          <w:sz w:val="20"/>
          <w:szCs w:val="20"/>
        </w:rPr>
        <w:t>4</w:t>
      </w:r>
      <w:r w:rsidR="00F3025A" w:rsidRPr="00F3025A">
        <w:rPr>
          <w:b/>
          <w:bCs/>
          <w:noProof/>
          <w:sz w:val="20"/>
          <w:szCs w:val="20"/>
        </w:rPr>
        <w:t xml:space="preserve">.3)After randomly genetating 160-bit </w:t>
      </w:r>
      <w:r w:rsidR="00F3025A" w:rsidRPr="00F3025A">
        <w:rPr>
          <w:b/>
          <w:bCs/>
          <w:noProof/>
          <w:color w:val="FF0000"/>
          <w:sz w:val="20"/>
          <w:szCs w:val="20"/>
        </w:rPr>
        <w:t xml:space="preserve">a </w:t>
      </w:r>
      <w:r w:rsidR="00F3025A" w:rsidRPr="00F3025A">
        <w:rPr>
          <w:b/>
          <w:bCs/>
          <w:noProof/>
          <w:sz w:val="20"/>
          <w:szCs w:val="20"/>
        </w:rPr>
        <w:t xml:space="preserve">and 160-bit </w:t>
      </w:r>
      <w:r w:rsidR="00F3025A" w:rsidRPr="00F3025A">
        <w:rPr>
          <w:b/>
          <w:bCs/>
          <w:noProof/>
          <w:color w:val="FF0000"/>
          <w:sz w:val="20"/>
          <w:szCs w:val="20"/>
        </w:rPr>
        <w:t>b</w:t>
      </w:r>
      <w:r w:rsidR="00F3025A" w:rsidRPr="00F3025A">
        <w:rPr>
          <w:b/>
          <w:bCs/>
          <w:noProof/>
          <w:sz w:val="20"/>
          <w:szCs w:val="20"/>
        </w:rPr>
        <w:t>, output (</w:t>
      </w:r>
      <w:r w:rsidR="00F3025A" w:rsidRPr="00CF0EE7">
        <w:rPr>
          <w:b/>
          <w:bCs/>
          <w:noProof/>
          <w:color w:val="FF0000"/>
          <w:sz w:val="20"/>
          <w:szCs w:val="20"/>
        </w:rPr>
        <w:t>A, g</w:t>
      </w:r>
      <w:r w:rsidR="00F3025A" w:rsidRPr="00CF0EE7">
        <w:rPr>
          <w:b/>
          <w:bCs/>
          <w:noProof/>
          <w:color w:val="FF0000"/>
          <w:sz w:val="20"/>
          <w:szCs w:val="20"/>
          <w:vertAlign w:val="superscript"/>
        </w:rPr>
        <w:t>A</w:t>
      </w:r>
      <w:r w:rsidR="00F3025A" w:rsidRPr="00CF0EE7">
        <w:rPr>
          <w:b/>
          <w:bCs/>
          <w:noProof/>
          <w:color w:val="FF0000"/>
          <w:sz w:val="20"/>
          <w:szCs w:val="20"/>
        </w:rPr>
        <w:t xml:space="preserve">(mod p)) </w:t>
      </w:r>
      <w:r w:rsidR="00F3025A" w:rsidRPr="00F3025A">
        <w:rPr>
          <w:b/>
          <w:bCs/>
          <w:noProof/>
          <w:sz w:val="20"/>
          <w:szCs w:val="20"/>
        </w:rPr>
        <w:t xml:space="preserve">and </w:t>
      </w:r>
      <w:r w:rsidR="00F3025A" w:rsidRPr="00CF0EE7">
        <w:rPr>
          <w:b/>
          <w:bCs/>
          <w:noProof/>
          <w:color w:val="FF0000"/>
          <w:sz w:val="20"/>
          <w:szCs w:val="20"/>
        </w:rPr>
        <w:t>(B, g</w:t>
      </w:r>
      <w:r w:rsidR="00F3025A" w:rsidRPr="00CF0EE7">
        <w:rPr>
          <w:b/>
          <w:bCs/>
          <w:noProof/>
          <w:color w:val="FF0000"/>
          <w:sz w:val="20"/>
          <w:szCs w:val="20"/>
          <w:vertAlign w:val="superscript"/>
        </w:rPr>
        <w:t>B</w:t>
      </w:r>
      <w:r w:rsidR="00F3025A" w:rsidRPr="00CF0EE7">
        <w:rPr>
          <w:b/>
          <w:bCs/>
          <w:noProof/>
          <w:color w:val="FF0000"/>
          <w:sz w:val="20"/>
          <w:szCs w:val="20"/>
        </w:rPr>
        <w:t xml:space="preserve">(mod p)) </w:t>
      </w:r>
      <w:r w:rsidR="00F3025A" w:rsidRPr="00F3025A">
        <w:rPr>
          <w:b/>
          <w:bCs/>
          <w:noProof/>
          <w:sz w:val="20"/>
          <w:szCs w:val="20"/>
        </w:rPr>
        <w:t>and the secret key  g</w:t>
      </w:r>
      <w:r w:rsidR="00F3025A" w:rsidRPr="00F3025A">
        <w:rPr>
          <w:b/>
          <w:bCs/>
          <w:noProof/>
          <w:sz w:val="20"/>
          <w:szCs w:val="20"/>
          <w:vertAlign w:val="superscript"/>
        </w:rPr>
        <w:t>AB</w:t>
      </w:r>
      <w:r w:rsidR="00F3025A" w:rsidRPr="00F3025A">
        <w:rPr>
          <w:b/>
          <w:bCs/>
          <w:noProof/>
          <w:sz w:val="20"/>
          <w:szCs w:val="20"/>
        </w:rPr>
        <w:t xml:space="preserve"> (mod p) established between your VPC (named by your first name) and your data centre (named by your surname) by the Diffie-Hellman key exchange protocol, where A=SHA1(a, your first name) and B=SHA1(b, your surname). </w:t>
      </w:r>
    </w:p>
    <w:p w14:paraId="640E2E4D" w14:textId="19504C4E" w:rsidR="00F157F3" w:rsidRDefault="005E1416" w:rsidP="00136B40">
      <w:r>
        <w:t xml:space="preserve">We don’t need to code here. </w:t>
      </w:r>
    </w:p>
    <w:p w14:paraId="1B651893" w14:textId="7CAACAF6" w:rsidR="005E1416" w:rsidRDefault="00B35FD7" w:rsidP="005E1416">
      <w:r>
        <w:t xml:space="preserve">What we need to do is use the </w:t>
      </w:r>
      <w:r w:rsidR="00CF0EE7">
        <w:t xml:space="preserve">private keys we generated in 4.1 and sub them into the </w:t>
      </w:r>
      <w:r w:rsidR="00384A73">
        <w:t xml:space="preserve">equations. </w:t>
      </w:r>
      <w:r w:rsidR="00447736">
        <w:t>After 4.1</w:t>
      </w:r>
      <w:r w:rsidR="00B61D9B">
        <w:t>, both the VPC and the Data Centre should have exchanged their p</w:t>
      </w:r>
      <w:r w:rsidR="00C31E65">
        <w:t>ublic</w:t>
      </w:r>
      <w:r w:rsidR="00B61D9B">
        <w:t xml:space="preserve"> keys, </w:t>
      </w:r>
      <w:r w:rsidR="00FC3577">
        <w:t xml:space="preserve">A </w:t>
      </w:r>
      <w:r w:rsidR="00B61D9B">
        <w:t xml:space="preserve">and </w:t>
      </w:r>
      <w:r w:rsidR="00FC3577">
        <w:t>B</w:t>
      </w:r>
      <w:r w:rsidR="00996006">
        <w:t xml:space="preserve"> (this will be calculated below). </w:t>
      </w:r>
      <w:r w:rsidR="00B61D9B">
        <w:t>By using t</w:t>
      </w:r>
      <w:r w:rsidR="00052065">
        <w:t>he private</w:t>
      </w:r>
      <w:r w:rsidR="00B61D9B">
        <w:t xml:space="preserve"> key</w:t>
      </w:r>
      <w:r w:rsidR="009D3183">
        <w:t xml:space="preserve"> values</w:t>
      </w:r>
      <w:r w:rsidR="00052065">
        <w:t xml:space="preserve"> (a and b)</w:t>
      </w:r>
      <w:r w:rsidR="009D3183">
        <w:t xml:space="preserve"> and subbing them into equation,</w:t>
      </w:r>
      <w:r w:rsidR="00136B40">
        <w:t xml:space="preserve"> </w:t>
      </w:r>
      <w:proofErr w:type="spellStart"/>
      <w:r w:rsidR="00136B40">
        <w:rPr>
          <w:b/>
          <w:bCs/>
        </w:rPr>
        <w:t>g^</w:t>
      </w:r>
      <w:r w:rsidR="00A02801">
        <w:rPr>
          <w:b/>
          <w:bCs/>
        </w:rPr>
        <w:t>ba</w:t>
      </w:r>
      <w:proofErr w:type="spellEnd"/>
      <w:r w:rsidR="00136B40">
        <w:rPr>
          <w:b/>
          <w:bCs/>
        </w:rPr>
        <w:t xml:space="preserve"> mod p,</w:t>
      </w:r>
      <w:r w:rsidR="009D3183">
        <w:t xml:space="preserve"> </w:t>
      </w:r>
      <w:r w:rsidR="00384A73">
        <w:t>both</w:t>
      </w:r>
      <w:r w:rsidR="009D3183">
        <w:t xml:space="preserve"> the VPC and Data Centre</w:t>
      </w:r>
      <w:r w:rsidR="00384A73">
        <w:t xml:space="preserve"> should come </w:t>
      </w:r>
      <w:r w:rsidR="000441E7">
        <w:t>t</w:t>
      </w:r>
      <w:r w:rsidR="000245AC">
        <w:t xml:space="preserve">o generate the output. </w:t>
      </w:r>
    </w:p>
    <w:p w14:paraId="0E84D9BB" w14:textId="6ED5CD10" w:rsidR="00A128A6" w:rsidRDefault="00A128A6" w:rsidP="005E1416">
      <w:r w:rsidRPr="00A128A6">
        <w:rPr>
          <w:noProof/>
        </w:rPr>
        <w:drawing>
          <wp:inline distT="0" distB="0" distL="0" distR="0" wp14:anchorId="1B28C1B9" wp14:editId="246B2D9B">
            <wp:extent cx="5417688" cy="2880624"/>
            <wp:effectExtent l="0" t="0" r="0" b="0"/>
            <wp:docPr id="4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852" cy="288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5D848" w14:textId="368A321B" w:rsidR="00974223" w:rsidRPr="00447736" w:rsidRDefault="00447736" w:rsidP="005E1416">
      <w:r w:rsidRPr="00751166">
        <w:rPr>
          <w:b/>
          <w:bCs/>
          <w:sz w:val="18"/>
          <w:szCs w:val="18"/>
        </w:rPr>
        <w:t>Diffie-Hellman Key Exchange Figure</w:t>
      </w:r>
      <w:r w:rsidRPr="00447736">
        <w:rPr>
          <w:sz w:val="18"/>
          <w:szCs w:val="18"/>
        </w:rPr>
        <w:t xml:space="preserve"> </w:t>
      </w:r>
      <w:r w:rsidR="00974223" w:rsidRPr="00447736">
        <w:rPr>
          <w:sz w:val="18"/>
          <w:szCs w:val="18"/>
        </w:rPr>
        <w:t xml:space="preserve">(X Yi, </w:t>
      </w:r>
      <w:r w:rsidR="00974223" w:rsidRPr="00447736">
        <w:rPr>
          <w:sz w:val="18"/>
          <w:szCs w:val="18"/>
          <w:lang w:val="en-US"/>
        </w:rPr>
        <w:t xml:space="preserve">Chapter 6 Security Protocols </w:t>
      </w:r>
      <w:r w:rsidR="00974223" w:rsidRPr="00447736">
        <w:rPr>
          <w:sz w:val="18"/>
          <w:szCs w:val="18"/>
        </w:rPr>
        <w:t xml:space="preserve">Chapter 6.2 </w:t>
      </w:r>
      <w:r w:rsidR="00974223" w:rsidRPr="00893453">
        <w:rPr>
          <w:sz w:val="18"/>
          <w:szCs w:val="18"/>
        </w:rPr>
        <w:t>SSL</w:t>
      </w:r>
      <w:r w:rsidR="00974223" w:rsidRPr="00447736">
        <w:rPr>
          <w:sz w:val="18"/>
          <w:szCs w:val="18"/>
        </w:rPr>
        <w:t>)</w:t>
      </w:r>
    </w:p>
    <w:p w14:paraId="437AA002" w14:textId="7908D3A2" w:rsidR="00974223" w:rsidRDefault="005903E1" w:rsidP="005E1416">
      <w:r w:rsidRPr="000770B3">
        <w:rPr>
          <w:highlight w:val="yellow"/>
        </w:rPr>
        <w:t>Important: There is a mix-u</w:t>
      </w:r>
      <w:r w:rsidR="000770B3" w:rsidRPr="000770B3">
        <w:rPr>
          <w:highlight w:val="yellow"/>
        </w:rPr>
        <w:t>p between the randomise values. Ideally it should be A and B but in assignment specification, it is written as a and b.</w:t>
      </w:r>
      <w:r w:rsidR="000770B3">
        <w:t xml:space="preserve"> </w:t>
      </w:r>
    </w:p>
    <w:p w14:paraId="25767644" w14:textId="200410B9" w:rsidR="00805FA0" w:rsidRDefault="008E73CA" w:rsidP="00805FA0">
      <w:pPr>
        <w:pStyle w:val="NoSpacing"/>
      </w:pPr>
      <w:proofErr w:type="gramStart"/>
      <w:r w:rsidRPr="0089256D">
        <w:rPr>
          <w:color w:val="FF0000"/>
        </w:rPr>
        <w:t>a</w:t>
      </w:r>
      <w:r w:rsidR="00805FA0">
        <w:t>(</w:t>
      </w:r>
      <w:proofErr w:type="gramEnd"/>
      <w:r w:rsidR="00805FA0">
        <w:t>Private Key – VPC) = SHA1(a + my first name)</w:t>
      </w:r>
    </w:p>
    <w:p w14:paraId="3F5FFEF1" w14:textId="4B59F11B" w:rsidR="00C416EF" w:rsidRDefault="00C416EF" w:rsidP="00C416EF">
      <w:pPr>
        <w:pStyle w:val="NoSpacing"/>
      </w:pPr>
      <w:r w:rsidRPr="00E1535D">
        <w:rPr>
          <w:b/>
          <w:bCs/>
        </w:rPr>
        <w:t>901c5425cdaa6eeba5306fd7f2c918a61ef40aaf</w:t>
      </w:r>
    </w:p>
    <w:p w14:paraId="19DFF252" w14:textId="77777777" w:rsidR="00C416EF" w:rsidRDefault="00C416EF" w:rsidP="00B35FD7">
      <w:pPr>
        <w:pStyle w:val="NoSpacing"/>
      </w:pPr>
    </w:p>
    <w:p w14:paraId="54390B7C" w14:textId="0FE9A8B1" w:rsidR="00B35FD7" w:rsidRDefault="008E73CA" w:rsidP="00B35FD7">
      <w:pPr>
        <w:pStyle w:val="NoSpacing"/>
      </w:pPr>
      <w:proofErr w:type="gramStart"/>
      <w:r w:rsidRPr="0089256D">
        <w:rPr>
          <w:color w:val="FF0000"/>
        </w:rPr>
        <w:t>b</w:t>
      </w:r>
      <w:r w:rsidR="00B35FD7">
        <w:t>(</w:t>
      </w:r>
      <w:proofErr w:type="gramEnd"/>
      <w:r w:rsidR="00B35FD7">
        <w:t>Private Key – Data Centre) = SHA1(b + my last name)</w:t>
      </w:r>
    </w:p>
    <w:p w14:paraId="49E8EE0C" w14:textId="54479FA7" w:rsidR="00BF4BC3" w:rsidRDefault="00BF4BC3" w:rsidP="00BF4BC3">
      <w:pPr>
        <w:pStyle w:val="NoSpacing"/>
      </w:pPr>
      <w:r w:rsidRPr="00E1535D">
        <w:rPr>
          <w:b/>
          <w:bCs/>
        </w:rPr>
        <w:lastRenderedPageBreak/>
        <w:t>1594067a0a213ff946a71d1fc864a623ea76f7a3</w:t>
      </w:r>
    </w:p>
    <w:p w14:paraId="4816F121" w14:textId="2E221C83" w:rsidR="009F14C5" w:rsidRDefault="00BF4BC3" w:rsidP="005E1416">
      <w:r>
        <w:t xml:space="preserve"> </w:t>
      </w:r>
    </w:p>
    <w:p w14:paraId="39F7685B" w14:textId="0CBEBD57" w:rsidR="005E1416" w:rsidRPr="00F95867" w:rsidRDefault="008E73CA" w:rsidP="005E1416">
      <w:pPr>
        <w:rPr>
          <w:strike/>
          <w:color w:val="FF0000"/>
        </w:rPr>
      </w:pPr>
      <w:r w:rsidRPr="00F95867">
        <w:rPr>
          <w:strike/>
          <w:color w:val="FF0000"/>
        </w:rPr>
        <w:t>a</w:t>
      </w:r>
      <w:r w:rsidR="00805FA0" w:rsidRPr="00F95867">
        <w:rPr>
          <w:strike/>
          <w:color w:val="FF0000"/>
        </w:rPr>
        <w:t>*</w:t>
      </w:r>
      <w:r w:rsidRPr="00F95867">
        <w:rPr>
          <w:strike/>
          <w:color w:val="FF0000"/>
        </w:rPr>
        <w:t>b</w:t>
      </w:r>
      <w:r w:rsidR="00805FA0" w:rsidRPr="00F95867">
        <w:rPr>
          <w:strike/>
          <w:color w:val="FF0000"/>
        </w:rPr>
        <w:t>=</w:t>
      </w:r>
    </w:p>
    <w:p w14:paraId="54039137" w14:textId="7E9911B5" w:rsidR="00751166" w:rsidRPr="0053248D" w:rsidRDefault="00751166" w:rsidP="0053248D">
      <w:pPr>
        <w:rPr>
          <w:highlight w:val="cyan"/>
        </w:rPr>
      </w:pPr>
      <w:r w:rsidRPr="0053248D">
        <w:rPr>
          <w:highlight w:val="cyan"/>
        </w:rPr>
        <w:t xml:space="preserve">NOTE: </w:t>
      </w:r>
      <w:r w:rsidR="00E704EC" w:rsidRPr="0053248D">
        <w:rPr>
          <w:highlight w:val="cyan"/>
        </w:rPr>
        <w:t>C</w:t>
      </w:r>
      <w:r w:rsidRPr="0053248D">
        <w:rPr>
          <w:highlight w:val="cyan"/>
        </w:rPr>
        <w:t xml:space="preserve">omputationally </w:t>
      </w:r>
      <w:r w:rsidR="00BF43EB" w:rsidRPr="0053248D">
        <w:rPr>
          <w:highlight w:val="cyan"/>
        </w:rPr>
        <w:t>this is impossible to do</w:t>
      </w:r>
      <w:r w:rsidR="00F95867" w:rsidRPr="0053248D">
        <w:rPr>
          <w:highlight w:val="cyan"/>
        </w:rPr>
        <w:t xml:space="preserve"> as VPC and Data Centre </w:t>
      </w:r>
      <w:r w:rsidR="00567B90" w:rsidRPr="0053248D">
        <w:rPr>
          <w:highlight w:val="cyan"/>
        </w:rPr>
        <w:t xml:space="preserve">don’t know the others </w:t>
      </w:r>
      <w:r w:rsidR="00CF6C42" w:rsidRPr="0053248D">
        <w:rPr>
          <w:highlight w:val="cyan"/>
        </w:rPr>
        <w:t>secret</w:t>
      </w:r>
      <w:r w:rsidR="0053248D" w:rsidRPr="0053248D">
        <w:rPr>
          <w:highlight w:val="cyan"/>
        </w:rPr>
        <w:t xml:space="preserve"> private</w:t>
      </w:r>
      <w:r w:rsidR="00CF6C42" w:rsidRPr="0053248D">
        <w:rPr>
          <w:highlight w:val="cyan"/>
        </w:rPr>
        <w:t xml:space="preserve"> key. Hence it can’t be computed on both sides. This prevents attackers from figuring this out and would have to be done by brute force.</w:t>
      </w:r>
    </w:p>
    <w:p w14:paraId="58D8C821" w14:textId="77777777" w:rsidR="00627A75" w:rsidRDefault="00627A75" w:rsidP="005E1416"/>
    <w:p w14:paraId="2F2A8F9F" w14:textId="11A5C3E4" w:rsidR="00045D58" w:rsidRDefault="00045D58" w:rsidP="005E1416">
      <w:pPr>
        <w:rPr>
          <w:rFonts w:cstheme="minorHAnsi"/>
          <w:noProof/>
          <w:color w:val="FF0000"/>
          <w:u w:val="single"/>
        </w:rPr>
      </w:pPr>
      <w:r>
        <w:rPr>
          <w:u w:val="single"/>
        </w:rPr>
        <w:t>Calculate</w:t>
      </w:r>
      <w:r w:rsidR="009A4076">
        <w:rPr>
          <w:u w:val="single"/>
        </w:rPr>
        <w:t xml:space="preserve"> (</w:t>
      </w:r>
      <w:r w:rsidR="009A4076" w:rsidRPr="009A4076">
        <w:rPr>
          <w:rFonts w:cstheme="minorHAnsi"/>
          <w:noProof/>
          <w:color w:val="FF0000"/>
          <w:u w:val="single"/>
        </w:rPr>
        <w:t>A</w:t>
      </w:r>
      <w:r w:rsidR="00FF3C2E">
        <w:rPr>
          <w:rFonts w:cstheme="minorHAnsi"/>
          <w:noProof/>
          <w:color w:val="FF0000"/>
          <w:u w:val="single"/>
        </w:rPr>
        <w:t xml:space="preserve"> = </w:t>
      </w:r>
      <w:r w:rsidR="009A4076" w:rsidRPr="009A4076">
        <w:rPr>
          <w:rFonts w:cstheme="minorHAnsi"/>
          <w:noProof/>
          <w:color w:val="FF0000"/>
          <w:u w:val="single"/>
        </w:rPr>
        <w:t xml:space="preserve"> g</w:t>
      </w:r>
      <w:r w:rsidR="00441CC5">
        <w:rPr>
          <w:rFonts w:cstheme="minorHAnsi"/>
          <w:noProof/>
          <w:color w:val="FF0000"/>
          <w:u w:val="single"/>
          <w:vertAlign w:val="superscript"/>
        </w:rPr>
        <w:t>a</w:t>
      </w:r>
      <w:r w:rsidR="009A4076" w:rsidRPr="009A4076">
        <w:rPr>
          <w:rFonts w:cstheme="minorHAnsi"/>
          <w:noProof/>
          <w:color w:val="FF0000"/>
          <w:u w:val="single"/>
        </w:rPr>
        <w:t xml:space="preserve">(mod p)) </w:t>
      </w:r>
    </w:p>
    <w:p w14:paraId="34A9B7E3" w14:textId="16E9B519" w:rsidR="0019658F" w:rsidRDefault="0019658F" w:rsidP="005343A2">
      <w:pPr>
        <w:pStyle w:val="NoSpacing"/>
      </w:pPr>
      <w:r>
        <w:t xml:space="preserve">This is the public key value </w:t>
      </w:r>
      <w:r w:rsidR="007F4154">
        <w:t>calculated from VPC which is then sent to</w:t>
      </w:r>
      <w:r>
        <w:t xml:space="preserve"> </w:t>
      </w:r>
      <w:r w:rsidR="001E7D34">
        <w:t>Data Centre</w:t>
      </w:r>
      <w:r w:rsidR="007F4154">
        <w:t>.</w:t>
      </w:r>
    </w:p>
    <w:p w14:paraId="1A90FF21" w14:textId="15F00984" w:rsidR="0091276E" w:rsidRDefault="0091276E" w:rsidP="005343A2">
      <w:pPr>
        <w:pStyle w:val="NoSpacing"/>
      </w:pPr>
      <w:r>
        <w:t xml:space="preserve">We just need to use </w:t>
      </w:r>
      <w:hyperlink r:id="rId59" w:history="1">
        <w:r w:rsidRPr="00AF597B">
          <w:rPr>
            <w:rStyle w:val="Hyperlink"/>
          </w:rPr>
          <w:t>https://www.boxentriq.com/code-breaking/modular-exponentiation</w:t>
        </w:r>
      </w:hyperlink>
      <w:r>
        <w:t xml:space="preserve">. </w:t>
      </w:r>
    </w:p>
    <w:p w14:paraId="47984BC3" w14:textId="7CA59AD2" w:rsidR="0091276E" w:rsidRDefault="0091276E" w:rsidP="005343A2">
      <w:pPr>
        <w:pStyle w:val="NoSpacing"/>
      </w:pPr>
      <w:r>
        <w:t>Click “</w:t>
      </w:r>
      <w:r w:rsidRPr="00495CF4">
        <w:rPr>
          <w:b/>
          <w:bCs/>
        </w:rPr>
        <w:t>Use hexadecimal numbers</w:t>
      </w:r>
      <w:r>
        <w:t>”</w:t>
      </w:r>
      <w:r w:rsidR="00495CF4">
        <w:t xml:space="preserve">. </w:t>
      </w:r>
      <w:r>
        <w:t xml:space="preserve"> </w:t>
      </w:r>
    </w:p>
    <w:p w14:paraId="524B243D" w14:textId="0D805283" w:rsidR="007749C0" w:rsidRPr="007749C0" w:rsidRDefault="007749C0" w:rsidP="005343A2">
      <w:pPr>
        <w:pStyle w:val="NoSpacing"/>
      </w:pPr>
      <w:r>
        <w:rPr>
          <w:b/>
          <w:bCs/>
        </w:rPr>
        <w:t xml:space="preserve">Important: </w:t>
      </w:r>
      <w:r>
        <w:t xml:space="preserve">We need to use the Hex versions of G and P. The </w:t>
      </w:r>
      <w:r w:rsidR="00E86826">
        <w:t xml:space="preserve">specification values are in decimal. </w:t>
      </w:r>
    </w:p>
    <w:p w14:paraId="277CA53E" w14:textId="77777777" w:rsidR="007749C0" w:rsidRDefault="007749C0" w:rsidP="005343A2">
      <w:pPr>
        <w:pStyle w:val="NoSpacing"/>
      </w:pPr>
    </w:p>
    <w:p w14:paraId="294FCB72" w14:textId="77777777" w:rsidR="007749C0" w:rsidRPr="00A920DE" w:rsidRDefault="007749C0" w:rsidP="007749C0">
      <w:pPr>
        <w:pStyle w:val="NoSpacing"/>
        <w:rPr>
          <w:noProof/>
          <w:color w:val="FF0000"/>
        </w:rPr>
      </w:pPr>
      <w:r w:rsidRPr="00A920DE">
        <w:rPr>
          <w:noProof/>
          <w:color w:val="FF0000"/>
        </w:rPr>
        <w:t>G(hex) =</w:t>
      </w:r>
    </w:p>
    <w:p w14:paraId="753C8D95" w14:textId="77777777" w:rsidR="007749C0" w:rsidRDefault="007749C0" w:rsidP="007749C0">
      <w:pPr>
        <w:pStyle w:val="NoSpacing"/>
        <w:rPr>
          <w:noProof/>
        </w:rPr>
      </w:pPr>
      <w:r w:rsidRPr="00A920DE">
        <w:rPr>
          <w:noProof/>
        </w:rPr>
        <w:t>F7E1A085D69B3DDECBBCAB5C36B857B97994AFBBFA3AEA82F9574C0B3D0782675159578EBAD4594FE67107108180B449167123E84C281613B7CF09328CC8A6E13C167A8B547C8D28E0A3AE1E2BB3A675916EA37F0BFA213562F1FB627A01243BCCA4F1BEA8519089A883DFE15AE59F06928B665E807B552564014C3BFECF492A</w:t>
      </w:r>
    </w:p>
    <w:p w14:paraId="7D0D2033" w14:textId="77777777" w:rsidR="00FD4AE8" w:rsidRDefault="00FD4AE8" w:rsidP="00A225B3">
      <w:pPr>
        <w:pStyle w:val="NoSpacing"/>
        <w:rPr>
          <w:color w:val="FF0000"/>
        </w:rPr>
      </w:pPr>
    </w:p>
    <w:p w14:paraId="6E6E977B" w14:textId="39E764A7" w:rsidR="00A225B3" w:rsidRDefault="00441CC5" w:rsidP="00A225B3">
      <w:pPr>
        <w:pStyle w:val="NoSpacing"/>
      </w:pPr>
      <w:proofErr w:type="gramStart"/>
      <w:r>
        <w:rPr>
          <w:color w:val="FF0000"/>
        </w:rPr>
        <w:t>a</w:t>
      </w:r>
      <w:r w:rsidR="00A225B3">
        <w:t>(</w:t>
      </w:r>
      <w:proofErr w:type="gramEnd"/>
      <w:r w:rsidR="00A225B3">
        <w:t>Private Key – VPC) = SHA1(a + my first name)</w:t>
      </w:r>
    </w:p>
    <w:p w14:paraId="23B62DF1" w14:textId="5760B280" w:rsidR="00A225B3" w:rsidRDefault="00804F43" w:rsidP="00A225B3">
      <w:pPr>
        <w:pStyle w:val="NoSpacing"/>
      </w:pPr>
      <w:r w:rsidRPr="00E1535D">
        <w:rPr>
          <w:b/>
          <w:bCs/>
        </w:rPr>
        <w:t>901c5425cdaa6eeba5306fd7f2c918a61ef40aaf</w:t>
      </w:r>
      <w:r>
        <w:rPr>
          <w:b/>
          <w:bCs/>
        </w:rPr>
        <w:t xml:space="preserve"> </w:t>
      </w:r>
    </w:p>
    <w:p w14:paraId="3F6AA8A6" w14:textId="77777777" w:rsidR="00FD4AE8" w:rsidRDefault="00FD4AE8" w:rsidP="00A225B3">
      <w:pPr>
        <w:pStyle w:val="NoSpacing"/>
        <w:rPr>
          <w:noProof/>
          <w:color w:val="FF0000"/>
        </w:rPr>
      </w:pPr>
    </w:p>
    <w:p w14:paraId="5A257151" w14:textId="77777777" w:rsidR="00E86826" w:rsidRDefault="00E86826" w:rsidP="00E86826">
      <w:pPr>
        <w:pStyle w:val="NoSpacing"/>
        <w:rPr>
          <w:noProof/>
        </w:rPr>
      </w:pPr>
      <w:r w:rsidRPr="00FE60C1">
        <w:rPr>
          <w:noProof/>
          <w:color w:val="FF0000"/>
        </w:rPr>
        <w:t>P(</w:t>
      </w:r>
      <w:r>
        <w:rPr>
          <w:noProof/>
          <w:color w:val="FF0000"/>
        </w:rPr>
        <w:t>hex</w:t>
      </w:r>
      <w:r w:rsidRPr="00FE60C1">
        <w:rPr>
          <w:noProof/>
          <w:color w:val="FF0000"/>
        </w:rPr>
        <w:t>)=</w:t>
      </w:r>
    </w:p>
    <w:p w14:paraId="563E8D4D" w14:textId="55EF7DD8" w:rsidR="0091276E" w:rsidRPr="00E86826" w:rsidRDefault="00E86826" w:rsidP="0091276E">
      <w:pPr>
        <w:pStyle w:val="NoSpacing"/>
        <w:rPr>
          <w:noProof/>
        </w:rPr>
      </w:pPr>
      <w:r w:rsidRPr="0033613E">
        <w:rPr>
          <w:noProof/>
        </w:rPr>
        <w:t>FD7F53811D75122952DF4A9C2EECE4E7F611B7523CEF4400C31E3F80B6512669455D402251FB593D8D58FABFC5F5BA30F6CB9B556CD7813B801D346FF26660B76B9950A5A49F9FE8047B1022C24FBBA9D7FEB7C61BF83B57E7C6A8A6150F04FB83F6D3C51EC3023554135A169132F675F3AE2B61D72AEFF22203199DD14801C7</w:t>
      </w:r>
    </w:p>
    <w:p w14:paraId="6394AFB4" w14:textId="77777777" w:rsidR="00E86826" w:rsidRDefault="00E86826" w:rsidP="0091276E">
      <w:pPr>
        <w:pStyle w:val="NoSpacing"/>
      </w:pPr>
    </w:p>
    <w:p w14:paraId="5DF726A4" w14:textId="4F821FEB" w:rsidR="00656E9E" w:rsidRPr="00F805A7" w:rsidRDefault="00E4558F" w:rsidP="0091276E">
      <w:pPr>
        <w:pStyle w:val="NoSpacing"/>
        <w:rPr>
          <w:color w:val="FF0000"/>
        </w:rPr>
      </w:pPr>
      <w:r w:rsidRPr="00F805A7">
        <w:rPr>
          <w:color w:val="FF0000"/>
        </w:rPr>
        <w:t>Result</w:t>
      </w:r>
      <w:r w:rsidR="00656E9E" w:rsidRPr="00F805A7">
        <w:rPr>
          <w:color w:val="FF0000"/>
        </w:rPr>
        <w:t xml:space="preserve">= </w:t>
      </w:r>
      <w:r w:rsidRPr="00F805A7">
        <w:rPr>
          <w:color w:val="FF0000"/>
        </w:rPr>
        <w:t>A=</w:t>
      </w:r>
    </w:p>
    <w:p w14:paraId="10232566" w14:textId="5DAB63EF" w:rsidR="009A4076" w:rsidRPr="009A4076" w:rsidRDefault="005E419A" w:rsidP="005E1416">
      <w:r w:rsidRPr="005E419A">
        <w:t>14168869b76b84bf5f91f9f42c66467721a66c99b6a0eab215ffcf010485ccad91ba539a686fc211c7c84306c2f6d226f53a1b0754c55ab36ce5e2777278cce5c697a5d665c8a049d71c48a55a2bdc331af93886e5ee9c3011f193bac3920e7427f9c624a6488214dbc51cee96cfee94887ae198c674aa82fe62a6a66a623505</w:t>
      </w:r>
      <w:r>
        <w:t xml:space="preserve"> </w:t>
      </w:r>
      <w:r w:rsidR="00FD4AE8">
        <w:t xml:space="preserve"> </w:t>
      </w:r>
    </w:p>
    <w:p w14:paraId="36CFADB8" w14:textId="45681CD0" w:rsidR="00045D58" w:rsidRDefault="00045D58" w:rsidP="005E1416">
      <w:pPr>
        <w:rPr>
          <w:rFonts w:cstheme="minorHAnsi"/>
          <w:noProof/>
          <w:color w:val="FF0000"/>
        </w:rPr>
      </w:pPr>
      <w:r>
        <w:rPr>
          <w:u w:val="single"/>
        </w:rPr>
        <w:t>Calculate</w:t>
      </w:r>
      <w:r w:rsidR="009A4076">
        <w:rPr>
          <w:u w:val="single"/>
        </w:rPr>
        <w:t xml:space="preserve"> </w:t>
      </w:r>
      <w:r w:rsidR="009A4076">
        <w:rPr>
          <w:rFonts w:cstheme="minorHAnsi"/>
          <w:noProof/>
        </w:rPr>
        <w:t>(</w:t>
      </w:r>
      <w:r w:rsidR="009A4076" w:rsidRPr="00C927B6">
        <w:rPr>
          <w:rFonts w:cstheme="minorHAnsi"/>
          <w:noProof/>
          <w:color w:val="FF0000"/>
        </w:rPr>
        <w:t>B</w:t>
      </w:r>
      <w:r w:rsidR="00FF3C2E">
        <w:rPr>
          <w:rFonts w:cstheme="minorHAnsi"/>
          <w:noProof/>
          <w:color w:val="FF0000"/>
        </w:rPr>
        <w:t xml:space="preserve"> =</w:t>
      </w:r>
      <w:r w:rsidR="009A4076" w:rsidRPr="00C927B6">
        <w:rPr>
          <w:rFonts w:cstheme="minorHAnsi"/>
          <w:noProof/>
          <w:color w:val="FF0000"/>
        </w:rPr>
        <w:t xml:space="preserve"> g</w:t>
      </w:r>
      <w:r w:rsidR="00441CC5">
        <w:rPr>
          <w:rFonts w:cstheme="minorHAnsi"/>
          <w:noProof/>
          <w:color w:val="FF0000"/>
          <w:vertAlign w:val="superscript"/>
        </w:rPr>
        <w:t>b</w:t>
      </w:r>
      <w:r w:rsidR="009A4076" w:rsidRPr="00C927B6">
        <w:rPr>
          <w:rFonts w:cstheme="minorHAnsi"/>
          <w:noProof/>
          <w:color w:val="FF0000"/>
        </w:rPr>
        <w:t>(mod p))</w:t>
      </w:r>
      <w:r w:rsidR="002254B1">
        <w:rPr>
          <w:rFonts w:cstheme="minorHAnsi"/>
          <w:noProof/>
          <w:color w:val="FF0000"/>
        </w:rPr>
        <w:t xml:space="preserve"> </w:t>
      </w:r>
    </w:p>
    <w:p w14:paraId="06AD057A" w14:textId="66F3CF06" w:rsidR="005343A2" w:rsidRDefault="005343A2" w:rsidP="005343A2">
      <w:pPr>
        <w:pStyle w:val="NoSpacing"/>
      </w:pPr>
      <w:r>
        <w:t xml:space="preserve">This is the public key value </w:t>
      </w:r>
      <w:r w:rsidR="00782D30">
        <w:t xml:space="preserve">from </w:t>
      </w:r>
      <w:r w:rsidR="00572DE6">
        <w:t>calculated from Data Centre and sent to VPC.</w:t>
      </w:r>
    </w:p>
    <w:p w14:paraId="36B7E034" w14:textId="77777777" w:rsidR="005343A2" w:rsidRDefault="005343A2" w:rsidP="005343A2">
      <w:pPr>
        <w:pStyle w:val="NoSpacing"/>
      </w:pPr>
      <w:r>
        <w:t xml:space="preserve">We just need to use </w:t>
      </w:r>
      <w:hyperlink r:id="rId60" w:history="1">
        <w:r w:rsidRPr="00AF597B">
          <w:rPr>
            <w:rStyle w:val="Hyperlink"/>
          </w:rPr>
          <w:t>https://www.boxentriq.com/code-breaking/modular-exponentiation</w:t>
        </w:r>
      </w:hyperlink>
      <w:r>
        <w:t xml:space="preserve">. </w:t>
      </w:r>
    </w:p>
    <w:p w14:paraId="4720FE49" w14:textId="77777777" w:rsidR="005343A2" w:rsidRDefault="005343A2" w:rsidP="005343A2">
      <w:pPr>
        <w:pStyle w:val="NoSpacing"/>
      </w:pPr>
      <w:r w:rsidRPr="002A3C2A">
        <w:rPr>
          <w:highlight w:val="cyan"/>
        </w:rPr>
        <w:t>Click “Use hexadecimal numbers”</w:t>
      </w:r>
      <w:r>
        <w:t xml:space="preserve"> </w:t>
      </w:r>
    </w:p>
    <w:p w14:paraId="31A0F392" w14:textId="209A536B" w:rsidR="005343A2" w:rsidRDefault="005343A2" w:rsidP="00DC5168">
      <w:pPr>
        <w:pStyle w:val="NoSpacing"/>
        <w:rPr>
          <w:noProof/>
          <w:color w:val="FF0000"/>
        </w:rPr>
      </w:pPr>
      <w:r>
        <w:rPr>
          <w:noProof/>
          <w:color w:val="FF0000"/>
        </w:rPr>
        <w:t xml:space="preserve"> </w:t>
      </w:r>
    </w:p>
    <w:p w14:paraId="539860F2" w14:textId="77777777" w:rsidR="001A5746" w:rsidRPr="00A920DE" w:rsidRDefault="001A5746" w:rsidP="001A5746">
      <w:pPr>
        <w:pStyle w:val="NoSpacing"/>
        <w:rPr>
          <w:noProof/>
          <w:color w:val="FF0000"/>
        </w:rPr>
      </w:pPr>
      <w:r w:rsidRPr="00A920DE">
        <w:rPr>
          <w:noProof/>
          <w:color w:val="FF0000"/>
        </w:rPr>
        <w:t>G(hex) =</w:t>
      </w:r>
    </w:p>
    <w:p w14:paraId="17CC1402" w14:textId="77777777" w:rsidR="001A5746" w:rsidRDefault="001A5746" w:rsidP="001A5746">
      <w:pPr>
        <w:pStyle w:val="NoSpacing"/>
        <w:rPr>
          <w:noProof/>
        </w:rPr>
      </w:pPr>
      <w:r w:rsidRPr="00A920DE">
        <w:rPr>
          <w:noProof/>
        </w:rPr>
        <w:t>F7E1A085D69B3DDECBBCAB5C36B857B97994AFBBFA3AEA82F9574C0B3D0782675159578EBAD4594FE67107108180B449167123E84C281613B7CF09328CC8A6E13C167A8B547C8D28E0A3AE1E2BB3A675916EA37F0BFA213562F1FB627A01243BCCA4F1BEA8519089A883DFE15AE59F06928B665E807B552564014C3BFECF492A</w:t>
      </w:r>
    </w:p>
    <w:p w14:paraId="64A1426F" w14:textId="0230FCDC" w:rsidR="001A5746" w:rsidRDefault="001A5746" w:rsidP="00DC5168">
      <w:pPr>
        <w:pStyle w:val="NoSpacing"/>
        <w:rPr>
          <w:noProof/>
        </w:rPr>
      </w:pPr>
      <w:r>
        <w:rPr>
          <w:noProof/>
        </w:rPr>
        <w:t xml:space="preserve"> </w:t>
      </w:r>
    </w:p>
    <w:p w14:paraId="4CA59F29" w14:textId="33667228" w:rsidR="00DC5168" w:rsidRDefault="00441CC5" w:rsidP="00DC5168">
      <w:pPr>
        <w:pStyle w:val="NoSpacing"/>
      </w:pPr>
      <w:proofErr w:type="gramStart"/>
      <w:r>
        <w:rPr>
          <w:color w:val="FF0000"/>
        </w:rPr>
        <w:t>b</w:t>
      </w:r>
      <w:r w:rsidR="00DC5168">
        <w:t>(</w:t>
      </w:r>
      <w:proofErr w:type="gramEnd"/>
      <w:r w:rsidR="00DC5168">
        <w:t>Private Key – Data Centre) = SHA1(b + my last name)</w:t>
      </w:r>
    </w:p>
    <w:p w14:paraId="129FD19C" w14:textId="41438A22" w:rsidR="00DC5168" w:rsidRDefault="006B76DA" w:rsidP="00DC5168">
      <w:pPr>
        <w:pStyle w:val="NoSpacing"/>
      </w:pPr>
      <w:r w:rsidRPr="00E1535D">
        <w:rPr>
          <w:b/>
          <w:bCs/>
        </w:rPr>
        <w:t>1594067a0a213ff946a71d1fc864a623ea76f7a3</w:t>
      </w:r>
      <w:r>
        <w:rPr>
          <w:b/>
          <w:bCs/>
        </w:rPr>
        <w:t xml:space="preserve"> </w:t>
      </w:r>
      <w:r w:rsidR="00DC5168">
        <w:t xml:space="preserve"> </w:t>
      </w:r>
    </w:p>
    <w:p w14:paraId="29438DF9" w14:textId="77777777" w:rsidR="001A5746" w:rsidRDefault="001A5746" w:rsidP="00DC5168">
      <w:pPr>
        <w:pStyle w:val="NoSpacing"/>
      </w:pPr>
    </w:p>
    <w:p w14:paraId="243A97AC" w14:textId="77777777" w:rsidR="001A5746" w:rsidRDefault="001A5746" w:rsidP="001A5746">
      <w:pPr>
        <w:pStyle w:val="NoSpacing"/>
        <w:rPr>
          <w:noProof/>
        </w:rPr>
      </w:pPr>
      <w:r w:rsidRPr="00FE60C1">
        <w:rPr>
          <w:noProof/>
          <w:color w:val="FF0000"/>
        </w:rPr>
        <w:t>P(</w:t>
      </w:r>
      <w:r>
        <w:rPr>
          <w:noProof/>
          <w:color w:val="FF0000"/>
        </w:rPr>
        <w:t>hex</w:t>
      </w:r>
      <w:r w:rsidRPr="00FE60C1">
        <w:rPr>
          <w:noProof/>
          <w:color w:val="FF0000"/>
        </w:rPr>
        <w:t>)=</w:t>
      </w:r>
    </w:p>
    <w:p w14:paraId="76D96358" w14:textId="77777777" w:rsidR="001A5746" w:rsidRPr="00E86826" w:rsidRDefault="001A5746" w:rsidP="001A5746">
      <w:pPr>
        <w:pStyle w:val="NoSpacing"/>
        <w:rPr>
          <w:noProof/>
        </w:rPr>
      </w:pPr>
      <w:r w:rsidRPr="0033613E">
        <w:rPr>
          <w:noProof/>
        </w:rPr>
        <w:t>FD7F53811D75122952DF4A9C2EECE4E7F611B7523CEF4400C31E3F80B6512669455D402251FB593D8D58FABFC5F5BA30F6CB9B556CD7813B801D346FF26660B76B9950A5A49F9FE8047B1022C24FBBA9D7FEB7C61BF83B57E7C6A8A6150F04FB83F6D3C51EC3023554135A169132F675F3AE2B61D72AEFF22203199DD14801C7</w:t>
      </w:r>
    </w:p>
    <w:p w14:paraId="521A49C8" w14:textId="17E0002B" w:rsidR="00DC5168" w:rsidRDefault="001A5746" w:rsidP="00DC5168">
      <w:pPr>
        <w:pStyle w:val="NoSpacing"/>
      </w:pPr>
      <w:r>
        <w:t xml:space="preserve"> </w:t>
      </w:r>
    </w:p>
    <w:p w14:paraId="558D6C8D" w14:textId="23BA4CC9" w:rsidR="00DC5168" w:rsidRDefault="00E4558F" w:rsidP="00DC5168">
      <w:pPr>
        <w:pStyle w:val="NoSpacing"/>
        <w:rPr>
          <w:color w:val="FF0000"/>
        </w:rPr>
      </w:pPr>
      <w:r w:rsidRPr="00F94140">
        <w:rPr>
          <w:color w:val="FF0000"/>
        </w:rPr>
        <w:lastRenderedPageBreak/>
        <w:t xml:space="preserve">Result </w:t>
      </w:r>
      <w:r w:rsidR="00DC5168" w:rsidRPr="00F94140">
        <w:rPr>
          <w:color w:val="FF0000"/>
        </w:rPr>
        <w:t xml:space="preserve">= </w:t>
      </w:r>
      <w:r w:rsidRPr="00F94140">
        <w:rPr>
          <w:color w:val="FF0000"/>
        </w:rPr>
        <w:t>B</w:t>
      </w:r>
    </w:p>
    <w:p w14:paraId="7C7D1B9A" w14:textId="15A973C2" w:rsidR="005B0CF7" w:rsidRPr="005B0CF7" w:rsidRDefault="005B0CF7" w:rsidP="00DC5168">
      <w:pPr>
        <w:pStyle w:val="NoSpacing"/>
        <w:rPr>
          <w:color w:val="000000" w:themeColor="text1"/>
        </w:rPr>
      </w:pPr>
      <w:r w:rsidRPr="005B0CF7">
        <w:rPr>
          <w:color w:val="000000" w:themeColor="text1"/>
        </w:rPr>
        <w:t>d41c1befcbb5b1671ad81ecf4a279b51766c6433a70850150dc3645cbe77d45cb0e038e707240e7d94c92da5b507bd555e904338c00883c2ed8a5b3a23d846b759f534ba77a1ec7bef8a3dcbd4350ba3c23d1593940d0e2b549499945fb8426f362a69dc1f0e3f6aa189d3919d6a97f8efe99e12fe13f3f215b1aff3c0ba0765</w:t>
      </w:r>
    </w:p>
    <w:p w14:paraId="1762C93C" w14:textId="77777777" w:rsidR="005B0CF7" w:rsidRPr="00F94140" w:rsidRDefault="005B0CF7" w:rsidP="00DC5168">
      <w:pPr>
        <w:pStyle w:val="NoSpacing"/>
        <w:rPr>
          <w:color w:val="FF0000"/>
        </w:rPr>
      </w:pPr>
    </w:p>
    <w:p w14:paraId="1C20AC7D" w14:textId="05E75F80" w:rsidR="00627A75" w:rsidRDefault="00C111C6" w:rsidP="005E1416">
      <w:pPr>
        <w:rPr>
          <w:u w:val="single"/>
        </w:rPr>
      </w:pPr>
      <w:r>
        <w:rPr>
          <w:u w:val="single"/>
        </w:rPr>
        <w:t>Calculate S</w:t>
      </w:r>
      <w:r w:rsidR="00D62CFC">
        <w:rPr>
          <w:u w:val="single"/>
        </w:rPr>
        <w:t>hared</w:t>
      </w:r>
      <w:r>
        <w:rPr>
          <w:u w:val="single"/>
        </w:rPr>
        <w:t xml:space="preserve"> Key</w:t>
      </w:r>
      <w:r w:rsidR="00751166">
        <w:rPr>
          <w:u w:val="single"/>
        </w:rPr>
        <w:t>(K)</w:t>
      </w:r>
    </w:p>
    <w:p w14:paraId="0E1B64E1" w14:textId="77777777" w:rsidR="00136B40" w:rsidRDefault="00136B40" w:rsidP="00136B40">
      <w:r>
        <w:t xml:space="preserve">We just need to use </w:t>
      </w:r>
      <w:hyperlink r:id="rId61" w:history="1">
        <w:r w:rsidRPr="00AF597B">
          <w:rPr>
            <w:rStyle w:val="Hyperlink"/>
          </w:rPr>
          <w:t>https://www.boxentriq.com/code-breaking/modular-exponentiation</w:t>
        </w:r>
      </w:hyperlink>
      <w:r>
        <w:t xml:space="preserve">. </w:t>
      </w:r>
    </w:p>
    <w:p w14:paraId="4BF9C7D5" w14:textId="1FF15002" w:rsidR="00136B40" w:rsidRDefault="00136B40" w:rsidP="00F90F01">
      <w:pPr>
        <w:pStyle w:val="ListParagraph"/>
        <w:numPr>
          <w:ilvl w:val="0"/>
          <w:numId w:val="5"/>
        </w:numPr>
      </w:pPr>
      <w:r>
        <w:t>Click “</w:t>
      </w:r>
      <w:r w:rsidRPr="005B0CF7">
        <w:rPr>
          <w:b/>
          <w:bCs/>
        </w:rPr>
        <w:t>Use hexadecimal numbers</w:t>
      </w:r>
      <w:r>
        <w:t>”</w:t>
      </w:r>
      <w:r w:rsidR="005B0CF7">
        <w:t xml:space="preserve">. </w:t>
      </w:r>
      <w:r>
        <w:t xml:space="preserve"> </w:t>
      </w:r>
    </w:p>
    <w:p w14:paraId="06157127" w14:textId="77777777" w:rsidR="00B67575" w:rsidRDefault="00751166" w:rsidP="006425B8">
      <w:pPr>
        <w:pStyle w:val="NoSpacing"/>
        <w:rPr>
          <w:sz w:val="18"/>
          <w:szCs w:val="18"/>
        </w:rPr>
      </w:pPr>
      <w:bookmarkStart w:id="5" w:name="_Hlk197021941"/>
      <w:r w:rsidRPr="00751166">
        <w:rPr>
          <w:sz w:val="18"/>
          <w:szCs w:val="18"/>
        </w:rPr>
        <w:t>When we look at the Diffie-Hellman Key Exchange Figure</w:t>
      </w:r>
      <w:r>
        <w:rPr>
          <w:sz w:val="18"/>
          <w:szCs w:val="18"/>
        </w:rPr>
        <w:t>, K refers to the shared key.</w:t>
      </w:r>
      <w:r w:rsidR="003315E9">
        <w:rPr>
          <w:sz w:val="18"/>
          <w:szCs w:val="18"/>
        </w:rPr>
        <w:t xml:space="preserve"> </w:t>
      </w:r>
    </w:p>
    <w:p w14:paraId="71EF2DCC" w14:textId="55B93A65" w:rsidR="00751166" w:rsidRPr="0052206A" w:rsidRDefault="003315E9" w:rsidP="00F90F01">
      <w:pPr>
        <w:pStyle w:val="NoSpacing"/>
        <w:numPr>
          <w:ilvl w:val="0"/>
          <w:numId w:val="5"/>
        </w:numPr>
        <w:rPr>
          <w:noProof/>
          <w:color w:val="FF0000"/>
        </w:rPr>
      </w:pPr>
      <w:r>
        <w:rPr>
          <w:sz w:val="18"/>
          <w:szCs w:val="18"/>
        </w:rPr>
        <w:t xml:space="preserve">The VPC cannot do </w:t>
      </w:r>
      <w:proofErr w:type="spellStart"/>
      <w:r>
        <w:rPr>
          <w:sz w:val="18"/>
          <w:szCs w:val="18"/>
        </w:rPr>
        <w:t>g^</w:t>
      </w:r>
      <w:r w:rsidR="00B67575">
        <w:rPr>
          <w:sz w:val="18"/>
          <w:szCs w:val="18"/>
        </w:rPr>
        <w:t>ba</w:t>
      </w:r>
      <w:proofErr w:type="spellEnd"/>
      <w:r>
        <w:rPr>
          <w:sz w:val="18"/>
          <w:szCs w:val="18"/>
        </w:rPr>
        <w:t xml:space="preserve"> mod </w:t>
      </w:r>
      <w:r w:rsidR="00B67575">
        <w:rPr>
          <w:sz w:val="18"/>
          <w:szCs w:val="18"/>
        </w:rPr>
        <w:t>p</w:t>
      </w:r>
      <w:r w:rsidR="00A73334">
        <w:rPr>
          <w:sz w:val="18"/>
          <w:szCs w:val="18"/>
        </w:rPr>
        <w:t xml:space="preserve"> to calculate the shared key</w:t>
      </w:r>
      <w:r w:rsidR="00B67575">
        <w:rPr>
          <w:sz w:val="18"/>
          <w:szCs w:val="18"/>
        </w:rPr>
        <w:t xml:space="preserve"> as I they don’t know the Data </w:t>
      </w:r>
      <w:proofErr w:type="spellStart"/>
      <w:r w:rsidR="00B67575">
        <w:rPr>
          <w:sz w:val="18"/>
          <w:szCs w:val="18"/>
        </w:rPr>
        <w:t>Center’s</w:t>
      </w:r>
      <w:proofErr w:type="spellEnd"/>
      <w:r w:rsidR="00B67575">
        <w:rPr>
          <w:sz w:val="18"/>
          <w:szCs w:val="18"/>
        </w:rPr>
        <w:t xml:space="preserve"> randomised value (secret key). So</w:t>
      </w:r>
      <w:r w:rsidR="005B363E">
        <w:rPr>
          <w:sz w:val="18"/>
          <w:szCs w:val="18"/>
        </w:rPr>
        <w:t xml:space="preserve">, </w:t>
      </w:r>
      <w:r w:rsidR="00B67575">
        <w:rPr>
          <w:sz w:val="18"/>
          <w:szCs w:val="18"/>
        </w:rPr>
        <w:t xml:space="preserve">they </w:t>
      </w:r>
      <w:r w:rsidR="0052206A">
        <w:rPr>
          <w:sz w:val="18"/>
          <w:szCs w:val="18"/>
        </w:rPr>
        <w:t xml:space="preserve">use the formula, </w:t>
      </w:r>
      <w:proofErr w:type="spellStart"/>
      <w:r w:rsidR="0052206A" w:rsidRPr="00745930">
        <w:rPr>
          <w:b/>
          <w:bCs/>
          <w:sz w:val="18"/>
          <w:szCs w:val="18"/>
        </w:rPr>
        <w:t>B^a</w:t>
      </w:r>
      <w:proofErr w:type="spellEnd"/>
      <w:r w:rsidR="0052206A" w:rsidRPr="00745930">
        <w:rPr>
          <w:b/>
          <w:bCs/>
          <w:sz w:val="18"/>
          <w:szCs w:val="18"/>
        </w:rPr>
        <w:t xml:space="preserve"> mod p.</w:t>
      </w:r>
      <w:r w:rsidR="0052206A">
        <w:rPr>
          <w:sz w:val="18"/>
          <w:szCs w:val="18"/>
        </w:rPr>
        <w:t xml:space="preserve"> </w:t>
      </w:r>
    </w:p>
    <w:p w14:paraId="07D1E155" w14:textId="786D4712" w:rsidR="0052206A" w:rsidRPr="00745930" w:rsidRDefault="0052206A" w:rsidP="00F90F01">
      <w:pPr>
        <w:pStyle w:val="NoSpacing"/>
        <w:numPr>
          <w:ilvl w:val="0"/>
          <w:numId w:val="5"/>
        </w:numPr>
        <w:rPr>
          <w:noProof/>
          <w:color w:val="FF0000"/>
        </w:rPr>
      </w:pPr>
      <w:r>
        <w:rPr>
          <w:sz w:val="18"/>
          <w:szCs w:val="18"/>
        </w:rPr>
        <w:t xml:space="preserve">The Data Centre </w:t>
      </w:r>
      <w:r w:rsidR="00E0032C">
        <w:rPr>
          <w:sz w:val="18"/>
          <w:szCs w:val="18"/>
        </w:rPr>
        <w:t xml:space="preserve">cannot do </w:t>
      </w:r>
      <w:proofErr w:type="spellStart"/>
      <w:r w:rsidR="00E0032C">
        <w:rPr>
          <w:sz w:val="18"/>
          <w:szCs w:val="18"/>
        </w:rPr>
        <w:t>g^ab</w:t>
      </w:r>
      <w:proofErr w:type="spellEnd"/>
      <w:r w:rsidR="00E0032C">
        <w:rPr>
          <w:sz w:val="18"/>
          <w:szCs w:val="18"/>
        </w:rPr>
        <w:t xml:space="preserve"> mod p to calculate shared key. </w:t>
      </w:r>
      <w:r w:rsidR="00A679A0">
        <w:rPr>
          <w:sz w:val="18"/>
          <w:szCs w:val="18"/>
        </w:rPr>
        <w:t xml:space="preserve">This is because they don’t know the VPC’s </w:t>
      </w:r>
      <w:r w:rsidR="003C0643">
        <w:rPr>
          <w:sz w:val="18"/>
          <w:szCs w:val="18"/>
        </w:rPr>
        <w:t xml:space="preserve">private key or randomised value. </w:t>
      </w:r>
      <w:r w:rsidR="004E0857">
        <w:rPr>
          <w:sz w:val="18"/>
          <w:szCs w:val="18"/>
        </w:rPr>
        <w:t>Instead,</w:t>
      </w:r>
      <w:r w:rsidR="003C0643">
        <w:rPr>
          <w:sz w:val="18"/>
          <w:szCs w:val="18"/>
        </w:rPr>
        <w:t xml:space="preserve"> they use the formula </w:t>
      </w:r>
      <w:proofErr w:type="spellStart"/>
      <w:r w:rsidR="003C0643" w:rsidRPr="00745930">
        <w:rPr>
          <w:b/>
          <w:bCs/>
          <w:sz w:val="18"/>
          <w:szCs w:val="18"/>
        </w:rPr>
        <w:t>A^b</w:t>
      </w:r>
      <w:proofErr w:type="spellEnd"/>
      <w:r w:rsidR="00636A40" w:rsidRPr="00745930">
        <w:rPr>
          <w:b/>
          <w:bCs/>
          <w:sz w:val="18"/>
          <w:szCs w:val="18"/>
        </w:rPr>
        <w:t xml:space="preserve"> mod p. </w:t>
      </w:r>
    </w:p>
    <w:p w14:paraId="12902694" w14:textId="77777777" w:rsidR="00745930" w:rsidRDefault="00745930" w:rsidP="00745930">
      <w:pPr>
        <w:pStyle w:val="NoSpacing"/>
        <w:rPr>
          <w:noProof/>
          <w:color w:val="FF0000"/>
        </w:rPr>
      </w:pPr>
    </w:p>
    <w:p w14:paraId="20C138C2" w14:textId="3F24A760" w:rsidR="00745930" w:rsidRDefault="00745930" w:rsidP="00745930">
      <w:pPr>
        <w:pStyle w:val="NoSpacing"/>
        <w:rPr>
          <w:b/>
          <w:bCs/>
          <w:sz w:val="18"/>
          <w:szCs w:val="18"/>
        </w:rPr>
      </w:pPr>
      <w:proofErr w:type="spellStart"/>
      <w:r w:rsidRPr="00745930">
        <w:rPr>
          <w:b/>
          <w:bCs/>
          <w:sz w:val="18"/>
          <w:szCs w:val="18"/>
        </w:rPr>
        <w:t>B^a</w:t>
      </w:r>
      <w:proofErr w:type="spellEnd"/>
      <w:r w:rsidRPr="00745930">
        <w:rPr>
          <w:b/>
          <w:bCs/>
          <w:sz w:val="18"/>
          <w:szCs w:val="18"/>
        </w:rPr>
        <w:t xml:space="preserve"> mod p</w:t>
      </w:r>
    </w:p>
    <w:p w14:paraId="2B75DFA1" w14:textId="5389586E" w:rsidR="008A1142" w:rsidRDefault="008A1142" w:rsidP="008A1142">
      <w:pPr>
        <w:pStyle w:val="NoSpacing"/>
        <w:rPr>
          <w:noProof/>
          <w:color w:val="FF0000"/>
        </w:rPr>
      </w:pPr>
      <w:r>
        <w:rPr>
          <w:noProof/>
          <w:color w:val="FF0000"/>
        </w:rPr>
        <w:t>B</w:t>
      </w:r>
      <w:r w:rsidR="00CE54DD">
        <w:rPr>
          <w:noProof/>
          <w:color w:val="FF0000"/>
        </w:rPr>
        <w:t>(hex)</w:t>
      </w:r>
      <w:r w:rsidRPr="008E10B9">
        <w:rPr>
          <w:noProof/>
          <w:color w:val="FF0000"/>
        </w:rPr>
        <w:t>=</w:t>
      </w:r>
    </w:p>
    <w:p w14:paraId="22CFB328" w14:textId="77777777" w:rsidR="00CE54DD" w:rsidRPr="005B0CF7" w:rsidRDefault="00CE54DD" w:rsidP="00CE54DD">
      <w:pPr>
        <w:pStyle w:val="NoSpacing"/>
        <w:rPr>
          <w:color w:val="000000" w:themeColor="text1"/>
        </w:rPr>
      </w:pPr>
      <w:r w:rsidRPr="005B0CF7">
        <w:rPr>
          <w:color w:val="000000" w:themeColor="text1"/>
        </w:rPr>
        <w:t>d41c1befcbb5b1671ad81ecf4a279b51766c6433a70850150dc3645cbe77d45cb0e038e707240e7d94c92da5b507bd555e904338c00883c2ed8a5b3a23d846b759f534ba77a1ec7bef8a3dcbd4350ba3c23d1593940d0e2b549499945fb8426f362a69dc1f0e3f6aa189d3919d6a97f8efe99e12fe13f3f215b1aff3c0ba0765</w:t>
      </w:r>
    </w:p>
    <w:p w14:paraId="137BC4BD" w14:textId="77777777" w:rsidR="00CE54DD" w:rsidRDefault="00CE54DD" w:rsidP="00745930">
      <w:pPr>
        <w:pStyle w:val="NoSpacing"/>
        <w:rPr>
          <w:noProof/>
          <w:color w:val="FF0000"/>
        </w:rPr>
      </w:pPr>
    </w:p>
    <w:p w14:paraId="3252BEFE" w14:textId="7307F62B" w:rsidR="008A1142" w:rsidRDefault="008A1142" w:rsidP="00745930">
      <w:pPr>
        <w:pStyle w:val="NoSpacing"/>
        <w:rPr>
          <w:noProof/>
          <w:color w:val="FF0000"/>
        </w:rPr>
      </w:pPr>
      <w:r>
        <w:rPr>
          <w:noProof/>
          <w:color w:val="FF0000"/>
        </w:rPr>
        <w:t>a=</w:t>
      </w:r>
    </w:p>
    <w:p w14:paraId="36A03BA7" w14:textId="77777777" w:rsidR="008A1142" w:rsidRDefault="008A1142" w:rsidP="008A1142">
      <w:pPr>
        <w:pStyle w:val="NoSpacing"/>
      </w:pPr>
      <w:proofErr w:type="gramStart"/>
      <w:r>
        <w:t>a(</w:t>
      </w:r>
      <w:proofErr w:type="gramEnd"/>
      <w:r>
        <w:t>Private Key – VPC) = SHA1(a + my first name)</w:t>
      </w:r>
    </w:p>
    <w:p w14:paraId="3C1D599F" w14:textId="42F99F48" w:rsidR="008A1142" w:rsidRDefault="00733139" w:rsidP="008A1142">
      <w:pPr>
        <w:pStyle w:val="NoSpacing"/>
      </w:pPr>
      <w:r w:rsidRPr="00E1535D">
        <w:rPr>
          <w:b/>
          <w:bCs/>
        </w:rPr>
        <w:t>901c5425cdaa6eeba5306fd7f2c918a61ef40aaf</w:t>
      </w:r>
      <w:r>
        <w:rPr>
          <w:b/>
          <w:bCs/>
        </w:rPr>
        <w:t xml:space="preserve"> </w:t>
      </w:r>
    </w:p>
    <w:p w14:paraId="0B46CFD8" w14:textId="77777777" w:rsidR="008A1142" w:rsidRDefault="008A1142" w:rsidP="00745930">
      <w:pPr>
        <w:pStyle w:val="NoSpacing"/>
        <w:rPr>
          <w:noProof/>
          <w:color w:val="FF0000"/>
        </w:rPr>
      </w:pPr>
    </w:p>
    <w:p w14:paraId="3550D1C3" w14:textId="77777777" w:rsidR="006A6C57" w:rsidRDefault="006A6C57" w:rsidP="006A6C57">
      <w:pPr>
        <w:pStyle w:val="NoSpacing"/>
        <w:rPr>
          <w:noProof/>
        </w:rPr>
      </w:pPr>
      <w:r w:rsidRPr="00FE60C1">
        <w:rPr>
          <w:noProof/>
          <w:color w:val="FF0000"/>
        </w:rPr>
        <w:t>P(</w:t>
      </w:r>
      <w:r>
        <w:rPr>
          <w:noProof/>
          <w:color w:val="FF0000"/>
        </w:rPr>
        <w:t>hex</w:t>
      </w:r>
      <w:r w:rsidRPr="00FE60C1">
        <w:rPr>
          <w:noProof/>
          <w:color w:val="FF0000"/>
        </w:rPr>
        <w:t>)=</w:t>
      </w:r>
    </w:p>
    <w:p w14:paraId="788BE6A6" w14:textId="77777777" w:rsidR="006A6C57" w:rsidRPr="00E86826" w:rsidRDefault="006A6C57" w:rsidP="006A6C57">
      <w:pPr>
        <w:pStyle w:val="NoSpacing"/>
        <w:rPr>
          <w:noProof/>
        </w:rPr>
      </w:pPr>
      <w:r w:rsidRPr="0033613E">
        <w:rPr>
          <w:noProof/>
        </w:rPr>
        <w:t>FD7F53811D75122952DF4A9C2EECE4E7F611B7523CEF4400C31E3F80B6512669455D402251FB593D8D58FABFC5F5BA30F6CB9B556CD7813B801D346FF26660B76B9950A5A49F9FE8047B1022C24FBBA9D7FEB7C61BF83B57E7C6A8A6150F04FB83F6D3C51EC3023554135A169132F675F3AE2B61D72AEFF22203199DD14801C7</w:t>
      </w:r>
    </w:p>
    <w:p w14:paraId="44E714CF" w14:textId="55661082" w:rsidR="00E4558F" w:rsidRDefault="006A6C57" w:rsidP="00745930">
      <w:pPr>
        <w:pStyle w:val="NoSpacing"/>
        <w:rPr>
          <w:noProof/>
        </w:rPr>
      </w:pPr>
      <w:r>
        <w:rPr>
          <w:noProof/>
        </w:rPr>
        <w:t xml:space="preserve"> </w:t>
      </w:r>
    </w:p>
    <w:p w14:paraId="1B59932C" w14:textId="2183A18D" w:rsidR="00E4558F" w:rsidRPr="00F805A7" w:rsidRDefault="00E4558F" w:rsidP="00745930">
      <w:pPr>
        <w:pStyle w:val="NoSpacing"/>
        <w:rPr>
          <w:noProof/>
          <w:color w:val="FF0000"/>
        </w:rPr>
      </w:pPr>
      <w:r w:rsidRPr="00F805A7">
        <w:rPr>
          <w:noProof/>
          <w:color w:val="FF0000"/>
        </w:rPr>
        <w:t xml:space="preserve">Result </w:t>
      </w:r>
      <w:r w:rsidR="00417217" w:rsidRPr="00F805A7">
        <w:rPr>
          <w:noProof/>
          <w:color w:val="FF0000"/>
        </w:rPr>
        <w:t xml:space="preserve">= K </w:t>
      </w:r>
      <w:r w:rsidRPr="00F805A7">
        <w:rPr>
          <w:noProof/>
          <w:color w:val="FF0000"/>
        </w:rPr>
        <w:t>=</w:t>
      </w:r>
    </w:p>
    <w:p w14:paraId="39637C09" w14:textId="51FA5824" w:rsidR="00745930" w:rsidRDefault="00F957D9" w:rsidP="00745930">
      <w:pPr>
        <w:pStyle w:val="NoSpacing"/>
        <w:rPr>
          <w:noProof/>
        </w:rPr>
      </w:pPr>
      <w:r w:rsidRPr="00F957D9">
        <w:rPr>
          <w:noProof/>
        </w:rPr>
        <w:t>641ad70dd6cdada4cadcb2755a8bd456d0f5be8ef163562476bd6dd94be039fb1d009cb589d238f7a1d211029136b52a2eafb7af761ac2ecb1d699dbe814f99c2972f126eb2828c087a3487afed62242c7a2c6fe955f7e0527ab4437a40a62a8d5396eac72d22ecb71335fc36ce1aebe1f42bae6b607aa91368b77c2165f9d2</w:t>
      </w:r>
    </w:p>
    <w:p w14:paraId="0A1B9062" w14:textId="77777777" w:rsidR="006A6C57" w:rsidRDefault="006A6C57" w:rsidP="00745930">
      <w:pPr>
        <w:pStyle w:val="NoSpacing"/>
        <w:rPr>
          <w:b/>
          <w:bCs/>
          <w:sz w:val="18"/>
          <w:szCs w:val="18"/>
        </w:rPr>
      </w:pPr>
    </w:p>
    <w:p w14:paraId="0E90FC93" w14:textId="6B364839" w:rsidR="00745930" w:rsidRPr="00751166" w:rsidRDefault="00745930" w:rsidP="00745930">
      <w:pPr>
        <w:pStyle w:val="NoSpacing"/>
        <w:rPr>
          <w:noProof/>
          <w:color w:val="FF0000"/>
        </w:rPr>
      </w:pPr>
      <w:proofErr w:type="spellStart"/>
      <w:r w:rsidRPr="00745930">
        <w:rPr>
          <w:b/>
          <w:bCs/>
          <w:sz w:val="18"/>
          <w:szCs w:val="18"/>
        </w:rPr>
        <w:t>A^b</w:t>
      </w:r>
      <w:proofErr w:type="spellEnd"/>
      <w:r w:rsidRPr="00745930">
        <w:rPr>
          <w:b/>
          <w:bCs/>
          <w:sz w:val="18"/>
          <w:szCs w:val="18"/>
        </w:rPr>
        <w:t xml:space="preserve"> mod p.</w:t>
      </w:r>
    </w:p>
    <w:p w14:paraId="0A0FD6AE" w14:textId="749EC862" w:rsidR="00751166" w:rsidRDefault="008A1142" w:rsidP="006425B8">
      <w:pPr>
        <w:pStyle w:val="NoSpacing"/>
        <w:rPr>
          <w:noProof/>
          <w:color w:val="FF0000"/>
        </w:rPr>
      </w:pPr>
      <w:r>
        <w:rPr>
          <w:noProof/>
          <w:color w:val="FF0000"/>
        </w:rPr>
        <w:t>A</w:t>
      </w:r>
      <w:r w:rsidR="00F957D9">
        <w:rPr>
          <w:noProof/>
          <w:color w:val="FF0000"/>
        </w:rPr>
        <w:t>(hex)</w:t>
      </w:r>
      <w:r>
        <w:rPr>
          <w:noProof/>
          <w:color w:val="FF0000"/>
        </w:rPr>
        <w:t>=</w:t>
      </w:r>
    </w:p>
    <w:p w14:paraId="7CE6AB13" w14:textId="7DEDC032" w:rsidR="00E4558F" w:rsidRDefault="00F957D9" w:rsidP="00E4558F">
      <w:r w:rsidRPr="005E419A">
        <w:t>14168869b76b84bf5f91f9f42c66467721a66c99b6a0eab215ffcf010485ccad91ba539a686fc211c7c84306c2f6d226f53a1b0754c55ab36ce5e2777278cce5c697a5d665c8a049d71c48a55a2bdc331af93886e5ee9c3011f193bac3920e7427f9c624a6488214dbc51cee96cfee94887ae198c674aa82fe62a6a66a623505</w:t>
      </w:r>
      <w:r>
        <w:t xml:space="preserve">  </w:t>
      </w:r>
      <w:r w:rsidR="00E4558F">
        <w:t xml:space="preserve"> </w:t>
      </w:r>
    </w:p>
    <w:p w14:paraId="7B4F3883" w14:textId="5B10B578" w:rsidR="008A1142" w:rsidRDefault="008A1142" w:rsidP="006425B8">
      <w:pPr>
        <w:pStyle w:val="NoSpacing"/>
        <w:rPr>
          <w:noProof/>
          <w:color w:val="FF0000"/>
        </w:rPr>
      </w:pPr>
      <w:r>
        <w:rPr>
          <w:noProof/>
          <w:color w:val="FF0000"/>
        </w:rPr>
        <w:t>b=</w:t>
      </w:r>
    </w:p>
    <w:p w14:paraId="6EDE4876" w14:textId="77777777" w:rsidR="00350CC6" w:rsidRDefault="00350CC6" w:rsidP="00350CC6">
      <w:pPr>
        <w:pStyle w:val="NoSpacing"/>
      </w:pPr>
      <w:proofErr w:type="gramStart"/>
      <w:r>
        <w:t>b(</w:t>
      </w:r>
      <w:proofErr w:type="gramEnd"/>
      <w:r>
        <w:t>Private Key – Data Centre) = SHA1(b + my last name)</w:t>
      </w:r>
    </w:p>
    <w:p w14:paraId="608EDB30" w14:textId="19AE6B7F" w:rsidR="00350CC6" w:rsidRDefault="00D246FB" w:rsidP="00350CC6">
      <w:pPr>
        <w:pStyle w:val="NoSpacing"/>
      </w:pPr>
      <w:r w:rsidRPr="00E1535D">
        <w:rPr>
          <w:b/>
          <w:bCs/>
        </w:rPr>
        <w:t>1594067a0a213ff946a71d1fc864a623ea76f7a3</w:t>
      </w:r>
      <w:r>
        <w:rPr>
          <w:b/>
          <w:bCs/>
        </w:rPr>
        <w:t xml:space="preserve"> </w:t>
      </w:r>
      <w:r>
        <w:t xml:space="preserve"> </w:t>
      </w:r>
      <w:r w:rsidR="00350CC6">
        <w:t xml:space="preserve"> </w:t>
      </w:r>
    </w:p>
    <w:p w14:paraId="256D5839" w14:textId="03005744" w:rsidR="00350CC6" w:rsidRDefault="00350CC6" w:rsidP="006425B8">
      <w:pPr>
        <w:pStyle w:val="NoSpacing"/>
        <w:rPr>
          <w:noProof/>
          <w:color w:val="FF0000"/>
        </w:rPr>
      </w:pPr>
    </w:p>
    <w:p w14:paraId="54E97D34" w14:textId="77777777" w:rsidR="00F957D9" w:rsidRDefault="00F957D9" w:rsidP="00F957D9">
      <w:pPr>
        <w:pStyle w:val="NoSpacing"/>
        <w:rPr>
          <w:noProof/>
        </w:rPr>
      </w:pPr>
      <w:r w:rsidRPr="00FE60C1">
        <w:rPr>
          <w:noProof/>
          <w:color w:val="FF0000"/>
        </w:rPr>
        <w:t>P(</w:t>
      </w:r>
      <w:r>
        <w:rPr>
          <w:noProof/>
          <w:color w:val="FF0000"/>
        </w:rPr>
        <w:t>hex</w:t>
      </w:r>
      <w:r w:rsidRPr="00FE60C1">
        <w:rPr>
          <w:noProof/>
          <w:color w:val="FF0000"/>
        </w:rPr>
        <w:t>)=</w:t>
      </w:r>
    </w:p>
    <w:p w14:paraId="1C75257C" w14:textId="77777777" w:rsidR="00F957D9" w:rsidRPr="00E86826" w:rsidRDefault="00F957D9" w:rsidP="00F957D9">
      <w:pPr>
        <w:pStyle w:val="NoSpacing"/>
        <w:rPr>
          <w:noProof/>
        </w:rPr>
      </w:pPr>
      <w:r w:rsidRPr="0033613E">
        <w:rPr>
          <w:noProof/>
        </w:rPr>
        <w:t>FD7F53811D75122952DF4A9C2EECE4E7F611B7523CEF4400C31E3F80B6512669455D402251FB593D8D58FABFC5F5BA30F6CB9B556CD7813B801D346FF26660B76B9950A5A49F9FE8047B1022C24FBBA9D7FEB7C61BF83B57E7C6A8A6150F04FB83F6D3C51EC3023554135A169132F675F3AE2B61D72AEFF22203199DD14801C7</w:t>
      </w:r>
    </w:p>
    <w:p w14:paraId="587472D5" w14:textId="18B78EAF" w:rsidR="00596347" w:rsidRPr="00F957D9" w:rsidRDefault="00596347" w:rsidP="006425B8">
      <w:pPr>
        <w:pStyle w:val="NoSpacing"/>
        <w:rPr>
          <w:noProof/>
          <w:color w:val="FF0000"/>
        </w:rPr>
      </w:pPr>
    </w:p>
    <w:p w14:paraId="1A703A89" w14:textId="60A04A0B" w:rsidR="00596347" w:rsidRPr="003A0F63" w:rsidRDefault="00417217" w:rsidP="006425B8">
      <w:pPr>
        <w:pStyle w:val="NoSpacing"/>
        <w:rPr>
          <w:noProof/>
          <w:color w:val="FF0000"/>
        </w:rPr>
      </w:pPr>
      <w:r w:rsidRPr="003A0F63">
        <w:rPr>
          <w:noProof/>
          <w:color w:val="FF0000"/>
        </w:rPr>
        <w:t>Result = K</w:t>
      </w:r>
      <w:r w:rsidR="00596347" w:rsidRPr="003A0F63">
        <w:rPr>
          <w:noProof/>
          <w:color w:val="FF0000"/>
        </w:rPr>
        <w:t>=</w:t>
      </w:r>
    </w:p>
    <w:p w14:paraId="201E9CBF" w14:textId="7B49DBA3" w:rsidR="00596347" w:rsidRDefault="00486039" w:rsidP="006425B8">
      <w:pPr>
        <w:pStyle w:val="NoSpacing"/>
        <w:rPr>
          <w:noProof/>
        </w:rPr>
      </w:pPr>
      <w:r w:rsidRPr="00486039">
        <w:rPr>
          <w:noProof/>
        </w:rPr>
        <w:t>641ad70dd6cdada4cadcb2755a8bd456d0f5be8ef163562476bd6dd94be039fb1d009cb589d238f7a1d211029136b52a2eafb7af761ac2ecb1d699dbe814f99c2972f126eb2828c087a3487afed62242c7a2c6fe955f7e0527ab4437a40a62a8d5396eac72d22ecb71335fc36ce1aebe1f42bae6b607aa91368b77c2165f9d2</w:t>
      </w:r>
      <w:r>
        <w:rPr>
          <w:noProof/>
        </w:rPr>
        <w:t xml:space="preserve"> </w:t>
      </w:r>
    </w:p>
    <w:p w14:paraId="3315C17F" w14:textId="77777777" w:rsidR="00596347" w:rsidRPr="00EE40E6" w:rsidRDefault="00596347" w:rsidP="006425B8">
      <w:pPr>
        <w:pStyle w:val="NoSpacing"/>
        <w:rPr>
          <w:noProof/>
        </w:rPr>
      </w:pPr>
    </w:p>
    <w:p w14:paraId="4E89D1DB" w14:textId="222F55C6" w:rsidR="006425B8" w:rsidRDefault="00745930" w:rsidP="006425B8">
      <w:pPr>
        <w:spacing w:line="360" w:lineRule="auto"/>
        <w:rPr>
          <w:rFonts w:cstheme="minorHAnsi"/>
          <w:noProof/>
        </w:rPr>
      </w:pPr>
      <w:r>
        <w:rPr>
          <w:rFonts w:cstheme="minorHAnsi"/>
          <w:noProof/>
        </w:rPr>
        <w:lastRenderedPageBreak/>
        <w:t xml:space="preserve">Since both values are the same, </w:t>
      </w:r>
      <w:r w:rsidR="00AA31D3">
        <w:rPr>
          <w:rFonts w:cstheme="minorHAnsi"/>
          <w:noProof/>
        </w:rPr>
        <w:t xml:space="preserve">then calculations are correct and nothing has been compromised. </w:t>
      </w:r>
    </w:p>
    <w:bookmarkEnd w:id="5"/>
    <w:p w14:paraId="349973F3" w14:textId="05CD3BA1" w:rsidR="00F3025A" w:rsidRDefault="00F3025A" w:rsidP="00F3025A">
      <w:pPr>
        <w:pStyle w:val="Heading2"/>
        <w:rPr>
          <w:b/>
          <w:bCs/>
          <w:noProof/>
          <w:sz w:val="20"/>
          <w:szCs w:val="20"/>
        </w:rPr>
      </w:pPr>
      <w:r w:rsidRPr="00F3025A">
        <w:rPr>
          <w:b/>
          <w:bCs/>
          <w:noProof/>
          <w:sz w:val="20"/>
          <w:szCs w:val="20"/>
        </w:rPr>
        <w:t>4.4)Can you perform a Man-in-the-Middle Attack to the Diffie-Hellman key exchange protocol? If so, show attacking steps.</w:t>
      </w:r>
    </w:p>
    <w:p w14:paraId="2FCE62C6" w14:textId="4F201119" w:rsidR="002A0BE9" w:rsidRDefault="0048064F" w:rsidP="00D41B43">
      <w:proofErr w:type="gramStart"/>
      <w:r w:rsidRPr="003E4E6A">
        <w:t>Y</w:t>
      </w:r>
      <w:r w:rsidR="001653B4" w:rsidRPr="003E4E6A">
        <w:t>es</w:t>
      </w:r>
      <w:proofErr w:type="gramEnd"/>
      <w:r w:rsidR="001653B4">
        <w:t xml:space="preserve"> a Man-in-the-Middle attack can be used on D</w:t>
      </w:r>
      <w:r w:rsidR="003E4E6A">
        <w:t>i</w:t>
      </w:r>
      <w:r w:rsidR="001653B4">
        <w:t xml:space="preserve">ffie-Hellman </w:t>
      </w:r>
      <w:r w:rsidR="003E4E6A">
        <w:t xml:space="preserve">key exchange protocol. </w:t>
      </w:r>
    </w:p>
    <w:p w14:paraId="50CFBC89" w14:textId="7A2E8C6F" w:rsidR="00D41B43" w:rsidRDefault="00D41B43" w:rsidP="00D41B43">
      <w:r>
        <w:t xml:space="preserve">A Man-in-the-Middle </w:t>
      </w:r>
      <w:r w:rsidR="00096842">
        <w:t>is when an attacker intercepts communications between 2 parties</w:t>
      </w:r>
      <w:r w:rsidR="00F5246F">
        <w:t xml:space="preserve"> and can listen between their communications as well as </w:t>
      </w:r>
      <w:r w:rsidR="005F5226">
        <w:t xml:space="preserve">impersonate one of the parties. In this case </w:t>
      </w:r>
      <w:r w:rsidR="009502EE">
        <w:t>it would be between the VPC and the Data Centre.</w:t>
      </w:r>
    </w:p>
    <w:p w14:paraId="356F9C1A" w14:textId="10B4512E" w:rsidR="00F70516" w:rsidRDefault="009502EE" w:rsidP="00D41B43">
      <w:r>
        <w:t xml:space="preserve">It is possible for an attacker to obtain the </w:t>
      </w:r>
      <w:r w:rsidR="005A6BB0">
        <w:t xml:space="preserve">values </w:t>
      </w:r>
      <w:r w:rsidR="003615D5">
        <w:t xml:space="preserve">p, g and the </w:t>
      </w:r>
      <w:r w:rsidR="00B750E0">
        <w:t xml:space="preserve">public keys A and B (reversed based on assignment specification). </w:t>
      </w:r>
      <w:r w:rsidR="00A0620F">
        <w:t xml:space="preserve"> </w:t>
      </w:r>
      <w:r w:rsidR="006254D0">
        <w:t>However</w:t>
      </w:r>
      <w:r w:rsidR="00243A97">
        <w:t>,</w:t>
      </w:r>
      <w:r w:rsidR="006254D0">
        <w:t xml:space="preserve"> they cannot compute the shared key (K). This is because they don’t know either of parties (VPC or Data Centres) </w:t>
      </w:r>
      <w:r w:rsidR="00243A97">
        <w:t xml:space="preserve">secret keys, a and b (which is reversed based on assignment specification). </w:t>
      </w:r>
      <w:r w:rsidR="00081067">
        <w:t>The attacker would been to brute force all possible values</w:t>
      </w:r>
      <w:r w:rsidR="00B750E0">
        <w:t xml:space="preserve"> which will take </w:t>
      </w:r>
      <w:r w:rsidR="00DF184E">
        <w:t>a long time to do (</w:t>
      </w:r>
      <w:proofErr w:type="spellStart"/>
      <w:r w:rsidR="00DF184E">
        <w:t>GeeksforGeeks</w:t>
      </w:r>
      <w:proofErr w:type="spellEnd"/>
      <w:r w:rsidR="00DF184E">
        <w:t xml:space="preserve">, 2022). </w:t>
      </w:r>
    </w:p>
    <w:p w14:paraId="43B07A99" w14:textId="617E8090" w:rsidR="00A35329" w:rsidRDefault="00A35329" w:rsidP="00D41B43">
      <w:r>
        <w:t xml:space="preserve">This was briefly explained in </w:t>
      </w:r>
      <w:r w:rsidR="00024D0C">
        <w:t xml:space="preserve">4.3. </w:t>
      </w:r>
    </w:p>
    <w:p w14:paraId="722C80D1" w14:textId="4D203C9C" w:rsidR="00F70516" w:rsidRDefault="00F70516" w:rsidP="00D41B43">
      <w:r>
        <w:t>However</w:t>
      </w:r>
      <w:r w:rsidR="00F86CCA">
        <w:t xml:space="preserve">, </w:t>
      </w:r>
      <w:r>
        <w:t>it is Diffie Hellman is vulnerable</w:t>
      </w:r>
      <w:r w:rsidR="00F86CCA">
        <w:t xml:space="preserve"> to Man-in-the-middle attacks.</w:t>
      </w:r>
    </w:p>
    <w:p w14:paraId="76B45EEE" w14:textId="7E9A2A2B" w:rsidR="00F86CCA" w:rsidRDefault="00F86CCA" w:rsidP="00D41B43">
      <w:pPr>
        <w:rPr>
          <w:u w:val="single"/>
        </w:rPr>
      </w:pPr>
      <w:r>
        <w:rPr>
          <w:u w:val="single"/>
        </w:rPr>
        <w:t>Steps</w:t>
      </w:r>
    </w:p>
    <w:p w14:paraId="5F4AE750" w14:textId="0278CDB2" w:rsidR="00F86CCA" w:rsidRPr="001E0200" w:rsidRDefault="00F86CCA" w:rsidP="00F86CCA">
      <w:pPr>
        <w:rPr>
          <w:b/>
          <w:bCs/>
        </w:rPr>
      </w:pPr>
      <w:r w:rsidRPr="001E0200">
        <w:rPr>
          <w:b/>
          <w:bCs/>
        </w:rPr>
        <w:t xml:space="preserve">1)The public numbers, p and </w:t>
      </w:r>
      <w:r w:rsidR="00B43B0D" w:rsidRPr="001E0200">
        <w:rPr>
          <w:b/>
          <w:bCs/>
        </w:rPr>
        <w:t xml:space="preserve">g are generated. P is a prime number while </w:t>
      </w:r>
      <w:r w:rsidR="001E0200">
        <w:rPr>
          <w:b/>
          <w:bCs/>
        </w:rPr>
        <w:t xml:space="preserve">is referred to as the </w:t>
      </w:r>
      <w:r w:rsidR="00960888" w:rsidRPr="001E0200">
        <w:rPr>
          <w:b/>
          <w:bCs/>
        </w:rPr>
        <w:t>base.</w:t>
      </w:r>
    </w:p>
    <w:p w14:paraId="2658949C" w14:textId="77777777" w:rsidR="001E0200" w:rsidRDefault="001E0200" w:rsidP="001E0200">
      <w:pPr>
        <w:pStyle w:val="NoSpacing"/>
        <w:rPr>
          <w:noProof/>
        </w:rPr>
      </w:pPr>
      <w:r w:rsidRPr="008E10B9">
        <w:rPr>
          <w:noProof/>
          <w:color w:val="FF0000"/>
        </w:rPr>
        <w:t>g</w:t>
      </w:r>
      <w:r w:rsidRPr="00EE40E6">
        <w:rPr>
          <w:noProof/>
        </w:rPr>
        <w:t>=</w:t>
      </w:r>
    </w:p>
    <w:p w14:paraId="2F49F43F" w14:textId="77777777" w:rsidR="001E0200" w:rsidRDefault="001E0200" w:rsidP="001E0200">
      <w:pPr>
        <w:pStyle w:val="NoSpacing"/>
        <w:rPr>
          <w:noProof/>
        </w:rPr>
      </w:pPr>
      <w:r w:rsidRPr="00EE40E6">
        <w:rPr>
          <w:noProof/>
        </w:rPr>
        <w:t>174068207532402095185811980123523436538604490794561350978495831040599953488455823147851597408940950725307797094915759492368300574252438761037084473467180148876118103083043754985190983472601550494691329488083395492313850000361646482644608492304078721818959999056496097769368017749273708962006689187956744210730</w:t>
      </w:r>
    </w:p>
    <w:p w14:paraId="3797A061" w14:textId="77777777" w:rsidR="001E0200" w:rsidRDefault="001E0200" w:rsidP="001E0200">
      <w:pPr>
        <w:pStyle w:val="NoSpacing"/>
        <w:rPr>
          <w:noProof/>
          <w:color w:val="FF0000"/>
        </w:rPr>
      </w:pPr>
      <w:r w:rsidRPr="008E10B9">
        <w:rPr>
          <w:noProof/>
          <w:color w:val="FF0000"/>
        </w:rPr>
        <w:t>p=</w:t>
      </w:r>
    </w:p>
    <w:p w14:paraId="4EF08B18" w14:textId="77777777" w:rsidR="001E0200" w:rsidRPr="00EE40E6" w:rsidRDefault="001E0200" w:rsidP="001E0200">
      <w:pPr>
        <w:pStyle w:val="NoSpacing"/>
        <w:rPr>
          <w:noProof/>
        </w:rPr>
      </w:pPr>
      <w:r w:rsidRPr="00EE40E6">
        <w:rPr>
          <w:noProof/>
        </w:rPr>
        <w:t>178011905478542266528237562450159990145232156369120674273274450314442865788737020770612695252123463079567156784778466449970650770920727857050009668388144034129745221171818506047231150039301079959358067395348717066319802262019714966524135060945913707594956514672855690606794135837542707371727429551343320695239</w:t>
      </w:r>
    </w:p>
    <w:p w14:paraId="5D447565" w14:textId="77777777" w:rsidR="001E0200" w:rsidRDefault="001E0200" w:rsidP="00F86CCA"/>
    <w:p w14:paraId="6CE64DD1" w14:textId="6CCBF1E7" w:rsidR="00960888" w:rsidRDefault="00960888" w:rsidP="00F86CCA">
      <w:pPr>
        <w:rPr>
          <w:b/>
          <w:bCs/>
        </w:rPr>
      </w:pPr>
      <w:r w:rsidRPr="001E0200">
        <w:rPr>
          <w:b/>
          <w:bCs/>
        </w:rPr>
        <w:t xml:space="preserve">2) Both parties select private numbers. </w:t>
      </w:r>
    </w:p>
    <w:p w14:paraId="34E964CE" w14:textId="5AA37D8E" w:rsidR="001E0200" w:rsidRDefault="00A06057" w:rsidP="00F86CCA">
      <w:r>
        <w:t xml:space="preserve">The VPC select a random number </w:t>
      </w:r>
      <w:r w:rsidR="0089256D">
        <w:t>“</w:t>
      </w:r>
      <w:r>
        <w:t>a</w:t>
      </w:r>
      <w:r w:rsidR="0089256D">
        <w:t>”</w:t>
      </w:r>
      <w:r>
        <w:t>.</w:t>
      </w:r>
    </w:p>
    <w:p w14:paraId="7D75A41D" w14:textId="77777777" w:rsidR="00B13730" w:rsidRDefault="00B13730" w:rsidP="00B13730">
      <w:pPr>
        <w:pStyle w:val="NoSpacing"/>
        <w:ind w:left="720"/>
      </w:pPr>
      <w:proofErr w:type="gramStart"/>
      <w:r w:rsidRPr="0089256D">
        <w:rPr>
          <w:color w:val="FF0000"/>
        </w:rPr>
        <w:t>a</w:t>
      </w:r>
      <w:r>
        <w:t>(</w:t>
      </w:r>
      <w:proofErr w:type="gramEnd"/>
      <w:r>
        <w:t>Private Key – VPC) = SHA1(a + my first name)</w:t>
      </w:r>
    </w:p>
    <w:p w14:paraId="2525E014" w14:textId="77777777" w:rsidR="00B13730" w:rsidRDefault="00B13730" w:rsidP="00B13730">
      <w:pPr>
        <w:pStyle w:val="NoSpacing"/>
        <w:ind w:left="720"/>
      </w:pPr>
      <w:r w:rsidRPr="0055374E">
        <w:t>d05f0655fc4917e2d430f0190f1dbbe45139e2ed</w:t>
      </w:r>
    </w:p>
    <w:p w14:paraId="347B68F1" w14:textId="77777777" w:rsidR="00B13730" w:rsidRDefault="00B13730" w:rsidP="00F86CCA"/>
    <w:p w14:paraId="746D3BE6" w14:textId="615CF05E" w:rsidR="00A06057" w:rsidRDefault="00A06057" w:rsidP="00F86CCA">
      <w:r>
        <w:t xml:space="preserve">The Data Centre selects a random number </w:t>
      </w:r>
      <w:r w:rsidR="0089256D">
        <w:t>“b”.</w:t>
      </w:r>
    </w:p>
    <w:p w14:paraId="57C32893" w14:textId="77777777" w:rsidR="00B13730" w:rsidRDefault="00B13730" w:rsidP="00B13730">
      <w:pPr>
        <w:pStyle w:val="NoSpacing"/>
        <w:ind w:left="720"/>
      </w:pPr>
      <w:proofErr w:type="gramStart"/>
      <w:r w:rsidRPr="0089256D">
        <w:rPr>
          <w:color w:val="FF0000"/>
        </w:rPr>
        <w:t>b</w:t>
      </w:r>
      <w:r>
        <w:t>(</w:t>
      </w:r>
      <w:proofErr w:type="gramEnd"/>
      <w:r>
        <w:t>Private Key – Data Centre) = SHA1(b + my last name)</w:t>
      </w:r>
    </w:p>
    <w:p w14:paraId="74F873E1" w14:textId="77777777" w:rsidR="00B13730" w:rsidRDefault="00B13730" w:rsidP="00B13730">
      <w:pPr>
        <w:pStyle w:val="NoSpacing"/>
        <w:ind w:left="720"/>
      </w:pPr>
      <w:r w:rsidRPr="0055374E">
        <w:t>d42c6b0f2238a83484c4121575919b9fe7a48a2f</w:t>
      </w:r>
      <w:r>
        <w:t xml:space="preserve"> </w:t>
      </w:r>
    </w:p>
    <w:p w14:paraId="21BD6069" w14:textId="77777777" w:rsidR="00B13730" w:rsidRDefault="00B13730" w:rsidP="00F86CCA"/>
    <w:p w14:paraId="2B25C5B5" w14:textId="0230B5DC" w:rsidR="0089256D" w:rsidRPr="001E0200" w:rsidRDefault="0089256D" w:rsidP="00F86CCA">
      <w:r>
        <w:t>An attacker, called Frank picks 2 random numbers, “c” and “d”</w:t>
      </w:r>
    </w:p>
    <w:p w14:paraId="23E861D5" w14:textId="0AED0DE8" w:rsidR="0058762F" w:rsidRDefault="0058762F" w:rsidP="00F86CCA">
      <w:r>
        <w:tab/>
      </w:r>
      <w:r w:rsidRPr="0058762F">
        <w:rPr>
          <w:color w:val="FF0000"/>
        </w:rPr>
        <w:t>c</w:t>
      </w:r>
      <w:r>
        <w:t xml:space="preserve"> = 3</w:t>
      </w:r>
    </w:p>
    <w:p w14:paraId="2DAB06C3" w14:textId="50E1531D" w:rsidR="0058762F" w:rsidRDefault="0058762F" w:rsidP="00F86CCA">
      <w:r>
        <w:tab/>
      </w:r>
      <w:r w:rsidRPr="0058762F">
        <w:rPr>
          <w:color w:val="FF0000"/>
        </w:rPr>
        <w:t>d</w:t>
      </w:r>
      <w:r>
        <w:t xml:space="preserve"> = 5</w:t>
      </w:r>
    </w:p>
    <w:p w14:paraId="1828DBEB" w14:textId="71C40E9F" w:rsidR="0058762F" w:rsidRDefault="0058762F" w:rsidP="00F86CCA">
      <w:r>
        <w:tab/>
        <w:t xml:space="preserve">Note: This is </w:t>
      </w:r>
      <w:r w:rsidR="009D70C8">
        <w:t>a simplified example. In the real world, larger numbers</w:t>
      </w:r>
      <w:r w:rsidR="004D7950">
        <w:t xml:space="preserve"> are used. </w:t>
      </w:r>
    </w:p>
    <w:p w14:paraId="63915A9C" w14:textId="7BEEC86E" w:rsidR="009D70C8" w:rsidRDefault="00385BFB" w:rsidP="00F86CCA">
      <w:pPr>
        <w:rPr>
          <w:b/>
          <w:bCs/>
        </w:rPr>
      </w:pPr>
      <w:r>
        <w:rPr>
          <w:b/>
          <w:bCs/>
        </w:rPr>
        <w:t>3) The attacker intercepts both parties Public Values</w:t>
      </w:r>
    </w:p>
    <w:p w14:paraId="2AB02540" w14:textId="39556E20" w:rsidR="00AA06B0" w:rsidRDefault="00AA06B0" w:rsidP="00F86CCA">
      <w:r>
        <w:t>NOTE: A, B, a, b</w:t>
      </w:r>
      <w:r w:rsidR="00BA6F33">
        <w:t xml:space="preserve"> are mixed up between the </w:t>
      </w:r>
      <w:r w:rsidR="0063087B">
        <w:t xml:space="preserve">lecture slides and assignment specifications. </w:t>
      </w:r>
    </w:p>
    <w:p w14:paraId="53760976" w14:textId="7CED2C93" w:rsidR="00E60E70" w:rsidRPr="00385BFB" w:rsidRDefault="00385BFB" w:rsidP="00F86CCA">
      <w:r>
        <w:lastRenderedPageBreak/>
        <w:t xml:space="preserve">Frank, intercepts the VPC’s public value A = </w:t>
      </w:r>
      <w:proofErr w:type="spellStart"/>
      <w:r w:rsidR="00E60E70">
        <w:t>g^a</w:t>
      </w:r>
      <w:proofErr w:type="spellEnd"/>
      <w:r w:rsidR="00E60E70">
        <w:t xml:space="preserve"> mod p. This is blocked from reaching the Data Centre. </w:t>
      </w:r>
      <w:r w:rsidR="00A64577">
        <w:t xml:space="preserve">Frank then sends their own public </w:t>
      </w:r>
      <w:r w:rsidR="005415D1">
        <w:t xml:space="preserve">values </w:t>
      </w:r>
      <w:r w:rsidR="00D662BE">
        <w:t xml:space="preserve">C = </w:t>
      </w:r>
      <w:proofErr w:type="spellStart"/>
      <w:r w:rsidR="005415D1">
        <w:t>g^c</w:t>
      </w:r>
      <w:proofErr w:type="spellEnd"/>
      <w:r w:rsidR="005415D1">
        <w:t xml:space="preserve"> mod p. </w:t>
      </w:r>
      <w:r w:rsidR="00AA06B0">
        <w:t>Frank also intercepts the Date Centres public value, B =</w:t>
      </w:r>
      <w:proofErr w:type="spellStart"/>
      <w:r w:rsidR="00AA06B0">
        <w:t>g^b</w:t>
      </w:r>
      <w:proofErr w:type="spellEnd"/>
      <w:r w:rsidR="00AA06B0">
        <w:t xml:space="preserve"> mod p. </w:t>
      </w:r>
      <w:r w:rsidR="00CD2A2F">
        <w:t xml:space="preserve">Frank then sends the VPC their own public value </w:t>
      </w:r>
      <w:r w:rsidR="00D662BE">
        <w:t>D=</w:t>
      </w:r>
      <w:proofErr w:type="spellStart"/>
      <w:r w:rsidR="00CD2A2F">
        <w:t>g^d</w:t>
      </w:r>
      <w:proofErr w:type="spellEnd"/>
      <w:r w:rsidR="00D662BE">
        <w:t xml:space="preserve"> mod p. </w:t>
      </w:r>
    </w:p>
    <w:p w14:paraId="436FA880" w14:textId="1A43D463" w:rsidR="00F70516" w:rsidRDefault="00020E03" w:rsidP="00D41B43">
      <w:pPr>
        <w:rPr>
          <w:b/>
          <w:bCs/>
        </w:rPr>
      </w:pPr>
      <w:r>
        <w:rPr>
          <w:b/>
          <w:bCs/>
        </w:rPr>
        <w:t>4) The secret key is computed</w:t>
      </w:r>
    </w:p>
    <w:p w14:paraId="4BACD7CB" w14:textId="025A1573" w:rsidR="004530CD" w:rsidRDefault="00EC3FF6" w:rsidP="00D41B43">
      <w:r>
        <w:t xml:space="preserve">Both the VPC and Data Centre will compute </w:t>
      </w:r>
      <w:r w:rsidR="004530CD">
        <w:t>the shared secret key. Howeve</w:t>
      </w:r>
      <w:r w:rsidR="004D7950">
        <w:t>r,</w:t>
      </w:r>
      <w:r w:rsidR="004530CD">
        <w:t xml:space="preserve"> this is based on the values that Frank, the attacker sent by to both parties. </w:t>
      </w:r>
      <w:r w:rsidR="004D7950">
        <w:t>VPC will compute K</w:t>
      </w:r>
      <w:r w:rsidR="008A75BA">
        <w:t>1</w:t>
      </w:r>
      <w:r w:rsidR="004D7950">
        <w:t xml:space="preserve"> =</w:t>
      </w:r>
      <w:r w:rsidR="00FE4008">
        <w:t xml:space="preserve"> </w:t>
      </w:r>
      <w:proofErr w:type="spellStart"/>
      <w:r w:rsidR="00FE4008">
        <w:t>g^da</w:t>
      </w:r>
      <w:proofErr w:type="spellEnd"/>
      <w:r w:rsidR="00FE4008">
        <w:t xml:space="preserve"> mod p. Data Centre will compute </w:t>
      </w:r>
      <w:r w:rsidR="0064174C">
        <w:t>K</w:t>
      </w:r>
      <w:r w:rsidR="008A75BA">
        <w:t>2</w:t>
      </w:r>
      <w:r w:rsidR="0064174C">
        <w:t xml:space="preserve"> = </w:t>
      </w:r>
      <w:proofErr w:type="spellStart"/>
      <w:r w:rsidR="00945915">
        <w:t>g^cb</w:t>
      </w:r>
      <w:proofErr w:type="spellEnd"/>
      <w:r w:rsidR="00945915">
        <w:t xml:space="preserve"> mod p. </w:t>
      </w:r>
    </w:p>
    <w:p w14:paraId="7A951E4F" w14:textId="2B16BBFF" w:rsidR="00945915" w:rsidRDefault="00945915" w:rsidP="00D41B43">
      <w:pPr>
        <w:rPr>
          <w:b/>
          <w:bCs/>
        </w:rPr>
      </w:pPr>
      <w:r>
        <w:rPr>
          <w:b/>
          <w:bCs/>
        </w:rPr>
        <w:t xml:space="preserve">5) </w:t>
      </w:r>
    </w:p>
    <w:p w14:paraId="6A0B120A" w14:textId="6F09EEAB" w:rsidR="008A75BA" w:rsidRPr="008A75BA" w:rsidRDefault="008A75BA" w:rsidP="00D41B43">
      <w:r>
        <w:t>The VP</w:t>
      </w:r>
      <w:r w:rsidR="00217024">
        <w:t>C</w:t>
      </w:r>
      <w:r>
        <w:t xml:space="preserve"> will use K1 to encrypt a message to Data Centre. </w:t>
      </w:r>
      <w:r w:rsidR="00CF72FB">
        <w:t>However</w:t>
      </w:r>
      <w:r w:rsidR="00217024">
        <w:t>,</w:t>
      </w:r>
      <w:r w:rsidR="00CF72FB">
        <w:t xml:space="preserve"> Frank can decrypt and </w:t>
      </w:r>
      <w:r w:rsidR="00091339">
        <w:t>re-</w:t>
      </w:r>
      <w:r w:rsidR="00CF72FB">
        <w:t>e</w:t>
      </w:r>
      <w:r w:rsidR="00274E58">
        <w:t>n</w:t>
      </w:r>
      <w:r w:rsidR="00CF72FB">
        <w:t>crypt it using K2</w:t>
      </w:r>
      <w:r w:rsidR="00091339">
        <w:t xml:space="preserve"> and sends the message to Data Centre. </w:t>
      </w:r>
      <w:r w:rsidR="007D1DE9">
        <w:t xml:space="preserve">Both parties will not notice anything and will assume that their messages are secure. </w:t>
      </w:r>
      <w:r w:rsidR="00274E58">
        <w:t xml:space="preserve">Frank as an attacker can decrypt, read, modify and re-encrypt all their conversations. </w:t>
      </w:r>
    </w:p>
    <w:p w14:paraId="7E02063E" w14:textId="085CC812" w:rsidR="00F3025A" w:rsidRPr="00F3025A" w:rsidRDefault="00F3025A" w:rsidP="00F3025A">
      <w:pPr>
        <w:pStyle w:val="Heading2"/>
        <w:rPr>
          <w:b/>
          <w:bCs/>
          <w:noProof/>
          <w:sz w:val="20"/>
          <w:szCs w:val="20"/>
        </w:rPr>
      </w:pPr>
      <w:r w:rsidRPr="00F3025A">
        <w:rPr>
          <w:b/>
          <w:bCs/>
          <w:noProof/>
          <w:sz w:val="20"/>
          <w:szCs w:val="20"/>
        </w:rPr>
        <w:t>4.</w:t>
      </w:r>
      <w:r w:rsidR="00D43667">
        <w:rPr>
          <w:b/>
          <w:bCs/>
          <w:noProof/>
          <w:sz w:val="20"/>
          <w:szCs w:val="20"/>
        </w:rPr>
        <w:t>5</w:t>
      </w:r>
      <w:r w:rsidRPr="00F3025A">
        <w:rPr>
          <w:b/>
          <w:bCs/>
          <w:noProof/>
          <w:sz w:val="20"/>
          <w:szCs w:val="20"/>
        </w:rPr>
        <w:t xml:space="preserve">)How does </w:t>
      </w:r>
      <w:r w:rsidRPr="00632BA0">
        <w:rPr>
          <w:b/>
          <w:bCs/>
          <w:color w:val="FF0000"/>
          <w:sz w:val="20"/>
          <w:szCs w:val="20"/>
        </w:rPr>
        <w:t xml:space="preserve">IKEv2 </w:t>
      </w:r>
      <w:r w:rsidRPr="00F3025A">
        <w:rPr>
          <w:b/>
          <w:bCs/>
          <w:sz w:val="20"/>
          <w:szCs w:val="20"/>
        </w:rPr>
        <w:t xml:space="preserve">overcome </w:t>
      </w:r>
      <w:r w:rsidRPr="00F3025A">
        <w:rPr>
          <w:b/>
          <w:bCs/>
          <w:noProof/>
          <w:sz w:val="20"/>
          <w:szCs w:val="20"/>
        </w:rPr>
        <w:t xml:space="preserve">the Man-in-the-Middle Attack? Show steps. </w:t>
      </w:r>
    </w:p>
    <w:p w14:paraId="76084F87" w14:textId="59B4CF86" w:rsidR="00040009" w:rsidRPr="00C67D78" w:rsidRDefault="00913E69" w:rsidP="00040009">
      <w:pPr>
        <w:rPr>
          <w:i/>
          <w:iCs/>
          <w:u w:val="single"/>
        </w:rPr>
      </w:pPr>
      <w:r w:rsidRPr="00C67D78">
        <w:rPr>
          <w:i/>
          <w:iCs/>
          <w:u w:val="single"/>
        </w:rPr>
        <w:t xml:space="preserve">What it is </w:t>
      </w:r>
    </w:p>
    <w:p w14:paraId="65F9E7E1" w14:textId="55527BF3" w:rsidR="00F76EB1" w:rsidRDefault="00F76EB1" w:rsidP="00040009">
      <w:r>
        <w:t>IKE</w:t>
      </w:r>
      <w:r w:rsidR="00884E5D">
        <w:t>v2 is a VPN protocol that is used to ensure that communications between device is safe b</w:t>
      </w:r>
      <w:r w:rsidR="00F17830">
        <w:t>y establishing and verifying IPsec connections. This is</w:t>
      </w:r>
      <w:r w:rsidR="00A46A39">
        <w:t xml:space="preserve"> widely used to keep connections stable even when switching between networks like mobile data and Wi-Fi</w:t>
      </w:r>
      <w:r w:rsidR="00CA2422">
        <w:t xml:space="preserve"> (</w:t>
      </w:r>
      <w:proofErr w:type="spellStart"/>
      <w:r w:rsidR="00CA2422">
        <w:t>NordLayer</w:t>
      </w:r>
      <w:proofErr w:type="spellEnd"/>
      <w:r w:rsidR="00CA2422">
        <w:t xml:space="preserve">, 2025). </w:t>
      </w:r>
    </w:p>
    <w:p w14:paraId="1742EE0F" w14:textId="72B99AE6" w:rsidR="00BF216D" w:rsidRPr="00C67D78" w:rsidRDefault="00CA2422" w:rsidP="00040009">
      <w:pPr>
        <w:rPr>
          <w:i/>
          <w:iCs/>
          <w:u w:val="single"/>
        </w:rPr>
      </w:pPr>
      <w:r w:rsidRPr="00C67D78">
        <w:rPr>
          <w:i/>
          <w:iCs/>
          <w:u w:val="single"/>
        </w:rPr>
        <w:t>How it overcomes Man</w:t>
      </w:r>
      <w:r w:rsidR="00201B9F" w:rsidRPr="00C67D78">
        <w:rPr>
          <w:i/>
          <w:iCs/>
          <w:u w:val="single"/>
        </w:rPr>
        <w:t>-in-the-Middle</w:t>
      </w:r>
    </w:p>
    <w:p w14:paraId="042B2F82" w14:textId="685A1133" w:rsidR="00201B9F" w:rsidRDefault="00201B9F" w:rsidP="00040009">
      <w:r>
        <w:t>Diffi</w:t>
      </w:r>
      <w:r w:rsidR="001E3058">
        <w:t xml:space="preserve">e-Hellman has the vulnerability that anyone can send the shared public key values. </w:t>
      </w:r>
      <w:r w:rsidR="00912CEA">
        <w:t xml:space="preserve">There is no authentication, </w:t>
      </w:r>
      <w:r w:rsidR="00871757">
        <w:t xml:space="preserve">no identity verification, </w:t>
      </w:r>
      <w:r w:rsidR="00912CEA">
        <w:t xml:space="preserve">no new keys are used, and we do not encrypt the public keys (A and B in this case). </w:t>
      </w:r>
      <w:r w:rsidR="008825FC">
        <w:t>IKEv2 solves this problem by introducing the usage of digital signatures</w:t>
      </w:r>
      <w:r w:rsidR="00FA6CD3">
        <w:t xml:space="preserve"> or pre-shared keys (PSK). </w:t>
      </w:r>
      <w:r w:rsidR="00871757">
        <w:t xml:space="preserve">Certificates </w:t>
      </w:r>
      <w:r w:rsidR="00CA079F">
        <w:t>or PSK’s can be used to verify identities, nonces</w:t>
      </w:r>
      <w:r w:rsidR="00BF3D8F">
        <w:t xml:space="preserve"> </w:t>
      </w:r>
      <w:r w:rsidR="00CA079F">
        <w:t>(random values) can be used to ensure new keys for each session</w:t>
      </w:r>
      <w:r w:rsidR="00D02774">
        <w:t>. Finally</w:t>
      </w:r>
      <w:r w:rsidR="00BF3D8F">
        <w:t xml:space="preserve">, </w:t>
      </w:r>
      <w:r w:rsidR="00D02774">
        <w:t xml:space="preserve">after authentication, the public keys are encrypted. </w:t>
      </w:r>
    </w:p>
    <w:p w14:paraId="573279E9" w14:textId="12FFEB61" w:rsidR="00BF3D8F" w:rsidRPr="00C67D78" w:rsidRDefault="006F25B6" w:rsidP="00040009">
      <w:pPr>
        <w:rPr>
          <w:i/>
          <w:iCs/>
          <w:u w:val="single"/>
        </w:rPr>
      </w:pPr>
      <w:r w:rsidRPr="00C67D78">
        <w:rPr>
          <w:i/>
          <w:iCs/>
          <w:u w:val="single"/>
        </w:rPr>
        <w:t>Steps</w:t>
      </w:r>
    </w:p>
    <w:p w14:paraId="654171D7" w14:textId="3926B58C" w:rsidR="000363DB" w:rsidRDefault="00C67D78" w:rsidP="00C67D78">
      <w:r>
        <w:t>Step 1: Auth</w:t>
      </w:r>
      <w:r w:rsidR="006A1BB6">
        <w:t>entication with Digital Signatures</w:t>
      </w:r>
      <w:r w:rsidR="000363DB">
        <w:t xml:space="preserve"> or PSKs</w:t>
      </w:r>
    </w:p>
    <w:p w14:paraId="7F779AE6" w14:textId="77777777" w:rsidR="00971A4D" w:rsidRDefault="00403753" w:rsidP="00C67D78">
      <w:r>
        <w:t xml:space="preserve">We can authenticate either by using </w:t>
      </w:r>
      <w:r w:rsidR="00727F67">
        <w:t>c</w:t>
      </w:r>
      <w:r>
        <w:t xml:space="preserve">ertificates or </w:t>
      </w:r>
      <w:r w:rsidR="00727F67">
        <w:t>p</w:t>
      </w:r>
      <w:r>
        <w:t>re-</w:t>
      </w:r>
      <w:r w:rsidR="00727F67">
        <w:t>s</w:t>
      </w:r>
      <w:r>
        <w:t xml:space="preserve">hared </w:t>
      </w:r>
      <w:r w:rsidR="00727F67">
        <w:t>k</w:t>
      </w:r>
      <w:r>
        <w:t xml:space="preserve">eys (PSK). </w:t>
      </w:r>
      <w:r w:rsidR="00727F67">
        <w:t>Certificates have both parties sign their shared Key (in this questi</w:t>
      </w:r>
      <w:r w:rsidR="00103DA1">
        <w:t>on, A and B) with a private key</w:t>
      </w:r>
      <w:r w:rsidR="00D4380C">
        <w:t>. The receiver verifies the signature by using the sender’s public certificate (</w:t>
      </w:r>
      <w:r w:rsidR="00176BC8">
        <w:t xml:space="preserve">e.g., RSA).  With pre-shared keys, both parties use a shared secret </w:t>
      </w:r>
      <w:r w:rsidR="00971A4D">
        <w:t xml:space="preserve">key to hash the session data. </w:t>
      </w:r>
    </w:p>
    <w:p w14:paraId="59296D1C" w14:textId="77777777" w:rsidR="00085B12" w:rsidRDefault="00971A4D" w:rsidP="00C67D78">
      <w:r>
        <w:tab/>
        <w:t xml:space="preserve">HMAC-SHA256 (PSK, </w:t>
      </w:r>
      <w:r w:rsidR="00085B12">
        <w:t>nonce of A, nonce of B)</w:t>
      </w:r>
    </w:p>
    <w:p w14:paraId="76D28985" w14:textId="195777CB" w:rsidR="000363DB" w:rsidRDefault="00085B12" w:rsidP="00C67D78">
      <w:r>
        <w:t xml:space="preserve">This prevents an attacker from forging signatures or guessing the </w:t>
      </w:r>
      <w:r w:rsidR="006E1301">
        <w:t xml:space="preserve">PSK. </w:t>
      </w:r>
      <w:r w:rsidR="00103DA1">
        <w:t xml:space="preserve"> </w:t>
      </w:r>
      <w:r w:rsidR="0095463E">
        <w:t>This is because the PSK is a long-generated value (e.g. 256 bits</w:t>
      </w:r>
      <w:r w:rsidR="00963F67">
        <w:t xml:space="preserve">). The attacker needs PSK </w:t>
      </w:r>
      <w:r w:rsidR="00D235F8">
        <w:t>to</w:t>
      </w:r>
      <w:r w:rsidR="00963F67">
        <w:t xml:space="preserve"> compute</w:t>
      </w:r>
      <w:r w:rsidR="00D235F8">
        <w:t xml:space="preserve"> </w:t>
      </w:r>
      <w:r w:rsidR="00963F67">
        <w:t xml:space="preserve">the correct HMAC value to </w:t>
      </w:r>
      <w:r w:rsidR="00610D25">
        <w:t>im</w:t>
      </w:r>
      <w:r w:rsidR="00963F67">
        <w:t>personate either party</w:t>
      </w:r>
      <w:r w:rsidR="00D235F8">
        <w:t xml:space="preserve">. That would mean that the verification would fail. </w:t>
      </w:r>
    </w:p>
    <w:p w14:paraId="261DBD33" w14:textId="14DCAD3C" w:rsidR="006A1BB6" w:rsidRDefault="006A1BB6" w:rsidP="00C67D78">
      <w:r>
        <w:t>Step 2: Nonces for Session Freshness</w:t>
      </w:r>
    </w:p>
    <w:p w14:paraId="0C17D396" w14:textId="6F8C9FAB" w:rsidR="00A741AA" w:rsidRDefault="00A741AA" w:rsidP="00C67D78">
      <w:r>
        <w:t>By itself, D</w:t>
      </w:r>
      <w:r w:rsidR="008B241B">
        <w:t xml:space="preserve">iffie-Hellman can have an attacker use replay attacks if the same </w:t>
      </w:r>
      <w:r w:rsidR="00890F00">
        <w:t xml:space="preserve">sessions keys are used repeatedly. To solve this, both parties generate random numbers or nonce values during a handshake. </w:t>
      </w:r>
      <w:r w:rsidR="00250CD1">
        <w:t xml:space="preserve">Session </w:t>
      </w:r>
      <w:r w:rsidR="00845C60">
        <w:t>keys</w:t>
      </w:r>
      <w:r w:rsidR="00705A76">
        <w:t>/unique keys</w:t>
      </w:r>
      <w:r w:rsidR="001F7FD3">
        <w:t xml:space="preserve"> (i.e. Ephemeral keys)</w:t>
      </w:r>
      <w:r w:rsidR="00845C60">
        <w:t xml:space="preserve"> are calculated by </w:t>
      </w:r>
      <w:proofErr w:type="spellStart"/>
      <w:r w:rsidR="00845C60">
        <w:t>nonce_a</w:t>
      </w:r>
      <w:proofErr w:type="spellEnd"/>
      <w:r w:rsidR="00845C60">
        <w:t xml:space="preserve"> +</w:t>
      </w:r>
      <w:proofErr w:type="spellStart"/>
      <w:r w:rsidR="00845C60">
        <w:t>nonce_b</w:t>
      </w:r>
      <w:proofErr w:type="spellEnd"/>
      <w:r w:rsidR="00845C60">
        <w:t xml:space="preserve"> + </w:t>
      </w:r>
      <w:proofErr w:type="spellStart"/>
      <w:r w:rsidR="001F5986">
        <w:t>g^AB</w:t>
      </w:r>
      <w:proofErr w:type="spellEnd"/>
      <w:r w:rsidR="001F5986">
        <w:t xml:space="preserve">. </w:t>
      </w:r>
      <w:r w:rsidR="003D519D">
        <w:t xml:space="preserve">This is only for session only. </w:t>
      </w:r>
      <w:r w:rsidR="001F5986">
        <w:t xml:space="preserve">By using </w:t>
      </w:r>
      <w:r w:rsidR="003A7241">
        <w:t>new session keys and nonce values</w:t>
      </w:r>
      <w:r w:rsidR="003D519D">
        <w:t xml:space="preserve">, </w:t>
      </w:r>
      <w:r w:rsidR="006D2487">
        <w:t>each session uses unique keys even if long term keys</w:t>
      </w:r>
      <w:r w:rsidR="009B6BFB">
        <w:t xml:space="preserve"> </w:t>
      </w:r>
      <w:r w:rsidR="009629F1">
        <w:t>(private keys)</w:t>
      </w:r>
      <w:r w:rsidR="006D2487">
        <w:t xml:space="preserve"> are compromised.</w:t>
      </w:r>
      <w:r w:rsidR="003A7241">
        <w:t xml:space="preserve"> For </w:t>
      </w:r>
      <w:r w:rsidR="009B6BFB">
        <w:t>example,</w:t>
      </w:r>
      <w:r w:rsidR="003A7241">
        <w:t xml:space="preserve"> if the Data Centre and VPC’s private keys (a and b) were compromised, </w:t>
      </w:r>
      <w:r w:rsidR="009B6BFB">
        <w:t>sessions keys would be different as each session has different keys</w:t>
      </w:r>
      <w:r w:rsidR="007D6B70">
        <w:t xml:space="preserve">, with old keys discarded after usage. </w:t>
      </w:r>
      <w:r w:rsidR="009B6BFB">
        <w:t xml:space="preserve"> </w:t>
      </w:r>
    </w:p>
    <w:p w14:paraId="0A720EA6" w14:textId="0015002F" w:rsidR="006A1BB6" w:rsidRDefault="006A1BB6" w:rsidP="00C67D78">
      <w:r>
        <w:t xml:space="preserve">Step 3: Public key encryption </w:t>
      </w:r>
    </w:p>
    <w:p w14:paraId="1B417523" w14:textId="1645D8C6" w:rsidR="005A294E" w:rsidRDefault="005A294E" w:rsidP="00C67D78">
      <w:r>
        <w:t>After authentication the public keys are encrypted using symmetric keys</w:t>
      </w:r>
      <w:r w:rsidR="003F6BCA">
        <w:t>, (</w:t>
      </w:r>
      <w:proofErr w:type="spellStart"/>
      <w:r w:rsidR="003F6BCA">
        <w:t>SK_e</w:t>
      </w:r>
      <w:proofErr w:type="spellEnd"/>
      <w:r w:rsidR="003F6BCA">
        <w:t xml:space="preserve">). </w:t>
      </w:r>
    </w:p>
    <w:p w14:paraId="5122CB71" w14:textId="7DD4EF09" w:rsidR="005A294E" w:rsidRDefault="005A294E" w:rsidP="00C67D78">
      <w:proofErr w:type="spellStart"/>
      <w:r>
        <w:t>SK_e</w:t>
      </w:r>
      <w:proofErr w:type="spellEnd"/>
      <w:r>
        <w:t xml:space="preserve"> = HKDF (</w:t>
      </w:r>
      <w:proofErr w:type="spellStart"/>
      <w:r>
        <w:t>g^AB</w:t>
      </w:r>
      <w:proofErr w:type="spellEnd"/>
      <w:r>
        <w:t xml:space="preserve">, </w:t>
      </w:r>
      <w:proofErr w:type="spellStart"/>
      <w:r>
        <w:t>nonce_</w:t>
      </w:r>
      <w:r w:rsidR="00306EC7">
        <w:t>a</w:t>
      </w:r>
      <w:proofErr w:type="spellEnd"/>
      <w:r w:rsidR="00306EC7">
        <w:t xml:space="preserve">, </w:t>
      </w:r>
      <w:proofErr w:type="spellStart"/>
      <w:r w:rsidR="00306EC7">
        <w:t>nonce_b</w:t>
      </w:r>
      <w:proofErr w:type="spellEnd"/>
      <w:r w:rsidR="00306EC7">
        <w:t>, “encryption key)</w:t>
      </w:r>
    </w:p>
    <w:p w14:paraId="5F98CD72" w14:textId="63CF6AFC" w:rsidR="00306EC7" w:rsidRDefault="00306EC7" w:rsidP="00C67D78">
      <w:r>
        <w:lastRenderedPageBreak/>
        <w:t xml:space="preserve">The attacker can see the ciphertext but cannot see the </w:t>
      </w:r>
      <w:r w:rsidR="00DA0841" w:rsidRPr="000E0FAA">
        <w:t>public key values</w:t>
      </w:r>
      <w:r w:rsidR="0002424D" w:rsidRPr="000E0FAA">
        <w:t>. In</w:t>
      </w:r>
      <w:r w:rsidR="0002424D">
        <w:t xml:space="preserve"> this case the public key values are </w:t>
      </w:r>
      <w:proofErr w:type="spellStart"/>
      <w:r w:rsidR="0002424D">
        <w:t>g^</w:t>
      </w:r>
      <w:r w:rsidR="00E40DA0">
        <w:t>a</w:t>
      </w:r>
      <w:proofErr w:type="spellEnd"/>
      <w:r w:rsidR="00B55C5C">
        <w:t xml:space="preserve"> mod p </w:t>
      </w:r>
      <w:r w:rsidR="000E0FAA">
        <w:t xml:space="preserve">sent by VPC </w:t>
      </w:r>
      <w:r w:rsidR="00B55C5C">
        <w:t xml:space="preserve">and </w:t>
      </w:r>
      <w:proofErr w:type="spellStart"/>
      <w:r w:rsidR="00B55C5C">
        <w:t>g^</w:t>
      </w:r>
      <w:r w:rsidR="00E40DA0">
        <w:t>b</w:t>
      </w:r>
      <w:proofErr w:type="spellEnd"/>
      <w:r w:rsidR="00B55C5C">
        <w:t xml:space="preserve"> mod p</w:t>
      </w:r>
      <w:r w:rsidR="00F4183C">
        <w:t xml:space="preserve"> </w:t>
      </w:r>
      <w:r w:rsidR="000E0FAA">
        <w:t xml:space="preserve">sent by Data Centre </w:t>
      </w:r>
      <w:r w:rsidR="00F4183C">
        <w:t xml:space="preserve">in 4.3. </w:t>
      </w:r>
    </w:p>
    <w:p w14:paraId="7229EB71" w14:textId="4104ACE9" w:rsidR="006A1BB6" w:rsidRDefault="006A1BB6" w:rsidP="00C67D78">
      <w:r>
        <w:t>Step 4: Key Conf</w:t>
      </w:r>
      <w:r w:rsidR="000363DB">
        <w:t xml:space="preserve">irmation </w:t>
      </w:r>
    </w:p>
    <w:p w14:paraId="5C9AD41F" w14:textId="16012FEC" w:rsidR="00DA0841" w:rsidRDefault="00BF31AF" w:rsidP="00C67D78">
      <w:r>
        <w:t>There is no proof that both parties computed the same shared key value</w:t>
      </w:r>
      <w:r w:rsidR="004F1661">
        <w:t>(</w:t>
      </w:r>
      <w:r w:rsidR="00BC27FB">
        <w:t>S),</w:t>
      </w:r>
      <w:r>
        <w:t xml:space="preserve"> </w:t>
      </w:r>
      <w:proofErr w:type="spellStart"/>
      <w:r>
        <w:t>g^AB</w:t>
      </w:r>
      <w:proofErr w:type="spellEnd"/>
      <w:r>
        <w:t xml:space="preserve">. </w:t>
      </w:r>
      <w:r w:rsidR="00090DBD">
        <w:t>To solve this, you would use this:</w:t>
      </w:r>
    </w:p>
    <w:p w14:paraId="778F381A" w14:textId="08158DF4" w:rsidR="00090DBD" w:rsidRDefault="00090DBD" w:rsidP="00BC27FB">
      <w:pPr>
        <w:pStyle w:val="NoSpacing"/>
      </w:pPr>
      <w:r>
        <w:t>HASH 1= SHA-256 (</w:t>
      </w:r>
      <w:proofErr w:type="spellStart"/>
      <w:r>
        <w:t>g^AB</w:t>
      </w:r>
      <w:proofErr w:type="spellEnd"/>
      <w:r>
        <w:t xml:space="preserve"> + </w:t>
      </w:r>
      <w:proofErr w:type="spellStart"/>
      <w:r>
        <w:t>nonce_a</w:t>
      </w:r>
      <w:proofErr w:type="spellEnd"/>
      <w:r>
        <w:t xml:space="preserve">, </w:t>
      </w:r>
      <w:proofErr w:type="spellStart"/>
      <w:r>
        <w:t>nonce_b</w:t>
      </w:r>
      <w:proofErr w:type="spellEnd"/>
      <w:r>
        <w:t xml:space="preserve">, </w:t>
      </w:r>
      <w:proofErr w:type="gramStart"/>
      <w:r w:rsidR="00D2004B">
        <w:t>+”client</w:t>
      </w:r>
      <w:proofErr w:type="gramEnd"/>
      <w:r w:rsidR="00D2004B">
        <w:t>”)</w:t>
      </w:r>
    </w:p>
    <w:p w14:paraId="59132374" w14:textId="6F5CCA31" w:rsidR="00090DBD" w:rsidRDefault="00090DBD" w:rsidP="00BC27FB">
      <w:pPr>
        <w:pStyle w:val="NoSpacing"/>
      </w:pPr>
      <w:r>
        <w:t xml:space="preserve">HASH 2 = </w:t>
      </w:r>
      <w:r w:rsidR="00D2004B">
        <w:t>SHA-256 (</w:t>
      </w:r>
      <w:proofErr w:type="spellStart"/>
      <w:r w:rsidR="00D2004B">
        <w:t>g^AB</w:t>
      </w:r>
      <w:proofErr w:type="spellEnd"/>
      <w:r w:rsidR="00D2004B">
        <w:t xml:space="preserve"> + </w:t>
      </w:r>
      <w:proofErr w:type="spellStart"/>
      <w:r w:rsidR="00D2004B">
        <w:t>nonce_a</w:t>
      </w:r>
      <w:proofErr w:type="spellEnd"/>
      <w:r w:rsidR="00D2004B">
        <w:t xml:space="preserve">, </w:t>
      </w:r>
      <w:proofErr w:type="spellStart"/>
      <w:r w:rsidR="00D2004B">
        <w:t>nonce_b</w:t>
      </w:r>
      <w:proofErr w:type="spellEnd"/>
      <w:r w:rsidR="00D2004B">
        <w:t xml:space="preserve">, </w:t>
      </w:r>
      <w:proofErr w:type="gramStart"/>
      <w:r w:rsidR="00D2004B">
        <w:t>+”server</w:t>
      </w:r>
      <w:proofErr w:type="gramEnd"/>
      <w:r w:rsidR="00D2004B">
        <w:t>”)</w:t>
      </w:r>
    </w:p>
    <w:p w14:paraId="2AEA8BEF" w14:textId="36C66EF1" w:rsidR="00BC27FB" w:rsidRDefault="006042DB" w:rsidP="00C67D78">
      <w:r>
        <w:t xml:space="preserve">“Client” and “server” are fixed strings. We use them to make </w:t>
      </w:r>
      <w:r w:rsidR="00311A62">
        <w:t xml:space="preserve">distinguish the </w:t>
      </w:r>
      <w:proofErr w:type="gramStart"/>
      <w:r w:rsidR="00311A62">
        <w:t>parties</w:t>
      </w:r>
      <w:proofErr w:type="gramEnd"/>
      <w:r w:rsidR="00311A62">
        <w:t xml:space="preserve"> hashes. If an attacker tampered with </w:t>
      </w:r>
      <w:proofErr w:type="spellStart"/>
      <w:r w:rsidR="00311A62">
        <w:t>g^AB</w:t>
      </w:r>
      <w:proofErr w:type="spellEnd"/>
      <w:r w:rsidR="00311A62">
        <w:t>, the hashes won’t match.</w:t>
      </w:r>
    </w:p>
    <w:p w14:paraId="720432CD" w14:textId="3478E0A8" w:rsidR="00DC5AA6" w:rsidRPr="007A632A" w:rsidRDefault="00DC5AA6" w:rsidP="008D5669">
      <w:pPr>
        <w:pStyle w:val="Heading1"/>
        <w:rPr>
          <w:b/>
          <w:bCs/>
          <w:sz w:val="18"/>
          <w:szCs w:val="18"/>
        </w:rPr>
      </w:pPr>
      <w:r w:rsidRPr="007A632A">
        <w:rPr>
          <w:b/>
          <w:bCs/>
          <w:sz w:val="18"/>
          <w:szCs w:val="18"/>
        </w:rPr>
        <w:t>Question 5</w:t>
      </w:r>
      <w:r w:rsidR="003F106C">
        <w:rPr>
          <w:b/>
          <w:bCs/>
          <w:sz w:val="18"/>
          <w:szCs w:val="18"/>
        </w:rPr>
        <w:t>: SSL Hand</w:t>
      </w:r>
    </w:p>
    <w:p w14:paraId="0388D4E0" w14:textId="77777777" w:rsidR="00B60255" w:rsidRDefault="00B60255" w:rsidP="00761F28">
      <w:pPr>
        <w:pStyle w:val="NoSpacing"/>
        <w:rPr>
          <w:u w:val="single"/>
        </w:rPr>
      </w:pPr>
      <w:r w:rsidRPr="00761F28">
        <w:rPr>
          <w:u w:val="single"/>
        </w:rPr>
        <w:t>Overview of steps in SSL Handshake Protocol.</w:t>
      </w:r>
    </w:p>
    <w:p w14:paraId="2E94BA51" w14:textId="7746AD74" w:rsidR="0030347E" w:rsidRDefault="0030347E" w:rsidP="00761F28">
      <w:pPr>
        <w:pStyle w:val="NoSpacing"/>
      </w:pPr>
      <w:r w:rsidRPr="0030347E">
        <w:rPr>
          <w:noProof/>
        </w:rPr>
        <w:drawing>
          <wp:inline distT="0" distB="0" distL="0" distR="0" wp14:anchorId="6D793B0A" wp14:editId="5EDAF13B">
            <wp:extent cx="4076730" cy="3028972"/>
            <wp:effectExtent l="0" t="0" r="0" b="0"/>
            <wp:docPr id="153592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2481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76730" cy="302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BF76" w14:textId="62497E06" w:rsidR="0030347E" w:rsidRPr="00D43667" w:rsidRDefault="00A531EB" w:rsidP="00761F28">
      <w:pPr>
        <w:pStyle w:val="NoSpacing"/>
        <w:rPr>
          <w:b/>
          <w:bCs/>
        </w:rPr>
      </w:pPr>
      <w:r w:rsidRPr="00D43667">
        <w:rPr>
          <w:b/>
          <w:bCs/>
        </w:rPr>
        <w:t>Chapter 6 Security Protocols</w:t>
      </w:r>
      <w:r w:rsidR="0059574A" w:rsidRPr="00D43667">
        <w:rPr>
          <w:b/>
          <w:bCs/>
        </w:rPr>
        <w:t xml:space="preserve"> </w:t>
      </w:r>
      <w:r w:rsidR="001C5654" w:rsidRPr="00D43667">
        <w:rPr>
          <w:b/>
          <w:bCs/>
        </w:rPr>
        <w:t>(</w:t>
      </w:r>
      <w:r w:rsidR="0091569D" w:rsidRPr="00D43667">
        <w:rPr>
          <w:b/>
          <w:bCs/>
        </w:rPr>
        <w:t xml:space="preserve">X. Yi, </w:t>
      </w:r>
      <w:r w:rsidR="001C5654" w:rsidRPr="00D43667">
        <w:rPr>
          <w:b/>
          <w:bCs/>
        </w:rPr>
        <w:t>2025)</w:t>
      </w:r>
    </w:p>
    <w:p w14:paraId="6F94B81C" w14:textId="77777777" w:rsidR="0030347E" w:rsidRDefault="0030347E" w:rsidP="00761F28">
      <w:pPr>
        <w:pStyle w:val="NoSpacing"/>
      </w:pPr>
    </w:p>
    <w:p w14:paraId="0F7CF451" w14:textId="27EDF9CB" w:rsidR="00B60255" w:rsidRPr="00B60255" w:rsidRDefault="00B60255" w:rsidP="00761F28">
      <w:pPr>
        <w:pStyle w:val="NoSpacing"/>
      </w:pPr>
      <w:r>
        <w:t>1. Client sends “</w:t>
      </w:r>
      <w:proofErr w:type="spellStart"/>
      <w:r>
        <w:t>ClientHello</w:t>
      </w:r>
      <w:proofErr w:type="spellEnd"/>
      <w:r>
        <w:t>” to server</w:t>
      </w:r>
    </w:p>
    <w:p w14:paraId="47B58564" w14:textId="22564780" w:rsidR="00B60255" w:rsidRDefault="00B60255" w:rsidP="00761F28">
      <w:pPr>
        <w:pStyle w:val="NoSpacing"/>
      </w:pPr>
      <w:r>
        <w:t>2.Server res</w:t>
      </w:r>
      <w:r w:rsidR="0007721E">
        <w:t>p</w:t>
      </w:r>
      <w:r>
        <w:t>onds with “</w:t>
      </w:r>
      <w:proofErr w:type="spellStart"/>
      <w:r>
        <w:t>ServerHello</w:t>
      </w:r>
      <w:proofErr w:type="spellEnd"/>
      <w:r>
        <w:t xml:space="preserve">”, the certificate, </w:t>
      </w:r>
      <w:proofErr w:type="spellStart"/>
      <w:r>
        <w:t>ServerKeyExchange</w:t>
      </w:r>
      <w:proofErr w:type="spellEnd"/>
      <w:r>
        <w:t xml:space="preserve">, </w:t>
      </w:r>
      <w:proofErr w:type="spellStart"/>
      <w:r>
        <w:t>ServerHelloDone</w:t>
      </w:r>
      <w:proofErr w:type="spellEnd"/>
      <w:r w:rsidR="0007721E">
        <w:t>.</w:t>
      </w:r>
    </w:p>
    <w:p w14:paraId="19CB2F7D" w14:textId="562CD843" w:rsidR="00B60255" w:rsidRDefault="00B60255" w:rsidP="00761F28">
      <w:pPr>
        <w:pStyle w:val="NoSpacing"/>
      </w:pPr>
      <w:r>
        <w:t xml:space="preserve">- </w:t>
      </w:r>
      <w:proofErr w:type="spellStart"/>
      <w:r>
        <w:t>ServerKeyExchange</w:t>
      </w:r>
      <w:proofErr w:type="spellEnd"/>
      <w:r>
        <w:t xml:space="preserve"> is the RSA signature ephemeral RSA key or DH exponent. </w:t>
      </w:r>
    </w:p>
    <w:p w14:paraId="22E97FF1" w14:textId="04B1A0FC" w:rsidR="00B60255" w:rsidRDefault="00B60255" w:rsidP="00761F28">
      <w:pPr>
        <w:pStyle w:val="NoSpacing"/>
      </w:pPr>
      <w:r>
        <w:t xml:space="preserve">3. Client sends to server </w:t>
      </w:r>
      <w:proofErr w:type="spellStart"/>
      <w:r>
        <w:t>ClientKeyExchang</w:t>
      </w:r>
      <w:proofErr w:type="spellEnd"/>
      <w:r w:rsidR="00BE3096">
        <w:t xml:space="preserve"> and</w:t>
      </w:r>
      <w:r>
        <w:t xml:space="preserve"> </w:t>
      </w:r>
      <w:proofErr w:type="spellStart"/>
      <w:r>
        <w:t>ChangeCipherSpec</w:t>
      </w:r>
      <w:proofErr w:type="spellEnd"/>
      <w:r>
        <w:t xml:space="preserve"> (CCS)</w:t>
      </w:r>
      <w:r w:rsidR="00BE3096">
        <w:t>.</w:t>
      </w:r>
    </w:p>
    <w:p w14:paraId="2B78A04E" w14:textId="6C1E865E" w:rsidR="00BE3096" w:rsidRDefault="00BE3096" w:rsidP="00761F28">
      <w:pPr>
        <w:pStyle w:val="NoSpacing"/>
      </w:pPr>
      <w:r>
        <w:t xml:space="preserve">- If RSA used </w:t>
      </w:r>
      <w:r w:rsidR="00E20985">
        <w:t xml:space="preserve">this refers to encrypted pre-master. If DH is used, this refers to the client’s exponent. </w:t>
      </w:r>
    </w:p>
    <w:p w14:paraId="72DDF67F" w14:textId="3F53BC2A" w:rsidR="00B60255" w:rsidRDefault="00B60255" w:rsidP="00761F28">
      <w:pPr>
        <w:pStyle w:val="NoSpacing"/>
      </w:pPr>
      <w:r>
        <w:t xml:space="preserve">4. Server then sends back </w:t>
      </w:r>
      <w:proofErr w:type="spellStart"/>
      <w:r>
        <w:t>Change</w:t>
      </w:r>
      <w:r w:rsidR="00F16204">
        <w:t>Cipher</w:t>
      </w:r>
      <w:r>
        <w:t>Spec</w:t>
      </w:r>
      <w:proofErr w:type="spellEnd"/>
      <w:r>
        <w:t xml:space="preserve"> (CCS) and is finished.</w:t>
      </w:r>
    </w:p>
    <w:p w14:paraId="00B35BAE" w14:textId="77777777" w:rsidR="00761F28" w:rsidRDefault="00761F28" w:rsidP="00761F28">
      <w:pPr>
        <w:pStyle w:val="NoSpacing"/>
      </w:pPr>
    </w:p>
    <w:p w14:paraId="4FFE3883" w14:textId="4A63CE6E" w:rsidR="000C11AF" w:rsidRDefault="000C11AF" w:rsidP="00761F28">
      <w:pPr>
        <w:pStyle w:val="NoSpacing"/>
      </w:pPr>
      <w:r>
        <w:t xml:space="preserve">Generally, this question only requires using </w:t>
      </w:r>
      <w:r w:rsidR="00D329BA">
        <w:t xml:space="preserve">the Certificate, </w:t>
      </w:r>
      <w:proofErr w:type="spellStart"/>
      <w:r w:rsidR="00D329BA">
        <w:t>ServerKeyExchange</w:t>
      </w:r>
      <w:proofErr w:type="spellEnd"/>
      <w:r w:rsidR="00D329BA">
        <w:t xml:space="preserve"> and </w:t>
      </w:r>
      <w:proofErr w:type="spellStart"/>
      <w:r w:rsidR="00D329BA">
        <w:t>ClientKeyExchange</w:t>
      </w:r>
      <w:proofErr w:type="spellEnd"/>
      <w:r w:rsidR="00D329BA">
        <w:t>.</w:t>
      </w:r>
    </w:p>
    <w:p w14:paraId="1BBB686D" w14:textId="03462A01" w:rsidR="00D329BA" w:rsidRDefault="00D329BA" w:rsidP="00761F28">
      <w:pPr>
        <w:pStyle w:val="NoSpacing"/>
      </w:pPr>
      <w:r>
        <w:t xml:space="preserve">The </w:t>
      </w:r>
      <w:proofErr w:type="spellStart"/>
      <w:r>
        <w:t>Ser</w:t>
      </w:r>
      <w:r w:rsidR="004D11B3">
        <w:t>verKeyExchan</w:t>
      </w:r>
      <w:r w:rsidR="004A27B7">
        <w:t>ge</w:t>
      </w:r>
      <w:proofErr w:type="spellEnd"/>
      <w:r w:rsidR="004D11B3">
        <w:t xml:space="preserve"> is done in 5.2 by calculating the Ephemeral RSA public Key</w:t>
      </w:r>
      <w:r w:rsidR="001B4BDE">
        <w:t xml:space="preserve"> by using </w:t>
      </w:r>
      <w:proofErr w:type="spellStart"/>
      <w:r w:rsidR="001B4BDE" w:rsidRPr="004A27B7">
        <w:rPr>
          <w:b/>
          <w:bCs/>
        </w:rPr>
        <w:t>n_eph</w:t>
      </w:r>
      <w:proofErr w:type="spellEnd"/>
      <w:r w:rsidR="001B4BDE">
        <w:t xml:space="preserve"> and </w:t>
      </w:r>
      <w:r w:rsidR="00B93746">
        <w:t>my student number in hex</w:t>
      </w:r>
      <w:r w:rsidR="001B4BDE">
        <w:t>.</w:t>
      </w:r>
      <w:r w:rsidR="00694C91">
        <w:t xml:space="preserve"> </w:t>
      </w:r>
      <w:r w:rsidR="002237FC">
        <w:t>This is used to enable forward secrecy (sessions secure even if long term keys are compromised).</w:t>
      </w:r>
    </w:p>
    <w:p w14:paraId="0DD9BA53" w14:textId="496AD0E2" w:rsidR="001B4BDE" w:rsidRDefault="001B4BDE" w:rsidP="00761F28">
      <w:pPr>
        <w:pStyle w:val="NoSpacing"/>
      </w:pPr>
      <w:r>
        <w:t xml:space="preserve">The </w:t>
      </w:r>
      <w:proofErr w:type="spellStart"/>
      <w:r>
        <w:t>ClientKeyExchange</w:t>
      </w:r>
      <w:proofErr w:type="spellEnd"/>
      <w:r>
        <w:t xml:space="preserve"> is done in 5.3</w:t>
      </w:r>
      <w:r w:rsidR="00B93746">
        <w:t xml:space="preserve"> by using </w:t>
      </w:r>
      <w:proofErr w:type="spellStart"/>
      <w:r w:rsidR="00B93746" w:rsidRPr="00D207F2">
        <w:rPr>
          <w:b/>
          <w:bCs/>
        </w:rPr>
        <w:t>n_eph</w:t>
      </w:r>
      <w:proofErr w:type="spellEnd"/>
      <w:r w:rsidR="00B93746">
        <w:t xml:space="preserve"> and </w:t>
      </w:r>
      <w:proofErr w:type="spellStart"/>
      <w:r w:rsidR="00B93746" w:rsidRPr="00D207F2">
        <w:rPr>
          <w:b/>
          <w:bCs/>
        </w:rPr>
        <w:t>e_eph</w:t>
      </w:r>
      <w:proofErr w:type="spellEnd"/>
      <w:r w:rsidR="00B93746" w:rsidRPr="00D207F2">
        <w:rPr>
          <w:b/>
          <w:bCs/>
        </w:rPr>
        <w:t>.</w:t>
      </w:r>
      <w:r w:rsidR="00B93746">
        <w:t xml:space="preserve"> This is to establis</w:t>
      </w:r>
      <w:r w:rsidR="00FD2EA9">
        <w:t>h a shared secret.</w:t>
      </w:r>
    </w:p>
    <w:p w14:paraId="1626CCAA" w14:textId="2F93973B" w:rsidR="00761F28" w:rsidRDefault="001E57DD" w:rsidP="00761F28">
      <w:pPr>
        <w:pStyle w:val="NoSpacing"/>
      </w:pPr>
      <w:r>
        <w:t xml:space="preserve">The </w:t>
      </w:r>
      <w:r w:rsidR="00913C31">
        <w:t>C</w:t>
      </w:r>
      <w:r>
        <w:t>ertificate will be used in 5.4 to authenticate the server</w:t>
      </w:r>
      <w:r w:rsidR="000C11AF">
        <w:t xml:space="preserve">. </w:t>
      </w:r>
    </w:p>
    <w:p w14:paraId="39251346" w14:textId="77777777" w:rsidR="000C11AF" w:rsidRDefault="000C11AF" w:rsidP="00761F28">
      <w:pPr>
        <w:pStyle w:val="NoSpacing"/>
      </w:pPr>
    </w:p>
    <w:p w14:paraId="2C0C2730" w14:textId="77777777" w:rsidR="00B60255" w:rsidRPr="00B60255" w:rsidRDefault="00B60255" w:rsidP="00B60255">
      <w:pPr>
        <w:rPr>
          <w:i/>
          <w:iCs/>
        </w:rPr>
      </w:pPr>
    </w:p>
    <w:p w14:paraId="0258639E" w14:textId="28048593" w:rsidR="001341B6" w:rsidRPr="002623E1" w:rsidRDefault="001341B6" w:rsidP="001341B6">
      <w:pPr>
        <w:pStyle w:val="Heading2"/>
        <w:rPr>
          <w:b/>
          <w:bCs/>
          <w:sz w:val="18"/>
          <w:szCs w:val="18"/>
        </w:rPr>
      </w:pPr>
      <w:r w:rsidRPr="002623E1">
        <w:rPr>
          <w:b/>
          <w:bCs/>
          <w:i/>
          <w:iCs/>
          <w:sz w:val="18"/>
          <w:szCs w:val="18"/>
        </w:rPr>
        <w:t xml:space="preserve">5.1) Choose your </w:t>
      </w:r>
      <w:r w:rsidRPr="002623E1">
        <w:rPr>
          <w:b/>
          <w:bCs/>
          <w:sz w:val="18"/>
          <w:szCs w:val="18"/>
        </w:rPr>
        <w:t xml:space="preserve">ephemeral public key with 1024 bits and set e as the largest prime factor of your student number. </w:t>
      </w:r>
    </w:p>
    <w:p w14:paraId="2AE60727" w14:textId="6E1CE885" w:rsidR="002E221F" w:rsidRDefault="002E221F" w:rsidP="00E62D50">
      <w:pPr>
        <w:pStyle w:val="NoSpacing"/>
      </w:pPr>
      <w:r>
        <w:t xml:space="preserve">What I need to </w:t>
      </w:r>
      <w:r w:rsidR="00D207F2">
        <w:t>be</w:t>
      </w:r>
      <w:r>
        <w:t xml:space="preserve"> create a temporary RSA key for forward secrecy. </w:t>
      </w:r>
      <w:r w:rsidR="009C0E55">
        <w:t>The general steps to do this is:</w:t>
      </w:r>
    </w:p>
    <w:p w14:paraId="10688B99" w14:textId="6FAC8C9A" w:rsidR="009C0E55" w:rsidRDefault="009C0E55" w:rsidP="009C0E55">
      <w:pPr>
        <w:pStyle w:val="NoSpacing"/>
      </w:pPr>
      <w:r>
        <w:t>1.Find the largest prime factor of my student number.</w:t>
      </w:r>
    </w:p>
    <w:p w14:paraId="568EA3E6" w14:textId="3D5F9E53" w:rsidR="009C0E55" w:rsidRDefault="009C0E55" w:rsidP="009C0E55">
      <w:pPr>
        <w:pStyle w:val="NoSpacing"/>
      </w:pPr>
      <w:r>
        <w:t>2.</w:t>
      </w:r>
      <w:r w:rsidR="003458C4">
        <w:t xml:space="preserve">Select a </w:t>
      </w:r>
      <w:r w:rsidR="00D207F2">
        <w:t>1024-bit</w:t>
      </w:r>
      <w:r w:rsidR="003458C4">
        <w:t xml:space="preserve"> modulus (</w:t>
      </w:r>
      <w:proofErr w:type="spellStart"/>
      <w:r w:rsidR="00477484" w:rsidRPr="007B6E0F">
        <w:rPr>
          <w:b/>
          <w:bCs/>
        </w:rPr>
        <w:t>n_eph</w:t>
      </w:r>
      <w:proofErr w:type="spellEnd"/>
      <w:r w:rsidR="00477484">
        <w:rPr>
          <w:b/>
          <w:bCs/>
        </w:rPr>
        <w:t xml:space="preserve">) </w:t>
      </w:r>
    </w:p>
    <w:p w14:paraId="5683E55D" w14:textId="7A6D6345" w:rsidR="003458C4" w:rsidRDefault="003458C4" w:rsidP="009C0E55">
      <w:pPr>
        <w:pStyle w:val="NoSpacing"/>
      </w:pPr>
      <w:r>
        <w:t xml:space="preserve">3.Compute the ephemeral private key. </w:t>
      </w:r>
      <w:r w:rsidR="00477484">
        <w:rPr>
          <w:b/>
          <w:bCs/>
        </w:rPr>
        <w:t>d__</w:t>
      </w:r>
      <w:proofErr w:type="spellStart"/>
      <w:r w:rsidR="00477484">
        <w:rPr>
          <w:b/>
          <w:bCs/>
        </w:rPr>
        <w:t>eph</w:t>
      </w:r>
      <w:proofErr w:type="spellEnd"/>
    </w:p>
    <w:p w14:paraId="6D0B20F2" w14:textId="77777777" w:rsidR="002E221F" w:rsidRDefault="002E221F" w:rsidP="00E62D50">
      <w:pPr>
        <w:pStyle w:val="NoSpacing"/>
      </w:pPr>
    </w:p>
    <w:p w14:paraId="3615286C" w14:textId="373E31A5" w:rsidR="003458C4" w:rsidRPr="007829D4" w:rsidRDefault="003458C4" w:rsidP="003458C4">
      <w:pPr>
        <w:pStyle w:val="NoSpacing"/>
        <w:rPr>
          <w:b/>
          <w:bCs/>
          <w:u w:val="single"/>
        </w:rPr>
      </w:pPr>
      <w:r w:rsidRPr="003458C4">
        <w:rPr>
          <w:u w:val="single"/>
        </w:rPr>
        <w:lastRenderedPageBreak/>
        <w:t xml:space="preserve">1.Find the largest prime factor of my student </w:t>
      </w:r>
      <w:proofErr w:type="gramStart"/>
      <w:r w:rsidRPr="003458C4">
        <w:rPr>
          <w:u w:val="single"/>
        </w:rPr>
        <w:t>number.</w:t>
      </w:r>
      <w:r w:rsidR="007829D4" w:rsidRPr="007829D4">
        <w:t>(</w:t>
      </w:r>
      <w:proofErr w:type="spellStart"/>
      <w:proofErr w:type="gramEnd"/>
      <w:r w:rsidR="007829D4" w:rsidRPr="007829D4">
        <w:rPr>
          <w:b/>
          <w:bCs/>
        </w:rPr>
        <w:t>e_eph</w:t>
      </w:r>
      <w:proofErr w:type="spellEnd"/>
      <w:r w:rsidR="007829D4" w:rsidRPr="007829D4">
        <w:rPr>
          <w:b/>
          <w:bCs/>
        </w:rPr>
        <w:t>)</w:t>
      </w:r>
    </w:p>
    <w:p w14:paraId="56263F34" w14:textId="55AD1BAA" w:rsidR="005D736F" w:rsidRDefault="005D736F" w:rsidP="00E62D50">
      <w:pPr>
        <w:pStyle w:val="NoSpacing"/>
      </w:pPr>
      <w:r>
        <w:t xml:space="preserve">My student </w:t>
      </w:r>
      <w:r w:rsidR="00F75116">
        <w:t>number</w:t>
      </w:r>
      <w:r>
        <w:t xml:space="preserve"> is 3722151. </w:t>
      </w:r>
    </w:p>
    <w:p w14:paraId="0DA220FB" w14:textId="7320230C" w:rsidR="005D736F" w:rsidRDefault="00F75116" w:rsidP="00E62D50">
      <w:pPr>
        <w:pStyle w:val="NoSpacing"/>
      </w:pPr>
      <w:r>
        <w:t>I</w:t>
      </w:r>
      <w:r w:rsidR="005D736F">
        <w:t xml:space="preserve"> use</w:t>
      </w:r>
      <w:r>
        <w:t>d</w:t>
      </w:r>
      <w:r w:rsidR="005D736F">
        <w:t xml:space="preserve"> </w:t>
      </w:r>
      <w:hyperlink r:id="rId63" w:history="1">
        <w:r w:rsidR="005D736F" w:rsidRPr="00591E3C">
          <w:rPr>
            <w:rStyle w:val="Hyperlink"/>
          </w:rPr>
          <w:t>https://www.calculatorsoup.com/calculators/math/prime-factors.php</w:t>
        </w:r>
      </w:hyperlink>
      <w:r w:rsidR="005D736F">
        <w:t xml:space="preserve"> to find the highest prime factor</w:t>
      </w:r>
      <w:r>
        <w:t xml:space="preserve"> of my student number.</w:t>
      </w:r>
    </w:p>
    <w:p w14:paraId="68534AC1" w14:textId="41B3FA32" w:rsidR="001817D9" w:rsidRDefault="001817D9" w:rsidP="00E62D50">
      <w:pPr>
        <w:pStyle w:val="NoSpacing"/>
      </w:pPr>
      <w:r>
        <w:t>=</w:t>
      </w:r>
      <w:r w:rsidRPr="001817D9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1817D9">
        <w:t>3 x 1240717</w:t>
      </w:r>
    </w:p>
    <w:p w14:paraId="021146F4" w14:textId="7DD56148" w:rsidR="00044B64" w:rsidRDefault="00044B64" w:rsidP="00E62D50">
      <w:pPr>
        <w:pStyle w:val="NoSpacing"/>
      </w:pPr>
      <w:proofErr w:type="gramStart"/>
      <w:r>
        <w:t>So</w:t>
      </w:r>
      <w:proofErr w:type="gramEnd"/>
      <w:r>
        <w:t xml:space="preserve"> </w:t>
      </w:r>
      <w:r w:rsidRPr="00A71BD7">
        <w:rPr>
          <w:b/>
          <w:bCs/>
        </w:rPr>
        <w:t xml:space="preserve">e </w:t>
      </w:r>
      <w:r>
        <w:t xml:space="preserve">= </w:t>
      </w:r>
      <w:r w:rsidRPr="001817D9">
        <w:t>1240717</w:t>
      </w:r>
      <w:r w:rsidR="00DE567F">
        <w:t xml:space="preserve"> </w:t>
      </w:r>
    </w:p>
    <w:p w14:paraId="2D239A24" w14:textId="642CDDE2" w:rsidR="00DE567F" w:rsidRDefault="00DE567F" w:rsidP="00E62D50">
      <w:pPr>
        <w:pStyle w:val="NoSpacing"/>
      </w:pPr>
      <w:r>
        <w:t>This is in decimal.</w:t>
      </w:r>
    </w:p>
    <w:p w14:paraId="5DB67C68" w14:textId="3EE26934" w:rsidR="008226E1" w:rsidRDefault="008226E1" w:rsidP="00E62D50">
      <w:pPr>
        <w:pStyle w:val="NoSpacing"/>
      </w:pPr>
      <w:r>
        <w:t xml:space="preserve">In HEX it is </w:t>
      </w:r>
      <w:r w:rsidRPr="00436681">
        <w:rPr>
          <w:b/>
          <w:bCs/>
        </w:rPr>
        <w:t>12EE8D</w:t>
      </w:r>
      <w:r>
        <w:rPr>
          <w:b/>
          <w:bCs/>
        </w:rPr>
        <w:t xml:space="preserve"> </w:t>
      </w:r>
      <w:r>
        <w:t xml:space="preserve">by using </w:t>
      </w:r>
      <w:hyperlink r:id="rId64" w:history="1">
        <w:r w:rsidRPr="00591E3C">
          <w:rPr>
            <w:rStyle w:val="Hyperlink"/>
          </w:rPr>
          <w:t>https://www.rapidtables.com/convert/number/decimal-to-hex.html?x=1240717</w:t>
        </w:r>
      </w:hyperlink>
      <w:r>
        <w:t xml:space="preserve"> </w:t>
      </w:r>
    </w:p>
    <w:p w14:paraId="52B6839E" w14:textId="64E6A59E" w:rsidR="003C42DE" w:rsidRDefault="003C42DE" w:rsidP="00F90F01">
      <w:pPr>
        <w:pStyle w:val="NoSpacing"/>
        <w:numPr>
          <w:ilvl w:val="0"/>
          <w:numId w:val="5"/>
        </w:numPr>
      </w:pPr>
      <w:r>
        <w:t xml:space="preserve">We use this value as a public exponent, </w:t>
      </w:r>
      <w:proofErr w:type="spellStart"/>
      <w:r w:rsidR="007F555A" w:rsidRPr="007F555A">
        <w:rPr>
          <w:b/>
          <w:bCs/>
        </w:rPr>
        <w:t>e_eph</w:t>
      </w:r>
      <w:proofErr w:type="spellEnd"/>
    </w:p>
    <w:p w14:paraId="00EA9DA7" w14:textId="77777777" w:rsidR="00E62D50" w:rsidRDefault="00E62D50" w:rsidP="00E62D50">
      <w:pPr>
        <w:pStyle w:val="NoSpacing"/>
      </w:pPr>
    </w:p>
    <w:p w14:paraId="5A0FE409" w14:textId="60B97065" w:rsidR="003458C4" w:rsidRPr="00477484" w:rsidRDefault="003458C4" w:rsidP="00E62D50">
      <w:pPr>
        <w:pStyle w:val="NoSpacing"/>
      </w:pPr>
      <w:r w:rsidRPr="003458C4">
        <w:rPr>
          <w:u w:val="single"/>
        </w:rPr>
        <w:t xml:space="preserve">2.Select a </w:t>
      </w:r>
      <w:proofErr w:type="gramStart"/>
      <w:r w:rsidRPr="003458C4">
        <w:rPr>
          <w:u w:val="single"/>
        </w:rPr>
        <w:t>1024 bit</w:t>
      </w:r>
      <w:proofErr w:type="gramEnd"/>
      <w:r w:rsidRPr="003458C4">
        <w:rPr>
          <w:u w:val="single"/>
        </w:rPr>
        <w:t xml:space="preserve"> modulus</w:t>
      </w:r>
      <w:r w:rsidR="00477484">
        <w:t xml:space="preserve"> </w:t>
      </w:r>
      <w:proofErr w:type="spellStart"/>
      <w:r w:rsidR="00477484" w:rsidRPr="007B6E0F">
        <w:rPr>
          <w:b/>
          <w:bCs/>
        </w:rPr>
        <w:t>n_eph</w:t>
      </w:r>
      <w:proofErr w:type="spellEnd"/>
      <w:r w:rsidR="00477484">
        <w:rPr>
          <w:b/>
          <w:bCs/>
        </w:rPr>
        <w:t xml:space="preserve"> </w:t>
      </w:r>
    </w:p>
    <w:p w14:paraId="254C8872" w14:textId="2220F2F2" w:rsidR="0014152E" w:rsidRDefault="000A7BAD" w:rsidP="00E62D50">
      <w:pPr>
        <w:pStyle w:val="NoSpacing"/>
        <w:rPr>
          <w:b/>
          <w:bCs/>
        </w:rPr>
      </w:pPr>
      <w:r>
        <w:t xml:space="preserve">The </w:t>
      </w:r>
      <w:r w:rsidR="003458C4">
        <w:t>ephemeral</w:t>
      </w:r>
      <w:r>
        <w:t xml:space="preserve"> RSA public key needs to have a key size of 1024 bits.</w:t>
      </w:r>
      <w:r w:rsidR="0014152E">
        <w:t xml:space="preserve"> This is calculated with modulus, </w:t>
      </w:r>
      <w:r w:rsidR="0014152E">
        <w:rPr>
          <w:b/>
          <w:bCs/>
        </w:rPr>
        <w:t xml:space="preserve">n = p *q. </w:t>
      </w:r>
    </w:p>
    <w:p w14:paraId="0147A487" w14:textId="0C56DEC0" w:rsidR="007E2C47" w:rsidRPr="007E2C47" w:rsidRDefault="007E2C47" w:rsidP="00E62D50">
      <w:pPr>
        <w:pStyle w:val="NoSpacing"/>
      </w:pPr>
      <w:r>
        <w:t xml:space="preserve">This must be independent of the server’s </w:t>
      </w:r>
      <w:proofErr w:type="gramStart"/>
      <w:r w:rsidR="00415033">
        <w:t>long term</w:t>
      </w:r>
      <w:proofErr w:type="gramEnd"/>
      <w:r w:rsidR="00415033">
        <w:t xml:space="preserve"> key, </w:t>
      </w:r>
      <w:r w:rsidR="00415033" w:rsidRPr="00BE4493">
        <w:rPr>
          <w:b/>
          <w:bCs/>
        </w:rPr>
        <w:t>n</w:t>
      </w:r>
      <w:r w:rsidR="00415033">
        <w:t xml:space="preserve">. </w:t>
      </w:r>
    </w:p>
    <w:p w14:paraId="18C7F0A0" w14:textId="10CA9EFD" w:rsidR="007E2C47" w:rsidRDefault="00A81B82" w:rsidP="00E62D50">
      <w:pPr>
        <w:pStyle w:val="NoSpacing"/>
      </w:pPr>
      <w:r>
        <w:t xml:space="preserve">I used this: </w:t>
      </w:r>
      <w:hyperlink r:id="rId65" w:anchor="google_vignette" w:history="1">
        <w:r w:rsidRPr="00C344E5">
          <w:rPr>
            <w:rStyle w:val="Hyperlink"/>
          </w:rPr>
          <w:t>https://www.mobilefish.com/services/rsa_key_generation/rsa_key_generation.php#google_vignette</w:t>
        </w:r>
      </w:hyperlink>
    </w:p>
    <w:p w14:paraId="13418737" w14:textId="5D0EF5DC" w:rsidR="00A81B82" w:rsidRDefault="00A81B82" w:rsidP="00F90F01">
      <w:pPr>
        <w:pStyle w:val="NoSpacing"/>
        <w:numPr>
          <w:ilvl w:val="0"/>
          <w:numId w:val="5"/>
        </w:numPr>
      </w:pPr>
      <w:r>
        <w:t>Navigate to “Step 1” and select 1024 bits for key size.</w:t>
      </w:r>
    </w:p>
    <w:p w14:paraId="2FCA6520" w14:textId="7C7371A9" w:rsidR="00A81B82" w:rsidRDefault="00280817" w:rsidP="00F90F01">
      <w:pPr>
        <w:pStyle w:val="NoSpacing"/>
        <w:numPr>
          <w:ilvl w:val="0"/>
          <w:numId w:val="5"/>
        </w:numPr>
      </w:pPr>
      <w:r>
        <w:t>Click</w:t>
      </w:r>
      <w:r w:rsidR="00357CBF">
        <w:t>ed</w:t>
      </w:r>
      <w:r>
        <w:t xml:space="preserve"> “Auto generate prime number p and q”</w:t>
      </w:r>
      <w:r w:rsidR="00357CBF">
        <w:t>.</w:t>
      </w:r>
    </w:p>
    <w:p w14:paraId="665ED754" w14:textId="38173CBE" w:rsidR="00357CBF" w:rsidRDefault="00357CBF" w:rsidP="00F90F01">
      <w:pPr>
        <w:pStyle w:val="NoSpacing"/>
        <w:numPr>
          <w:ilvl w:val="0"/>
          <w:numId w:val="5"/>
        </w:numPr>
      </w:pPr>
      <w:r>
        <w:t xml:space="preserve">Use the values generated below. You will generate new values if you don’t use the already used ones. </w:t>
      </w:r>
    </w:p>
    <w:p w14:paraId="23D3682A" w14:textId="0B9FF6EA" w:rsidR="00280817" w:rsidRDefault="00280817" w:rsidP="00280817">
      <w:pPr>
        <w:pStyle w:val="NoSpacing"/>
      </w:pPr>
      <w:r>
        <w:t>All is in hexadecimal with a bit size of 512.</w:t>
      </w:r>
    </w:p>
    <w:p w14:paraId="30980F7F" w14:textId="39E8B2D7" w:rsidR="00280817" w:rsidRDefault="00280817" w:rsidP="00280817">
      <w:pPr>
        <w:pStyle w:val="NoSpacing"/>
      </w:pPr>
      <w:r w:rsidRPr="004137E2">
        <w:rPr>
          <w:color w:val="FF0000"/>
        </w:rPr>
        <w:t xml:space="preserve">Prime number p </w:t>
      </w:r>
      <w:r>
        <w:t xml:space="preserve">= </w:t>
      </w:r>
    </w:p>
    <w:p w14:paraId="541E53DC" w14:textId="328843A6" w:rsidR="00280817" w:rsidRDefault="00280817" w:rsidP="00280817">
      <w:pPr>
        <w:pStyle w:val="NoSpacing"/>
      </w:pPr>
      <w:r w:rsidRPr="00280817">
        <w:t>eeb010d23b95dab208023fee98c6da670485fe516d4f79d1cfc9361aaeed57181e3d4f3f0c422035bc3214d9402c75deba5ed7a7388f759942faa57ada62a081</w:t>
      </w:r>
    </w:p>
    <w:p w14:paraId="05F0A6A1" w14:textId="4026CD06" w:rsidR="00280817" w:rsidRDefault="00280817" w:rsidP="00280817">
      <w:pPr>
        <w:pStyle w:val="NoSpacing"/>
      </w:pPr>
      <w:r w:rsidRPr="004137E2">
        <w:rPr>
          <w:color w:val="FF0000"/>
        </w:rPr>
        <w:t xml:space="preserve">Prime number q </w:t>
      </w:r>
      <w:r>
        <w:t xml:space="preserve">= </w:t>
      </w:r>
    </w:p>
    <w:p w14:paraId="5B2B104C" w14:textId="5F2EBD31" w:rsidR="00E83C57" w:rsidRDefault="00E83C57" w:rsidP="00280817">
      <w:pPr>
        <w:pStyle w:val="NoSpacing"/>
      </w:pPr>
      <w:r w:rsidRPr="00E83C57">
        <w:t>b4c99444ee1c3afb43db78675076ca295a8ea081e70087c8cea8838e88554390c06a9491c9cc05ef2e10cac09bc4e3de8ea5ed298b8a435035e7f2bcbbd22a29</w:t>
      </w:r>
    </w:p>
    <w:p w14:paraId="35214788" w14:textId="77777777" w:rsidR="00E83C57" w:rsidRDefault="00E83C57" w:rsidP="00280817">
      <w:pPr>
        <w:pStyle w:val="NoSpacing"/>
      </w:pPr>
    </w:p>
    <w:p w14:paraId="76813F4E" w14:textId="22D872E1" w:rsidR="00E83C57" w:rsidRDefault="00E83C57" w:rsidP="00280817">
      <w:pPr>
        <w:pStyle w:val="NoSpacing"/>
      </w:pPr>
      <w:r w:rsidRPr="00E83C57">
        <w:t>Euler's phi(n) function</w:t>
      </w:r>
      <w:r>
        <w:t xml:space="preserve"> - </w:t>
      </w:r>
      <w:r w:rsidRPr="00E83C57">
        <w:t>phi(n) = (p - 1) * (q - 1)</w:t>
      </w:r>
      <w:r>
        <w:t xml:space="preserve"> =</w:t>
      </w:r>
      <w:r w:rsidR="00D10A1A">
        <w:t xml:space="preserve"> </w:t>
      </w:r>
      <w:r w:rsidR="00D10A1A" w:rsidRPr="00616F8A">
        <w:rPr>
          <w:b/>
          <w:bCs/>
          <w:highlight w:val="cyan"/>
        </w:rPr>
        <w:t>λ(</w:t>
      </w:r>
      <w:proofErr w:type="spellStart"/>
      <w:r w:rsidR="00D10A1A" w:rsidRPr="00616F8A">
        <w:rPr>
          <w:b/>
          <w:bCs/>
          <w:highlight w:val="cyan"/>
        </w:rPr>
        <w:t>n_eph</w:t>
      </w:r>
      <w:proofErr w:type="spellEnd"/>
      <w:r w:rsidR="00D10A1A" w:rsidRPr="00D10A1A">
        <w:rPr>
          <w:b/>
          <w:bCs/>
        </w:rPr>
        <w:t>)</w:t>
      </w:r>
      <w:r w:rsidR="00D10A1A">
        <w:t xml:space="preserve"> = </w:t>
      </w:r>
    </w:p>
    <w:p w14:paraId="086F8344" w14:textId="31EE77AA" w:rsidR="00E83C57" w:rsidRDefault="00E83C57" w:rsidP="00280817">
      <w:pPr>
        <w:pStyle w:val="NoSpacing"/>
      </w:pPr>
      <w:r w:rsidRPr="00E83C57">
        <w:t>a88fbe4f15762a9bcdbf8d4176e5b44c779a4bb8259c0db363c1d10b45dc35b2bcd4d2b01c37e906168a807a217260c395c9f86af9b059c044894215c18729c5f6290974b42227081aff0babfb655b7ec194db78e6feb92caec6b6fd9860ac941ef2b497113bc01ae4ad20071056bf9be5b13ca5c0c0584f0244112b76be1400</w:t>
      </w:r>
    </w:p>
    <w:p w14:paraId="4A51C8C6" w14:textId="77777777" w:rsidR="002623E1" w:rsidRDefault="002623E1" w:rsidP="002623E1">
      <w:pPr>
        <w:pStyle w:val="NoSpacing"/>
      </w:pPr>
    </w:p>
    <w:p w14:paraId="7F620103" w14:textId="079501A9" w:rsidR="003458C4" w:rsidRPr="003458C4" w:rsidRDefault="003458C4" w:rsidP="002623E1">
      <w:pPr>
        <w:pStyle w:val="NoSpacing"/>
        <w:rPr>
          <w:u w:val="single"/>
        </w:rPr>
      </w:pPr>
      <w:r w:rsidRPr="003458C4">
        <w:rPr>
          <w:u w:val="single"/>
        </w:rPr>
        <w:t xml:space="preserve">3.Compute the ephemeral private key. </w:t>
      </w:r>
      <w:r w:rsidR="00477484">
        <w:rPr>
          <w:b/>
          <w:bCs/>
        </w:rPr>
        <w:t>d__</w:t>
      </w:r>
      <w:proofErr w:type="spellStart"/>
      <w:r w:rsidR="00477484">
        <w:rPr>
          <w:b/>
          <w:bCs/>
        </w:rPr>
        <w:t>eph</w:t>
      </w:r>
      <w:proofErr w:type="spellEnd"/>
    </w:p>
    <w:p w14:paraId="7542F411" w14:textId="6E8E3998" w:rsidR="00947A36" w:rsidRDefault="000576E1" w:rsidP="001A7115">
      <w:pPr>
        <w:pStyle w:val="NoSpacing"/>
      </w:pPr>
      <w:r>
        <w:t>The ephemeral key is a temporary key that we use</w:t>
      </w:r>
      <w:r w:rsidR="00115E9A">
        <w:t xml:space="preserve"> that is discarded after the session. </w:t>
      </w:r>
      <w:r w:rsidR="00FC2B48">
        <w:t xml:space="preserve">Even if the server’s long term private key is exposed, past sessions remain secure. </w:t>
      </w:r>
    </w:p>
    <w:p w14:paraId="121091C3" w14:textId="723092BC" w:rsidR="00D20480" w:rsidRDefault="00D20480" w:rsidP="001A7115">
      <w:pPr>
        <w:pStyle w:val="NoSpacing"/>
      </w:pPr>
      <w:r>
        <w:t xml:space="preserve">We use </w:t>
      </w:r>
      <w:hyperlink r:id="rId66" w:history="1">
        <w:r w:rsidR="00937D7A" w:rsidRPr="00C344E5">
          <w:rPr>
            <w:rStyle w:val="Hyperlink"/>
          </w:rPr>
          <w:t>https://www.boxentriq.com/code-breaking/modular-multiplicative-inverse</w:t>
        </w:r>
      </w:hyperlink>
      <w:r w:rsidR="00937D7A">
        <w:t xml:space="preserve"> </w:t>
      </w:r>
    </w:p>
    <w:p w14:paraId="761D23B6" w14:textId="77777777" w:rsidR="008A3B07" w:rsidRDefault="008A3B07" w:rsidP="001A7115">
      <w:pPr>
        <w:pStyle w:val="NoSpacing"/>
      </w:pPr>
    </w:p>
    <w:p w14:paraId="015933D7" w14:textId="4F0CCD97" w:rsidR="00937D7A" w:rsidRPr="00CC2F3E" w:rsidRDefault="008A3B07" w:rsidP="001A7115">
      <w:pPr>
        <w:pStyle w:val="NoSpacing"/>
      </w:pPr>
      <w:r w:rsidRPr="008A3B07">
        <w:rPr>
          <w:b/>
          <w:bCs/>
          <w:color w:val="FF0000"/>
        </w:rPr>
        <w:t>E</w:t>
      </w:r>
      <w:r w:rsidR="00CC2F3E" w:rsidRPr="008A3B07">
        <w:rPr>
          <w:b/>
          <w:bCs/>
          <w:color w:val="FF0000"/>
        </w:rPr>
        <w:t xml:space="preserve">phemeral private key </w:t>
      </w:r>
      <w:r w:rsidR="00BE33D2" w:rsidRPr="008A3B07">
        <w:rPr>
          <w:b/>
          <w:bCs/>
          <w:color w:val="FF0000"/>
        </w:rPr>
        <w:t>(d__</w:t>
      </w:r>
      <w:proofErr w:type="spellStart"/>
      <w:r w:rsidR="00BE33D2" w:rsidRPr="008A3B07">
        <w:rPr>
          <w:b/>
          <w:bCs/>
          <w:color w:val="FF0000"/>
        </w:rPr>
        <w:t>eph</w:t>
      </w:r>
      <w:proofErr w:type="spellEnd"/>
      <w:r w:rsidR="00BE33D2" w:rsidRPr="008A3B07">
        <w:rPr>
          <w:b/>
          <w:bCs/>
          <w:color w:val="FF0000"/>
        </w:rPr>
        <w:t xml:space="preserve">) </w:t>
      </w:r>
      <w:r w:rsidR="00CC2F3E" w:rsidRPr="00CC2F3E">
        <w:t xml:space="preserve">= </w:t>
      </w:r>
      <w:proofErr w:type="spellStart"/>
      <w:r w:rsidRPr="008A3B07">
        <w:rPr>
          <w:b/>
          <w:bCs/>
        </w:rPr>
        <w:t>e_eph</w:t>
      </w:r>
      <w:proofErr w:type="spellEnd"/>
      <w:r>
        <w:t xml:space="preserve"> </w:t>
      </w:r>
      <w:r w:rsidR="00CC2F3E">
        <w:t xml:space="preserve">^-1 mod </w:t>
      </w:r>
      <w:r w:rsidR="00A359DE">
        <w:t>lambda</w:t>
      </w:r>
      <w:r w:rsidR="007B6E0F">
        <w:t xml:space="preserve"> (</w:t>
      </w:r>
      <w:proofErr w:type="spellStart"/>
      <w:r w:rsidR="007B6E0F" w:rsidRPr="007B6E0F">
        <w:rPr>
          <w:b/>
          <w:bCs/>
        </w:rPr>
        <w:t>n_eph</w:t>
      </w:r>
      <w:proofErr w:type="spellEnd"/>
      <w:r w:rsidR="007B6E0F">
        <w:t>)</w:t>
      </w:r>
      <w:r w:rsidR="00A359DE">
        <w:t xml:space="preserve"> </w:t>
      </w:r>
    </w:p>
    <w:p w14:paraId="394177E1" w14:textId="77777777" w:rsidR="008A3B07" w:rsidRDefault="008A3B07" w:rsidP="001A7115">
      <w:pPr>
        <w:pStyle w:val="NoSpacing"/>
      </w:pPr>
    </w:p>
    <w:p w14:paraId="7ECB4F14" w14:textId="27F33B94" w:rsidR="001A7115" w:rsidRDefault="001A7115" w:rsidP="001A7115">
      <w:pPr>
        <w:pStyle w:val="NoSpacing"/>
      </w:pPr>
      <w:r>
        <w:t>We enter the following values:</w:t>
      </w:r>
    </w:p>
    <w:p w14:paraId="53E32A02" w14:textId="11A854A4" w:rsidR="00D20480" w:rsidRDefault="00D20480" w:rsidP="001A7115">
      <w:pPr>
        <w:pStyle w:val="NoSpacing"/>
      </w:pPr>
      <w:r>
        <w:t>Number a</w:t>
      </w:r>
      <w:r w:rsidR="001A7115">
        <w:t xml:space="preserve"> = </w:t>
      </w:r>
      <w:proofErr w:type="spellStart"/>
      <w:r w:rsidR="001511CA" w:rsidRPr="00B940D0">
        <w:rPr>
          <w:b/>
          <w:bCs/>
        </w:rPr>
        <w:t>e_eph</w:t>
      </w:r>
      <w:proofErr w:type="spellEnd"/>
      <w:r w:rsidR="00F81C83">
        <w:t xml:space="preserve"> =</w:t>
      </w:r>
    </w:p>
    <w:p w14:paraId="4556C9AB" w14:textId="73655362" w:rsidR="00F81C83" w:rsidRDefault="00F81C83" w:rsidP="001A7115">
      <w:pPr>
        <w:pStyle w:val="NoSpacing"/>
      </w:pPr>
      <w:r w:rsidRPr="00436681">
        <w:rPr>
          <w:b/>
          <w:bCs/>
        </w:rPr>
        <w:t>12EE8D</w:t>
      </w:r>
    </w:p>
    <w:p w14:paraId="519A617D" w14:textId="118171CD" w:rsidR="001A7115" w:rsidRDefault="001A7115" w:rsidP="001A7115">
      <w:pPr>
        <w:pStyle w:val="NoSpacing"/>
        <w:rPr>
          <w:b/>
          <w:bCs/>
        </w:rPr>
      </w:pPr>
      <w:r>
        <w:t xml:space="preserve">Modulo = </w:t>
      </w:r>
      <w:r w:rsidR="00970A9F" w:rsidRPr="00616F8A">
        <w:rPr>
          <w:b/>
          <w:bCs/>
          <w:highlight w:val="cyan"/>
        </w:rPr>
        <w:t>λ(</w:t>
      </w:r>
      <w:proofErr w:type="spellStart"/>
      <w:r w:rsidR="00970A9F" w:rsidRPr="00616F8A">
        <w:rPr>
          <w:b/>
          <w:bCs/>
          <w:highlight w:val="cyan"/>
        </w:rPr>
        <w:t>n_eph</w:t>
      </w:r>
      <w:proofErr w:type="spellEnd"/>
      <w:r w:rsidR="00970A9F" w:rsidRPr="00616F8A">
        <w:rPr>
          <w:b/>
          <w:bCs/>
          <w:highlight w:val="cyan"/>
        </w:rPr>
        <w:t>)</w:t>
      </w:r>
      <w:r w:rsidR="00970A9F">
        <w:rPr>
          <w:b/>
          <w:bCs/>
        </w:rPr>
        <w:t xml:space="preserve"> </w:t>
      </w:r>
    </w:p>
    <w:p w14:paraId="059EF416" w14:textId="1F44CD4C" w:rsidR="00970A9F" w:rsidRPr="00291329" w:rsidRDefault="00291329" w:rsidP="001A7115">
      <w:pPr>
        <w:pStyle w:val="NoSpacing"/>
      </w:pPr>
      <w:r w:rsidRPr="00291329">
        <w:rPr>
          <w:highlight w:val="yellow"/>
        </w:rPr>
        <w:t xml:space="preserve">IMPORTANT: Make sure to select </w:t>
      </w:r>
      <w:proofErr w:type="gramStart"/>
      <w:r w:rsidRPr="00291329">
        <w:rPr>
          <w:highlight w:val="yellow"/>
        </w:rPr>
        <w:t>“ Use</w:t>
      </w:r>
      <w:proofErr w:type="gramEnd"/>
      <w:r w:rsidRPr="00291329">
        <w:rPr>
          <w:highlight w:val="yellow"/>
        </w:rPr>
        <w:t xml:space="preserve"> hexadecimal numbers”.</w:t>
      </w:r>
    </w:p>
    <w:p w14:paraId="55936FD1" w14:textId="5E54723B" w:rsidR="00291329" w:rsidRDefault="00291329" w:rsidP="001A7115">
      <w:pPr>
        <w:pStyle w:val="NoSpacing"/>
      </w:pPr>
    </w:p>
    <w:p w14:paraId="24D7EE83" w14:textId="6610DBC2" w:rsidR="00291329" w:rsidRDefault="00347542" w:rsidP="001A7115">
      <w:pPr>
        <w:pStyle w:val="NoSpacing"/>
      </w:pPr>
      <w:r>
        <w:rPr>
          <w:b/>
          <w:bCs/>
        </w:rPr>
        <w:t xml:space="preserve">Result = </w:t>
      </w:r>
      <w:r w:rsidR="009E56F1">
        <w:rPr>
          <w:b/>
          <w:bCs/>
        </w:rPr>
        <w:t>d__</w:t>
      </w:r>
      <w:proofErr w:type="spellStart"/>
      <w:r w:rsidR="009E56F1">
        <w:rPr>
          <w:b/>
          <w:bCs/>
        </w:rPr>
        <w:t>eph</w:t>
      </w:r>
      <w:proofErr w:type="spellEnd"/>
      <w:r w:rsidR="009E56F1">
        <w:rPr>
          <w:b/>
          <w:bCs/>
        </w:rPr>
        <w:t xml:space="preserve"> = </w:t>
      </w:r>
    </w:p>
    <w:p w14:paraId="57FAAB9E" w14:textId="6DFE5012" w:rsidR="00D330C1" w:rsidRPr="00291329" w:rsidRDefault="00D330C1" w:rsidP="001A7115">
      <w:pPr>
        <w:pStyle w:val="NoSpacing"/>
      </w:pPr>
      <w:r w:rsidRPr="00D330C1">
        <w:t>15fe3d460e57d28f345294762d5cf122139501acd45171565607445b4f9eb9b59f6a460fe7ac66200baeefe40ea727a543cae22b92c6f628335e80f1e79bad3e21e849b17e2c78f968f9c9e64d121303e87b5d631b4b2b47e9ccb38a6b30daa0191619d433af2ef6bed270fb39653c4818ebf36a38105974cf4fc045c2261045</w:t>
      </w:r>
      <w:r>
        <w:t xml:space="preserve"> </w:t>
      </w:r>
    </w:p>
    <w:p w14:paraId="778BE23E" w14:textId="77777777" w:rsidR="00857086" w:rsidRDefault="00857086" w:rsidP="005D736F"/>
    <w:p w14:paraId="7E021659" w14:textId="53AF7DF5" w:rsidR="007E7738" w:rsidRDefault="007E7738" w:rsidP="00C1418C">
      <w:pPr>
        <w:pStyle w:val="NoSpacing"/>
      </w:pPr>
      <w:r>
        <w:t xml:space="preserve">Why we do these calculations: </w:t>
      </w:r>
    </w:p>
    <w:p w14:paraId="14E6C0ED" w14:textId="445EB941" w:rsidR="00C1418C" w:rsidRDefault="00FC6615" w:rsidP="00C1418C">
      <w:pPr>
        <w:pStyle w:val="NoSpacing"/>
      </w:pPr>
      <w:r>
        <w:t xml:space="preserve">This value is the server’s ephemeral private exponent to decrypt the </w:t>
      </w:r>
      <w:proofErr w:type="spellStart"/>
      <w:r>
        <w:t>ClientKeyExchange</w:t>
      </w:r>
      <w:proofErr w:type="spellEnd"/>
      <w:r>
        <w:t xml:space="preserve"> message.</w:t>
      </w:r>
    </w:p>
    <w:p w14:paraId="7C2D02D7" w14:textId="5D75CB59" w:rsidR="00647723" w:rsidRDefault="00BB3DBF" w:rsidP="00C1418C">
      <w:pPr>
        <w:pStyle w:val="NoSpacing"/>
      </w:pPr>
      <w:r>
        <w:t xml:space="preserve">Generally, the Client will send the </w:t>
      </w:r>
      <w:proofErr w:type="spellStart"/>
      <w:r>
        <w:t>ClientKeyExchange</w:t>
      </w:r>
      <w:proofErr w:type="spellEnd"/>
      <w:r>
        <w:t>.</w:t>
      </w:r>
    </w:p>
    <w:p w14:paraId="768823C1" w14:textId="6BC843E2" w:rsidR="00BB3DBF" w:rsidRDefault="00BB3DBF" w:rsidP="00C1418C">
      <w:pPr>
        <w:pStyle w:val="NoSpacing"/>
      </w:pPr>
      <w:r>
        <w:t>-</w:t>
      </w:r>
      <w:proofErr w:type="spellStart"/>
      <w:r w:rsidR="00F712AC">
        <w:t>C</w:t>
      </w:r>
      <w:r w:rsidRPr="00BB3DBF">
        <w:t>lientKeyExchange</w:t>
      </w:r>
      <w:proofErr w:type="spellEnd"/>
      <w:r w:rsidRPr="00BB3DBF">
        <w:t xml:space="preserve"> = </w:t>
      </w:r>
      <w:proofErr w:type="spellStart"/>
      <w:r w:rsidRPr="00BB3DBF">
        <w:rPr>
          <w:b/>
          <w:bCs/>
        </w:rPr>
        <w:t>PreMasterSecret</w:t>
      </w:r>
      <w:r w:rsidRPr="00BB3DBF">
        <w:t>^</w:t>
      </w:r>
      <w:r w:rsidRPr="00BB3DBF">
        <w:rPr>
          <w:b/>
          <w:bCs/>
        </w:rPr>
        <w:t>e_eph</w:t>
      </w:r>
      <w:proofErr w:type="spellEnd"/>
      <w:r w:rsidRPr="00BB3DBF">
        <w:t xml:space="preserve"> mod </w:t>
      </w:r>
      <w:proofErr w:type="spellStart"/>
      <w:r w:rsidRPr="00BB3DBF">
        <w:rPr>
          <w:b/>
          <w:bCs/>
        </w:rPr>
        <w:t>n_eph</w:t>
      </w:r>
      <w:proofErr w:type="spellEnd"/>
    </w:p>
    <w:p w14:paraId="114D5E22" w14:textId="1841C23D" w:rsidR="00F712AC" w:rsidRDefault="00BB3DBF" w:rsidP="00C1418C">
      <w:pPr>
        <w:pStyle w:val="NoSpacing"/>
      </w:pPr>
      <w:r>
        <w:t>The Server can decryp</w:t>
      </w:r>
      <w:r w:rsidR="00F712AC">
        <w:t>t this value by reversing the values</w:t>
      </w:r>
    </w:p>
    <w:p w14:paraId="64167AC0" w14:textId="2A8BC963" w:rsidR="00F712AC" w:rsidRDefault="00F712AC" w:rsidP="00F712AC">
      <w:pPr>
        <w:pStyle w:val="NoSpacing"/>
      </w:pPr>
      <w:r>
        <w:t>-</w:t>
      </w:r>
      <w:r w:rsidRPr="00F712AC">
        <w:rPr>
          <w:b/>
          <w:bCs/>
        </w:rPr>
        <w:t xml:space="preserve"> </w:t>
      </w:r>
      <w:proofErr w:type="spellStart"/>
      <w:r w:rsidRPr="00BB3DBF">
        <w:rPr>
          <w:b/>
          <w:bCs/>
        </w:rPr>
        <w:t>PreMasterSecret</w:t>
      </w:r>
      <w:proofErr w:type="spellEnd"/>
      <w:r>
        <w:t xml:space="preserve"> </w:t>
      </w:r>
      <w:r w:rsidRPr="00BB3DBF">
        <w:t xml:space="preserve">= </w:t>
      </w:r>
      <w:proofErr w:type="spellStart"/>
      <w:r>
        <w:t>C</w:t>
      </w:r>
      <w:r w:rsidRPr="00BB3DBF">
        <w:t>lientKeyExchange</w:t>
      </w:r>
      <w:proofErr w:type="spellEnd"/>
      <w:r w:rsidRPr="00BB3DBF">
        <w:t xml:space="preserve"> ^</w:t>
      </w:r>
      <w:proofErr w:type="spellStart"/>
      <w:r w:rsidRPr="00BB3DBF">
        <w:rPr>
          <w:b/>
          <w:bCs/>
        </w:rPr>
        <w:t>e_eph</w:t>
      </w:r>
      <w:proofErr w:type="spellEnd"/>
      <w:r w:rsidRPr="00BB3DBF">
        <w:t xml:space="preserve"> mod </w:t>
      </w:r>
      <w:proofErr w:type="spellStart"/>
      <w:r w:rsidRPr="00BB3DBF">
        <w:rPr>
          <w:b/>
          <w:bCs/>
        </w:rPr>
        <w:t>n_eph</w:t>
      </w:r>
      <w:proofErr w:type="spellEnd"/>
    </w:p>
    <w:p w14:paraId="46DB3F41" w14:textId="7086DEA8" w:rsidR="00F712AC" w:rsidRDefault="005F7ABD" w:rsidP="00C1418C">
      <w:pPr>
        <w:pStyle w:val="NoSpacing"/>
      </w:pPr>
      <w:r>
        <w:t xml:space="preserve">The server can then derive the session keys. </w:t>
      </w:r>
    </w:p>
    <w:p w14:paraId="053D6223" w14:textId="77777777" w:rsidR="00214390" w:rsidRDefault="00214390" w:rsidP="00C1418C">
      <w:pPr>
        <w:pStyle w:val="NoSpacing"/>
      </w:pPr>
    </w:p>
    <w:p w14:paraId="293EAC63" w14:textId="71BA0EC2" w:rsidR="00214390" w:rsidRDefault="00214390" w:rsidP="00C1418C">
      <w:pPr>
        <w:pStyle w:val="NoSpacing"/>
        <w:rPr>
          <w:u w:val="single"/>
        </w:rPr>
      </w:pPr>
      <w:r>
        <w:rPr>
          <w:u w:val="single"/>
        </w:rPr>
        <w:lastRenderedPageBreak/>
        <w:t xml:space="preserve">Verification </w:t>
      </w:r>
    </w:p>
    <w:p w14:paraId="4CC8F313" w14:textId="7B674F10" w:rsidR="00C24D4A" w:rsidRDefault="002B6ADA" w:rsidP="00C1418C">
      <w:pPr>
        <w:pStyle w:val="NoSpacing"/>
        <w:rPr>
          <w:b/>
          <w:bCs/>
        </w:rPr>
      </w:pPr>
      <w:r>
        <w:rPr>
          <w:b/>
          <w:bCs/>
        </w:rPr>
        <w:t>(</w:t>
      </w:r>
      <w:proofErr w:type="spellStart"/>
      <w:r w:rsidRPr="00BB3DBF">
        <w:rPr>
          <w:b/>
          <w:bCs/>
        </w:rPr>
        <w:t>e_eph</w:t>
      </w:r>
      <w:proofErr w:type="spellEnd"/>
      <w:r w:rsidRPr="00BB3DBF">
        <w:t xml:space="preserve"> </w:t>
      </w:r>
      <w:r>
        <w:t>*</w:t>
      </w:r>
      <w:r w:rsidRPr="00BB3DBF">
        <w:t xml:space="preserve"> </w:t>
      </w:r>
      <w:proofErr w:type="spellStart"/>
      <w:r w:rsidR="00B859F7">
        <w:rPr>
          <w:b/>
          <w:bCs/>
        </w:rPr>
        <w:t>d</w:t>
      </w:r>
      <w:r w:rsidRPr="00BB3DBF">
        <w:rPr>
          <w:b/>
          <w:bCs/>
        </w:rPr>
        <w:t>_eph</w:t>
      </w:r>
      <w:proofErr w:type="spellEnd"/>
      <w:r>
        <w:rPr>
          <w:b/>
          <w:bCs/>
        </w:rPr>
        <w:t xml:space="preserve">) </w:t>
      </w:r>
      <w:r w:rsidRPr="00493137">
        <w:rPr>
          <w:b/>
          <w:bCs/>
        </w:rPr>
        <w:t>mod λ(</w:t>
      </w:r>
      <w:proofErr w:type="spellStart"/>
      <w:r w:rsidRPr="00493137">
        <w:rPr>
          <w:b/>
          <w:bCs/>
        </w:rPr>
        <w:t>n_eph</w:t>
      </w:r>
      <w:proofErr w:type="spellEnd"/>
      <w:r w:rsidRPr="00493137">
        <w:rPr>
          <w:b/>
          <w:bCs/>
        </w:rPr>
        <w:t>)</w:t>
      </w:r>
      <w:r>
        <w:rPr>
          <w:b/>
          <w:bCs/>
        </w:rPr>
        <w:t xml:space="preserve"> = 1</w:t>
      </w:r>
      <w:r w:rsidR="00C24D4A">
        <w:rPr>
          <w:b/>
          <w:bCs/>
        </w:rPr>
        <w:t xml:space="preserve"> </w:t>
      </w:r>
    </w:p>
    <w:p w14:paraId="3FB37756" w14:textId="53DAB701" w:rsidR="00AE1038" w:rsidRDefault="00AE1038" w:rsidP="00C1418C">
      <w:pPr>
        <w:pStyle w:val="NoSpacing"/>
      </w:pPr>
      <w:r>
        <w:t>This is to check if inverse is correct</w:t>
      </w:r>
      <w:r w:rsidR="001A6665">
        <w:t xml:space="preserve"> i.e. equal 1. </w:t>
      </w:r>
    </w:p>
    <w:p w14:paraId="7E64F96E" w14:textId="77777777" w:rsidR="005B06B3" w:rsidRDefault="005B06B3" w:rsidP="00C1418C">
      <w:pPr>
        <w:pStyle w:val="NoSpacing"/>
      </w:pPr>
    </w:p>
    <w:p w14:paraId="2998FFB0" w14:textId="77777777" w:rsidR="004D6735" w:rsidRDefault="004D6735" w:rsidP="004D6735">
      <w:pPr>
        <w:pStyle w:val="NoSpacing"/>
      </w:pPr>
      <w:hyperlink r:id="rId67" w:history="1">
        <w:r w:rsidRPr="008E0C07">
          <w:rPr>
            <w:rStyle w:val="Hyperlink"/>
          </w:rPr>
          <w:t>https://www.boxentriq.com/code-breaking/big-number-calculator</w:t>
        </w:r>
      </w:hyperlink>
    </w:p>
    <w:p w14:paraId="3D4569B7" w14:textId="4A9C7426" w:rsidR="005F485A" w:rsidRPr="005F485A" w:rsidRDefault="005F485A" w:rsidP="004D6735">
      <w:pPr>
        <w:pStyle w:val="NoSpacing"/>
        <w:rPr>
          <w:b/>
          <w:bCs/>
        </w:rPr>
      </w:pPr>
      <w:r>
        <w:rPr>
          <w:u w:val="single"/>
        </w:rPr>
        <w:t xml:space="preserve">1.Calculate </w:t>
      </w:r>
      <w:r>
        <w:rPr>
          <w:b/>
          <w:bCs/>
        </w:rPr>
        <w:t>(</w:t>
      </w:r>
      <w:proofErr w:type="spellStart"/>
      <w:r w:rsidRPr="00BB3DBF">
        <w:rPr>
          <w:b/>
          <w:bCs/>
        </w:rPr>
        <w:t>e_eph</w:t>
      </w:r>
      <w:proofErr w:type="spellEnd"/>
      <w:r w:rsidRPr="00BB3DBF">
        <w:t xml:space="preserve"> </w:t>
      </w:r>
      <w:r>
        <w:t>*</w:t>
      </w:r>
      <w:r w:rsidRPr="00BB3DBF">
        <w:t xml:space="preserve"> </w:t>
      </w:r>
      <w:proofErr w:type="spellStart"/>
      <w:r w:rsidR="00D02D90">
        <w:rPr>
          <w:b/>
          <w:bCs/>
        </w:rPr>
        <w:t>d</w:t>
      </w:r>
      <w:r w:rsidRPr="00BB3DBF">
        <w:rPr>
          <w:b/>
          <w:bCs/>
        </w:rPr>
        <w:t>_eph</w:t>
      </w:r>
      <w:proofErr w:type="spellEnd"/>
      <w:r>
        <w:rPr>
          <w:b/>
          <w:bCs/>
        </w:rPr>
        <w:t>)</w:t>
      </w:r>
    </w:p>
    <w:p w14:paraId="18823F07" w14:textId="106FBAEE" w:rsidR="00834B94" w:rsidRDefault="00834B94" w:rsidP="00F90F01">
      <w:pPr>
        <w:pStyle w:val="NoSpacing"/>
        <w:numPr>
          <w:ilvl w:val="0"/>
          <w:numId w:val="35"/>
        </w:numPr>
      </w:pPr>
      <w:r>
        <w:t xml:space="preserve">Make sure </w:t>
      </w:r>
      <w:proofErr w:type="spellStart"/>
      <w:r>
        <w:t>numercal</w:t>
      </w:r>
      <w:proofErr w:type="spellEnd"/>
      <w:r>
        <w:t xml:space="preserve"> system is </w:t>
      </w:r>
      <w:r w:rsidR="005F485A">
        <w:t>“Hexadecimal”</w:t>
      </w:r>
      <w:r>
        <w:t xml:space="preserve">, arithmetic </w:t>
      </w:r>
      <w:r w:rsidR="005F485A">
        <w:t>“Standard”.</w:t>
      </w:r>
    </w:p>
    <w:p w14:paraId="5405F713" w14:textId="775E1BDD" w:rsidR="005F485A" w:rsidRDefault="005F485A" w:rsidP="00F90F01">
      <w:pPr>
        <w:pStyle w:val="NoSpacing"/>
        <w:numPr>
          <w:ilvl w:val="0"/>
          <w:numId w:val="35"/>
        </w:numPr>
      </w:pPr>
      <w:r>
        <w:t xml:space="preserve">Click </w:t>
      </w:r>
      <w:r w:rsidR="00002B0C">
        <w:t>“a * b”</w:t>
      </w:r>
    </w:p>
    <w:p w14:paraId="04D99E24" w14:textId="43CF2209" w:rsidR="00834B94" w:rsidRDefault="00834B94" w:rsidP="007D75AF">
      <w:pPr>
        <w:pStyle w:val="NoSpacing"/>
      </w:pPr>
      <w:r>
        <w:t>Number</w:t>
      </w:r>
      <w:r w:rsidR="007D75AF" w:rsidRPr="007D75AF">
        <w:t xml:space="preserve"> </w:t>
      </w:r>
      <w:r w:rsidR="007D75AF">
        <w:t xml:space="preserve">a = </w:t>
      </w:r>
      <w:proofErr w:type="spellStart"/>
      <w:r w:rsidR="007D75AF" w:rsidRPr="00B940D0">
        <w:rPr>
          <w:b/>
          <w:bCs/>
        </w:rPr>
        <w:t>e_eph</w:t>
      </w:r>
      <w:proofErr w:type="spellEnd"/>
      <w:r w:rsidR="007D75AF">
        <w:t xml:space="preserve"> = </w:t>
      </w:r>
    </w:p>
    <w:p w14:paraId="6A0F4F46" w14:textId="380076C8" w:rsidR="007D75AF" w:rsidRPr="00834B94" w:rsidRDefault="007D75AF" w:rsidP="007D75AF">
      <w:pPr>
        <w:pStyle w:val="NoSpacing"/>
      </w:pPr>
      <w:r w:rsidRPr="00436681">
        <w:rPr>
          <w:b/>
          <w:bCs/>
        </w:rPr>
        <w:t>12EE8D</w:t>
      </w:r>
    </w:p>
    <w:p w14:paraId="252C2520" w14:textId="6861132F" w:rsidR="004D6735" w:rsidRDefault="004D6735" w:rsidP="00C1418C">
      <w:pPr>
        <w:pStyle w:val="NoSpacing"/>
      </w:pPr>
    </w:p>
    <w:p w14:paraId="57B44338" w14:textId="544CBB1F" w:rsidR="00834B94" w:rsidRDefault="00834B94" w:rsidP="00C1418C">
      <w:pPr>
        <w:pStyle w:val="NoSpacing"/>
      </w:pPr>
      <w:r>
        <w:t xml:space="preserve">Number b = </w:t>
      </w:r>
      <w:proofErr w:type="spellStart"/>
      <w:r w:rsidR="00D02D90">
        <w:rPr>
          <w:b/>
          <w:bCs/>
        </w:rPr>
        <w:t>d</w:t>
      </w:r>
      <w:r w:rsidRPr="00BF4BCF">
        <w:rPr>
          <w:b/>
          <w:bCs/>
        </w:rPr>
        <w:t>_eph</w:t>
      </w:r>
      <w:proofErr w:type="spellEnd"/>
      <w:r>
        <w:t xml:space="preserve"> =</w:t>
      </w:r>
    </w:p>
    <w:p w14:paraId="3F09892D" w14:textId="77777777" w:rsidR="00834B94" w:rsidRDefault="00834B94" w:rsidP="00834B94">
      <w:pPr>
        <w:pStyle w:val="NoSpacing"/>
      </w:pPr>
      <w:r w:rsidRPr="00D330C1">
        <w:t>15fe3d460e57d28f345294762d5cf122139501acd45171565607445b4f9eb9b59f6a460fe7ac66200baeefe40ea727a543cae22b92c6f628335e80f1e79bad3e21e849b17e2c78f968f9c9e64d121303e87b5d631b4b2b47e9ccb38a6b30daa0191619d433af2ef6bed270fb39653c4818ebf36a38105974cf4fc045c2261045</w:t>
      </w:r>
      <w:r>
        <w:t xml:space="preserve"> </w:t>
      </w:r>
    </w:p>
    <w:p w14:paraId="0919D42D" w14:textId="77777777" w:rsidR="00C51105" w:rsidRDefault="00C51105" w:rsidP="00834B94">
      <w:pPr>
        <w:pStyle w:val="NoSpacing"/>
      </w:pPr>
    </w:p>
    <w:p w14:paraId="36D970CF" w14:textId="6517E72B" w:rsidR="00C51105" w:rsidRDefault="005F485A" w:rsidP="00834B94">
      <w:pPr>
        <w:pStyle w:val="NoSpacing"/>
      </w:pPr>
      <w:r>
        <w:t xml:space="preserve">Result = </w:t>
      </w:r>
      <w:r>
        <w:rPr>
          <w:b/>
          <w:bCs/>
        </w:rPr>
        <w:t>(</w:t>
      </w:r>
      <w:proofErr w:type="spellStart"/>
      <w:r w:rsidRPr="00BB3DBF">
        <w:rPr>
          <w:b/>
          <w:bCs/>
        </w:rPr>
        <w:t>e_eph</w:t>
      </w:r>
      <w:proofErr w:type="spellEnd"/>
      <w:r w:rsidRPr="00BB3DBF">
        <w:t xml:space="preserve"> </w:t>
      </w:r>
      <w:r>
        <w:t>*</w:t>
      </w:r>
      <w:r w:rsidRPr="00BB3DBF">
        <w:t xml:space="preserve"> </w:t>
      </w:r>
      <w:proofErr w:type="spellStart"/>
      <w:r w:rsidR="00D02D90">
        <w:rPr>
          <w:b/>
          <w:bCs/>
        </w:rPr>
        <w:t>d</w:t>
      </w:r>
      <w:r w:rsidRPr="00BB3DBF">
        <w:rPr>
          <w:b/>
          <w:bCs/>
        </w:rPr>
        <w:t>_eph</w:t>
      </w:r>
      <w:proofErr w:type="spellEnd"/>
      <w:r>
        <w:rPr>
          <w:b/>
          <w:bCs/>
        </w:rPr>
        <w:t xml:space="preserve">) = </w:t>
      </w:r>
    </w:p>
    <w:p w14:paraId="26B92980" w14:textId="660391C3" w:rsidR="005F485A" w:rsidRDefault="005F485A" w:rsidP="00834B94">
      <w:pPr>
        <w:pStyle w:val="NoSpacing"/>
      </w:pPr>
      <w:r>
        <w:t xml:space="preserve">= </w:t>
      </w:r>
    </w:p>
    <w:p w14:paraId="517D4398" w14:textId="0CB87C14" w:rsidR="005F485A" w:rsidRDefault="005F485A" w:rsidP="00834B94">
      <w:pPr>
        <w:pStyle w:val="NoSpacing"/>
      </w:pPr>
      <w:r w:rsidRPr="005F485A">
        <w:t>1a05ec8ebe3185a31c95307d0d3cc58c3de736ec7874ea04bbd0af1f9237979d858b687c9aa440f26dccff0692dfc428b3f50dc1366721f42908b37f033817a2c9113cfee7930587fe2873d79bac496e873f64dbc7e3ef5b2225cb4651c53d46b050e2e1b243ea27fae1ab09bd2d8f7defb7833b9c2c65e6271add895679876f11c01</w:t>
      </w:r>
    </w:p>
    <w:p w14:paraId="75EDCE20" w14:textId="77777777" w:rsidR="00834B94" w:rsidRDefault="00834B94" w:rsidP="00C1418C">
      <w:pPr>
        <w:pStyle w:val="NoSpacing"/>
      </w:pPr>
    </w:p>
    <w:p w14:paraId="21AD1140" w14:textId="77777777" w:rsidR="00BF4BCF" w:rsidRDefault="00BF4BCF" w:rsidP="00002B0C">
      <w:pPr>
        <w:pStyle w:val="NoSpacing"/>
      </w:pPr>
    </w:p>
    <w:p w14:paraId="2853793C" w14:textId="2CD71B70" w:rsidR="00BF4BCF" w:rsidRPr="00BF4BCF" w:rsidRDefault="00BF4BCF" w:rsidP="00002B0C">
      <w:pPr>
        <w:pStyle w:val="NoSpacing"/>
        <w:rPr>
          <w:u w:val="single"/>
        </w:rPr>
      </w:pPr>
      <w:r>
        <w:rPr>
          <w:u w:val="single"/>
        </w:rPr>
        <w:t xml:space="preserve">2.Calculate </w:t>
      </w:r>
      <w:r>
        <w:rPr>
          <w:b/>
          <w:bCs/>
        </w:rPr>
        <w:t>(</w:t>
      </w:r>
      <w:proofErr w:type="spellStart"/>
      <w:r w:rsidRPr="00BB3DBF">
        <w:rPr>
          <w:b/>
          <w:bCs/>
        </w:rPr>
        <w:t>e_eph</w:t>
      </w:r>
      <w:proofErr w:type="spellEnd"/>
      <w:r w:rsidRPr="00BB3DBF">
        <w:t xml:space="preserve"> </w:t>
      </w:r>
      <w:r>
        <w:t>*</w:t>
      </w:r>
      <w:r w:rsidRPr="00BB3DBF">
        <w:t xml:space="preserve"> </w:t>
      </w:r>
      <w:proofErr w:type="spellStart"/>
      <w:r w:rsidR="00D02D90">
        <w:rPr>
          <w:b/>
          <w:bCs/>
        </w:rPr>
        <w:t>d</w:t>
      </w:r>
      <w:r w:rsidRPr="00BB3DBF">
        <w:rPr>
          <w:b/>
          <w:bCs/>
        </w:rPr>
        <w:t>_eph</w:t>
      </w:r>
      <w:proofErr w:type="spellEnd"/>
      <w:r>
        <w:rPr>
          <w:b/>
          <w:bCs/>
        </w:rPr>
        <w:t xml:space="preserve">) </w:t>
      </w:r>
      <w:r w:rsidRPr="00493137">
        <w:rPr>
          <w:b/>
          <w:bCs/>
        </w:rPr>
        <w:t>mod λ(</w:t>
      </w:r>
      <w:proofErr w:type="spellStart"/>
      <w:r w:rsidRPr="00493137">
        <w:rPr>
          <w:b/>
          <w:bCs/>
        </w:rPr>
        <w:t>n_eph</w:t>
      </w:r>
      <w:proofErr w:type="spellEnd"/>
      <w:r w:rsidRPr="00493137">
        <w:rPr>
          <w:b/>
          <w:bCs/>
        </w:rPr>
        <w:t>)</w:t>
      </w:r>
      <w:r>
        <w:rPr>
          <w:b/>
          <w:bCs/>
        </w:rPr>
        <w:t xml:space="preserve"> </w:t>
      </w:r>
    </w:p>
    <w:p w14:paraId="6EBB1789" w14:textId="006000C7" w:rsidR="00002B0C" w:rsidRDefault="00002B0C" w:rsidP="00002B0C">
      <w:pPr>
        <w:pStyle w:val="NoSpacing"/>
      </w:pPr>
      <w:r>
        <w:t xml:space="preserve">Number a </w:t>
      </w:r>
      <w:proofErr w:type="gramStart"/>
      <w:r>
        <w:t>=</w:t>
      </w:r>
      <w:r>
        <w:rPr>
          <w:b/>
          <w:bCs/>
        </w:rPr>
        <w:t>(</w:t>
      </w:r>
      <w:proofErr w:type="spellStart"/>
      <w:proofErr w:type="gramEnd"/>
      <w:r w:rsidRPr="00BB3DBF">
        <w:rPr>
          <w:b/>
          <w:bCs/>
        </w:rPr>
        <w:t>e_eph</w:t>
      </w:r>
      <w:proofErr w:type="spellEnd"/>
      <w:r w:rsidRPr="00BB3DBF">
        <w:t xml:space="preserve"> </w:t>
      </w:r>
      <w:r>
        <w:t>*</w:t>
      </w:r>
      <w:r w:rsidRPr="00BB3DBF">
        <w:t xml:space="preserve"> </w:t>
      </w:r>
      <w:proofErr w:type="spellStart"/>
      <w:r w:rsidR="00D02D90">
        <w:rPr>
          <w:b/>
          <w:bCs/>
        </w:rPr>
        <w:t>d</w:t>
      </w:r>
      <w:r w:rsidRPr="00BB3DBF">
        <w:rPr>
          <w:b/>
          <w:bCs/>
        </w:rPr>
        <w:t>_eph</w:t>
      </w:r>
      <w:proofErr w:type="spellEnd"/>
      <w:r>
        <w:rPr>
          <w:b/>
          <w:bCs/>
        </w:rPr>
        <w:t xml:space="preserve">) = </w:t>
      </w:r>
    </w:p>
    <w:p w14:paraId="1A82D184" w14:textId="77777777" w:rsidR="00002B0C" w:rsidRDefault="00002B0C" w:rsidP="00002B0C">
      <w:pPr>
        <w:pStyle w:val="NoSpacing"/>
      </w:pPr>
      <w:r>
        <w:t xml:space="preserve">= </w:t>
      </w:r>
    </w:p>
    <w:p w14:paraId="27AC7A6A" w14:textId="77777777" w:rsidR="00002B0C" w:rsidRDefault="00002B0C" w:rsidP="00002B0C">
      <w:pPr>
        <w:pStyle w:val="NoSpacing"/>
      </w:pPr>
      <w:r w:rsidRPr="005F485A">
        <w:t>1a05ec8ebe3185a31c95307d0d3cc58c3de736ec7874ea04bbd0af1f9237979d858b687c9aa440f26dccff0692dfc428b3f50dc1366721f42908b37f033817a2c9113cfee7930587fe2873d79bac496e873f64dbc7e3ef5b2225cb4651c53d46b050e2e1b243ea27fae1ab09bd2d8f7defb7833b9c2c65e6271add895679876f11c01</w:t>
      </w:r>
    </w:p>
    <w:p w14:paraId="6DED965B" w14:textId="1EE0F699" w:rsidR="00002B0C" w:rsidRDefault="00002B0C" w:rsidP="00C1418C">
      <w:pPr>
        <w:pStyle w:val="NoSpacing"/>
      </w:pPr>
    </w:p>
    <w:p w14:paraId="3A258985" w14:textId="4EAE126D" w:rsidR="0054561B" w:rsidRDefault="00834B94" w:rsidP="00C1418C">
      <w:pPr>
        <w:pStyle w:val="NoSpacing"/>
        <w:rPr>
          <w:b/>
          <w:bCs/>
        </w:rPr>
      </w:pPr>
      <w:r>
        <w:t xml:space="preserve">Number </w:t>
      </w:r>
      <w:r w:rsidR="00002B0C">
        <w:t>b</w:t>
      </w:r>
      <w:r>
        <w:t xml:space="preserve"> = </w:t>
      </w:r>
      <w:r w:rsidR="0054561B" w:rsidRPr="00493137">
        <w:rPr>
          <w:b/>
          <w:bCs/>
        </w:rPr>
        <w:t>λ(</w:t>
      </w:r>
      <w:proofErr w:type="spellStart"/>
      <w:r w:rsidR="0054561B" w:rsidRPr="00493137">
        <w:rPr>
          <w:b/>
          <w:bCs/>
        </w:rPr>
        <w:t>n_eph</w:t>
      </w:r>
      <w:proofErr w:type="spellEnd"/>
      <w:r w:rsidR="0054561B" w:rsidRPr="00493137">
        <w:rPr>
          <w:b/>
          <w:bCs/>
        </w:rPr>
        <w:t>)</w:t>
      </w:r>
      <w:r w:rsidR="0054561B">
        <w:rPr>
          <w:b/>
          <w:bCs/>
        </w:rPr>
        <w:t xml:space="preserve">  </w:t>
      </w:r>
    </w:p>
    <w:p w14:paraId="210DE26D" w14:textId="77777777" w:rsidR="0054561B" w:rsidRDefault="0054561B" w:rsidP="0054561B">
      <w:pPr>
        <w:pStyle w:val="NoSpacing"/>
      </w:pPr>
      <w:r w:rsidRPr="00E83C57">
        <w:t>a88fbe4f15762a9bcdbf8d4176e5b44c779a4bb8259c0db363c1d10b45dc35b2bcd4d2b01c37e906168a807a217260c395c9f86af9b059c044894215c18729c5f6290974b42227081aff0babfb655b7ec194db78e6feb92caec6b6fd9860ac941ef2b497113bc01ae4ad20071056bf9be5b13ca5c0c0584f0244112b76be1400</w:t>
      </w:r>
    </w:p>
    <w:p w14:paraId="55C94A21" w14:textId="77777777" w:rsidR="0054561B" w:rsidRDefault="0054561B" w:rsidP="00C1418C">
      <w:pPr>
        <w:pStyle w:val="NoSpacing"/>
      </w:pPr>
    </w:p>
    <w:p w14:paraId="4DD78A72" w14:textId="361FDE86" w:rsidR="00002B0C" w:rsidRPr="0054561B" w:rsidRDefault="00002B0C" w:rsidP="00C1418C">
      <w:pPr>
        <w:pStyle w:val="NoSpacing"/>
      </w:pPr>
      <w:r>
        <w:t>Result = 1</w:t>
      </w:r>
    </w:p>
    <w:p w14:paraId="354C9758" w14:textId="77777777" w:rsidR="007D75AF" w:rsidRDefault="007D75AF" w:rsidP="00C1418C">
      <w:pPr>
        <w:pStyle w:val="NoSpacing"/>
      </w:pPr>
    </w:p>
    <w:p w14:paraId="279D7B46" w14:textId="009439CB" w:rsidR="00124C73" w:rsidRDefault="00002B0C" w:rsidP="00C1418C">
      <w:pPr>
        <w:pStyle w:val="NoSpacing"/>
      </w:pPr>
      <w:proofErr w:type="spellStart"/>
      <w:r>
        <w:t>D_eph</w:t>
      </w:r>
      <w:proofErr w:type="spellEnd"/>
      <w:r>
        <w:t xml:space="preserve"> is correct.</w:t>
      </w:r>
      <w:r w:rsidR="0042015F">
        <w:t xml:space="preserve"> </w:t>
      </w:r>
    </w:p>
    <w:p w14:paraId="6BE5F9C6" w14:textId="3A887B97" w:rsidR="00F31C90" w:rsidRPr="0064225B" w:rsidRDefault="0064225B" w:rsidP="00C1418C">
      <w:pPr>
        <w:pStyle w:val="NoSpacing"/>
      </w:pPr>
      <w:r>
        <w:t>That means th</w:t>
      </w:r>
      <w:r w:rsidR="00F31C90">
        <w:t xml:space="preserve">is is the inverse of </w:t>
      </w:r>
      <w:proofErr w:type="spellStart"/>
      <w:r w:rsidR="00F31C90">
        <w:t>e_eph</w:t>
      </w:r>
      <w:proofErr w:type="spellEnd"/>
      <w:r w:rsidR="00F31C90">
        <w:t xml:space="preserve">. Without this the server cannot decrypt the </w:t>
      </w:r>
      <w:proofErr w:type="spellStart"/>
      <w:r w:rsidR="00F31C90">
        <w:t>ClientKey</w:t>
      </w:r>
      <w:proofErr w:type="spellEnd"/>
      <w:r w:rsidR="00F31C90">
        <w:t xml:space="preserve"> Exchange message, leading to handshake failure. </w:t>
      </w:r>
      <w:r w:rsidR="00874CBA">
        <w:t xml:space="preserve">If </w:t>
      </w:r>
      <w:proofErr w:type="spellStart"/>
      <w:r w:rsidR="00874CBA">
        <w:t>d_eph</w:t>
      </w:r>
      <w:proofErr w:type="spellEnd"/>
      <w:r w:rsidR="00874CBA">
        <w:t xml:space="preserve"> is incorrect, an attacker could calculate it and this would break forward secrecy, leading to past sessions being decrypted. </w:t>
      </w:r>
    </w:p>
    <w:p w14:paraId="074C7B35" w14:textId="77777777" w:rsidR="00F712AC" w:rsidRPr="007E7738" w:rsidRDefault="00F712AC" w:rsidP="00C1418C">
      <w:pPr>
        <w:pStyle w:val="NoSpacing"/>
      </w:pPr>
    </w:p>
    <w:p w14:paraId="13F2521C" w14:textId="5E426BA6" w:rsidR="001341B6" w:rsidRPr="002623E1" w:rsidRDefault="002E2238" w:rsidP="001341B6">
      <w:pPr>
        <w:pStyle w:val="Heading2"/>
        <w:rPr>
          <w:b/>
          <w:bCs/>
          <w:i/>
          <w:iCs/>
          <w:sz w:val="18"/>
          <w:szCs w:val="18"/>
        </w:rPr>
      </w:pPr>
      <w:r w:rsidRPr="002623E1">
        <w:rPr>
          <w:b/>
          <w:bCs/>
          <w:i/>
          <w:iCs/>
          <w:sz w:val="18"/>
          <w:szCs w:val="18"/>
        </w:rPr>
        <w:t xml:space="preserve">5.2) </w:t>
      </w:r>
      <w:r w:rsidR="001341B6" w:rsidRPr="002623E1">
        <w:rPr>
          <w:b/>
          <w:bCs/>
          <w:i/>
          <w:iCs/>
          <w:sz w:val="18"/>
          <w:szCs w:val="18"/>
        </w:rPr>
        <w:t xml:space="preserve">What is the </w:t>
      </w:r>
      <w:proofErr w:type="spellStart"/>
      <w:r w:rsidR="001341B6" w:rsidRPr="002623E1">
        <w:rPr>
          <w:b/>
          <w:bCs/>
          <w:i/>
          <w:iCs/>
          <w:sz w:val="18"/>
          <w:szCs w:val="18"/>
        </w:rPr>
        <w:t>ServerKeyExchange</w:t>
      </w:r>
      <w:proofErr w:type="spellEnd"/>
      <w:r w:rsidR="001341B6" w:rsidRPr="002623E1">
        <w:rPr>
          <w:b/>
          <w:bCs/>
          <w:i/>
          <w:iCs/>
          <w:sz w:val="18"/>
          <w:szCs w:val="18"/>
        </w:rPr>
        <w:t xml:space="preserve"> message (Hex numbers) in Figure 5?</w:t>
      </w:r>
    </w:p>
    <w:p w14:paraId="35FF1C64" w14:textId="1E674D01" w:rsidR="00C735C4" w:rsidRDefault="00054401" w:rsidP="00E442DB">
      <w:pPr>
        <w:pStyle w:val="NoSpacing"/>
      </w:pPr>
      <w:r>
        <w:t xml:space="preserve">Here we send the server’s </w:t>
      </w:r>
      <w:r w:rsidR="00BE33D2">
        <w:t>ephemeral RSA public key to the client.</w:t>
      </w:r>
      <w:r w:rsidR="000C70A3">
        <w:t xml:space="preserve"> </w:t>
      </w:r>
    </w:p>
    <w:p w14:paraId="15DF7166" w14:textId="512CB194" w:rsidR="00D044DF" w:rsidRDefault="0026754B" w:rsidP="00E442DB">
      <w:pPr>
        <w:pStyle w:val="NoSpacing"/>
      </w:pPr>
      <w:r>
        <w:t xml:space="preserve">The public key is donated as </w:t>
      </w:r>
      <w:r w:rsidR="0094030C">
        <w:t>= (</w:t>
      </w:r>
      <w:proofErr w:type="spellStart"/>
      <w:r w:rsidR="0094030C">
        <w:t>n</w:t>
      </w:r>
      <w:r w:rsidR="007829D4">
        <w:t>_eph</w:t>
      </w:r>
      <w:proofErr w:type="spellEnd"/>
      <w:r w:rsidR="0094030C">
        <w:t>,</w:t>
      </w:r>
      <w:r w:rsidR="007829D4">
        <w:t xml:space="preserve"> </w:t>
      </w:r>
      <w:proofErr w:type="spellStart"/>
      <w:r w:rsidR="0094030C">
        <w:t>e</w:t>
      </w:r>
      <w:r w:rsidR="007829D4">
        <w:t>_eph</w:t>
      </w:r>
      <w:proofErr w:type="spellEnd"/>
      <w:r w:rsidR="0094030C">
        <w:t>)</w:t>
      </w:r>
    </w:p>
    <w:p w14:paraId="555211C1" w14:textId="65EC1F25" w:rsidR="0094030C" w:rsidRPr="00BB13B9" w:rsidRDefault="007829D4" w:rsidP="00E442DB">
      <w:pPr>
        <w:pStyle w:val="NoSpacing"/>
        <w:rPr>
          <w:color w:val="FF0000"/>
        </w:rPr>
      </w:pPr>
      <w:r>
        <w:t>(</w:t>
      </w:r>
      <w:proofErr w:type="spellStart"/>
      <w:r>
        <w:t>n_eph</w:t>
      </w:r>
      <w:proofErr w:type="spellEnd"/>
      <w:r>
        <w:t xml:space="preserve">, </w:t>
      </w:r>
      <w:proofErr w:type="spellStart"/>
      <w:r>
        <w:t>e_</w:t>
      </w:r>
      <w:proofErr w:type="gramStart"/>
      <w:r>
        <w:t>eph</w:t>
      </w:r>
      <w:proofErr w:type="spellEnd"/>
      <w:r>
        <w:t xml:space="preserve"> )</w:t>
      </w:r>
      <w:proofErr w:type="gramEnd"/>
      <w:r w:rsidR="006F7586">
        <w:t xml:space="preserve">-&gt; </w:t>
      </w:r>
      <w:proofErr w:type="spellStart"/>
      <w:r>
        <w:t>n_eph</w:t>
      </w:r>
      <w:proofErr w:type="spellEnd"/>
      <w:r>
        <w:t xml:space="preserve"> </w:t>
      </w:r>
      <w:r w:rsidR="006F7586">
        <w:t>||</w:t>
      </w:r>
      <w:proofErr w:type="spellStart"/>
      <w:r>
        <w:t>e_eph</w:t>
      </w:r>
      <w:proofErr w:type="spellEnd"/>
    </w:p>
    <w:p w14:paraId="024AAEBB" w14:textId="77777777" w:rsidR="00BB13B9" w:rsidRDefault="00BB13B9" w:rsidP="00E442DB">
      <w:pPr>
        <w:pStyle w:val="NoSpacing"/>
        <w:rPr>
          <w:color w:val="FF0000"/>
        </w:rPr>
      </w:pPr>
    </w:p>
    <w:p w14:paraId="14D0DABA" w14:textId="5689DF5C" w:rsidR="007829D4" w:rsidRDefault="007829D4" w:rsidP="00E442DB">
      <w:pPr>
        <w:pStyle w:val="NoSpacing"/>
      </w:pPr>
      <w:proofErr w:type="spellStart"/>
      <w:r w:rsidRPr="00885B57">
        <w:rPr>
          <w:b/>
          <w:bCs/>
          <w:color w:val="FF0000"/>
        </w:rPr>
        <w:t>n_eph</w:t>
      </w:r>
      <w:proofErr w:type="spellEnd"/>
      <w:r w:rsidR="0026754B">
        <w:t>=</w:t>
      </w:r>
    </w:p>
    <w:p w14:paraId="32A2F507" w14:textId="4BBD4D2C" w:rsidR="00BB13B9" w:rsidRDefault="00BF1283" w:rsidP="00E442DB">
      <w:pPr>
        <w:pStyle w:val="NoSpacing"/>
      </w:pPr>
      <w:r>
        <w:t xml:space="preserve">This is calculated as </w:t>
      </w:r>
      <w:r w:rsidR="00BB13B9" w:rsidRPr="00885B57">
        <w:rPr>
          <w:b/>
          <w:bCs/>
        </w:rPr>
        <w:t>n = p * q.</w:t>
      </w:r>
    </w:p>
    <w:p w14:paraId="014EC8E3" w14:textId="7FD72B8B" w:rsidR="00BB13B9" w:rsidRDefault="00962590" w:rsidP="00E442DB">
      <w:pPr>
        <w:pStyle w:val="NoSpacing"/>
      </w:pPr>
      <w:r>
        <w:t xml:space="preserve">This is from 5.1. </w:t>
      </w:r>
    </w:p>
    <w:p w14:paraId="236E20BA" w14:textId="77777777" w:rsidR="00962590" w:rsidRDefault="00962590" w:rsidP="00962590">
      <w:pPr>
        <w:pStyle w:val="NoSpacing"/>
      </w:pPr>
      <w:r w:rsidRPr="004137E2">
        <w:rPr>
          <w:color w:val="FF0000"/>
        </w:rPr>
        <w:t xml:space="preserve">Prime number p </w:t>
      </w:r>
      <w:r>
        <w:t xml:space="preserve">= </w:t>
      </w:r>
    </w:p>
    <w:p w14:paraId="52EA3392" w14:textId="77777777" w:rsidR="00962590" w:rsidRDefault="00962590" w:rsidP="00962590">
      <w:pPr>
        <w:pStyle w:val="NoSpacing"/>
      </w:pPr>
      <w:r w:rsidRPr="00280817">
        <w:t>eeb010d23b95dab208023fee98c6da670485fe516d4f79d1cfc9361aaeed57181e3d4f3f0c422035bc3214d9402c75deba5ed7a7388f759942faa57ada62a081</w:t>
      </w:r>
    </w:p>
    <w:p w14:paraId="7DC94FA0" w14:textId="77777777" w:rsidR="00962590" w:rsidRDefault="00962590" w:rsidP="00962590">
      <w:pPr>
        <w:pStyle w:val="NoSpacing"/>
      </w:pPr>
      <w:r w:rsidRPr="004137E2">
        <w:rPr>
          <w:color w:val="FF0000"/>
        </w:rPr>
        <w:t xml:space="preserve">Prime number q </w:t>
      </w:r>
      <w:r>
        <w:t xml:space="preserve">= </w:t>
      </w:r>
    </w:p>
    <w:p w14:paraId="2F009EB8" w14:textId="77777777" w:rsidR="00962590" w:rsidRDefault="00962590" w:rsidP="00962590">
      <w:pPr>
        <w:pStyle w:val="NoSpacing"/>
      </w:pPr>
      <w:r w:rsidRPr="00E83C57">
        <w:t>b4c99444ee1c3afb43db78675076ca295a8ea081e70087c8cea8838e88554390c06a9491c9cc05ef2e10cac09bc4e3de8ea5ed298b8a435035e7f2bcbbd22a29</w:t>
      </w:r>
    </w:p>
    <w:p w14:paraId="55887C82" w14:textId="77777777" w:rsidR="00BB13B9" w:rsidRDefault="00BB13B9" w:rsidP="00E442DB">
      <w:pPr>
        <w:pStyle w:val="NoSpacing"/>
      </w:pPr>
    </w:p>
    <w:p w14:paraId="2D2C534D" w14:textId="45633A3D" w:rsidR="007829D4" w:rsidRDefault="00885B57" w:rsidP="00E442DB">
      <w:pPr>
        <w:pStyle w:val="NoSpacing"/>
      </w:pPr>
      <w:r>
        <w:t xml:space="preserve">Use </w:t>
      </w:r>
      <w:hyperlink r:id="rId68" w:history="1">
        <w:r w:rsidRPr="00CF7146">
          <w:rPr>
            <w:rStyle w:val="Hyperlink"/>
          </w:rPr>
          <w:t>https://www.boxentriq.com/code-breaking/big-number-calculator</w:t>
        </w:r>
      </w:hyperlink>
    </w:p>
    <w:p w14:paraId="301FE66B" w14:textId="42202541" w:rsidR="00885B57" w:rsidRDefault="00885B57" w:rsidP="00F90F01">
      <w:pPr>
        <w:pStyle w:val="NoSpacing"/>
        <w:numPr>
          <w:ilvl w:val="0"/>
          <w:numId w:val="36"/>
        </w:numPr>
      </w:pPr>
      <w:r>
        <w:t>Select Numerical system</w:t>
      </w:r>
      <w:r w:rsidR="00EF2DE5">
        <w:t xml:space="preserve"> “</w:t>
      </w:r>
      <w:r w:rsidR="00492E84">
        <w:t>Hexadecimal</w:t>
      </w:r>
      <w:r w:rsidR="00EF2DE5">
        <w:t>”, Arithmetic “Standard” and after inserting values, select “a*b”.</w:t>
      </w:r>
    </w:p>
    <w:p w14:paraId="69ADBB23" w14:textId="77777777" w:rsidR="00EF2DE5" w:rsidRDefault="00EF2DE5" w:rsidP="00EF2DE5">
      <w:pPr>
        <w:pStyle w:val="NoSpacing"/>
      </w:pPr>
    </w:p>
    <w:p w14:paraId="64BE0199" w14:textId="0B4706BA" w:rsidR="00EF2DE5" w:rsidRPr="00111B64" w:rsidRDefault="00EF2DE5" w:rsidP="00EF2DE5">
      <w:pPr>
        <w:pStyle w:val="NoSpacing"/>
        <w:rPr>
          <w:b/>
          <w:bCs/>
        </w:rPr>
      </w:pPr>
      <w:r w:rsidRPr="00111B64">
        <w:rPr>
          <w:b/>
          <w:bCs/>
        </w:rPr>
        <w:t xml:space="preserve">Result = n </w:t>
      </w:r>
      <w:r w:rsidR="00111B64">
        <w:rPr>
          <w:b/>
          <w:bCs/>
        </w:rPr>
        <w:t xml:space="preserve">= </w:t>
      </w:r>
      <w:proofErr w:type="spellStart"/>
      <w:r w:rsidR="00111B64">
        <w:rPr>
          <w:b/>
          <w:bCs/>
        </w:rPr>
        <w:t>n_eph</w:t>
      </w:r>
      <w:proofErr w:type="spellEnd"/>
    </w:p>
    <w:p w14:paraId="0DE3A079" w14:textId="5CF2BE91" w:rsidR="00492E84" w:rsidRDefault="00492E84" w:rsidP="00EF2DE5">
      <w:pPr>
        <w:pStyle w:val="NoSpacing"/>
      </w:pPr>
      <w:r w:rsidRPr="00492E84">
        <w:t>a88fbe4f15762a9bcdbf8d4176e5b44c779a4bb8259c0db363c1d10b45dc35b2bcd4d2b01c37e906168a807a217260c395c9f86af9b059c044894215c18729c799a2ae8bddd43cb566dcc401e4a3000f20a97a4c3b4ebac74d3870a6cfa3473cfd9a9867e749e63fceefffa0ec4819592eb6017684da11387b26a9630cf2dea9</w:t>
      </w:r>
    </w:p>
    <w:p w14:paraId="086A8CC9" w14:textId="77777777" w:rsidR="00EF2DE5" w:rsidRDefault="00EF2DE5" w:rsidP="00EF2DE5">
      <w:pPr>
        <w:pStyle w:val="NoSpacing"/>
      </w:pPr>
    </w:p>
    <w:p w14:paraId="22F35A1E" w14:textId="77777777" w:rsidR="00885B57" w:rsidRDefault="00885B57" w:rsidP="00E442DB">
      <w:pPr>
        <w:pStyle w:val="NoSpacing"/>
      </w:pPr>
    </w:p>
    <w:p w14:paraId="7568CA35" w14:textId="77777777" w:rsidR="0026754B" w:rsidRDefault="007829D4" w:rsidP="00E442DB">
      <w:pPr>
        <w:pStyle w:val="NoSpacing"/>
      </w:pPr>
      <w:proofErr w:type="spellStart"/>
      <w:r w:rsidRPr="00BB13B9">
        <w:rPr>
          <w:color w:val="FF0000"/>
        </w:rPr>
        <w:t>e_eph</w:t>
      </w:r>
      <w:proofErr w:type="spellEnd"/>
      <w:r w:rsidRPr="00BB13B9">
        <w:rPr>
          <w:color w:val="FF0000"/>
        </w:rPr>
        <w:t xml:space="preserve"> </w:t>
      </w:r>
      <w:r>
        <w:t xml:space="preserve">= </w:t>
      </w:r>
    </w:p>
    <w:p w14:paraId="289DE637" w14:textId="69441F11" w:rsidR="007829D4" w:rsidRDefault="007829D4" w:rsidP="00E442DB">
      <w:pPr>
        <w:pStyle w:val="NoSpacing"/>
      </w:pPr>
      <w:r w:rsidRPr="00492E84">
        <w:rPr>
          <w:b/>
          <w:bCs/>
          <w:highlight w:val="yellow"/>
        </w:rPr>
        <w:t>12EE8D</w:t>
      </w:r>
      <w:r>
        <w:rPr>
          <w:b/>
          <w:bCs/>
        </w:rPr>
        <w:t xml:space="preserve"> </w:t>
      </w:r>
    </w:p>
    <w:p w14:paraId="4BFBF366" w14:textId="77777777" w:rsidR="006F7586" w:rsidRDefault="006F7586" w:rsidP="00E442DB">
      <w:pPr>
        <w:pStyle w:val="NoSpacing"/>
      </w:pPr>
    </w:p>
    <w:p w14:paraId="0C7F7B5F" w14:textId="77777777" w:rsidR="00D044DF" w:rsidRPr="00D044DF" w:rsidRDefault="00D044DF" w:rsidP="00E442DB">
      <w:pPr>
        <w:pStyle w:val="NoSpacing"/>
      </w:pPr>
    </w:p>
    <w:p w14:paraId="69665A31" w14:textId="480103EF" w:rsidR="00492E84" w:rsidRDefault="00492E84" w:rsidP="002A3370">
      <w:proofErr w:type="spellStart"/>
      <w:r w:rsidRPr="00492E84">
        <w:rPr>
          <w:b/>
          <w:bCs/>
        </w:rPr>
        <w:t>n_eph</w:t>
      </w:r>
      <w:proofErr w:type="spellEnd"/>
      <w:r w:rsidRPr="00492E84">
        <w:rPr>
          <w:b/>
          <w:bCs/>
        </w:rPr>
        <w:t xml:space="preserve"> ||</w:t>
      </w:r>
      <w:proofErr w:type="spellStart"/>
      <w:r w:rsidRPr="00492E84">
        <w:rPr>
          <w:b/>
          <w:bCs/>
        </w:rPr>
        <w:t>e_eph</w:t>
      </w:r>
      <w:proofErr w:type="spellEnd"/>
      <w:r>
        <w:rPr>
          <w:b/>
          <w:bCs/>
        </w:rPr>
        <w:t xml:space="preserve"> </w:t>
      </w:r>
      <w:r>
        <w:t xml:space="preserve">= </w:t>
      </w:r>
    </w:p>
    <w:p w14:paraId="5DA2A459" w14:textId="00AB7A9F" w:rsidR="00492E84" w:rsidRDefault="00492E84" w:rsidP="00492E84">
      <w:pPr>
        <w:pStyle w:val="NoSpacing"/>
      </w:pPr>
      <w:r w:rsidRPr="00492E84">
        <w:t>a88fbe4f15762a9bcdbf8d4176e5b44c779a4bb8259c0db363c1d10b45dc35b2bcd4d2b01c37e906168a807a217260c395c9f86af9b059c044894215c18729c799a2ae8bddd43cb566dcc401e4a3000f20a97a4c3b4ebac74d3870a6cfa3473cfd9a9867e749e63fceefffa0ec4819592eb6017684da11387b26a9630cf2dea9</w:t>
      </w:r>
      <w:r w:rsidRPr="00492E84">
        <w:rPr>
          <w:b/>
          <w:bCs/>
          <w:highlight w:val="yellow"/>
        </w:rPr>
        <w:t>12EE8D</w:t>
      </w:r>
      <w:r>
        <w:rPr>
          <w:b/>
          <w:bCs/>
        </w:rPr>
        <w:t xml:space="preserve"> </w:t>
      </w:r>
    </w:p>
    <w:p w14:paraId="395A70B5" w14:textId="77777777" w:rsidR="00492E84" w:rsidRPr="00492E84" w:rsidRDefault="00492E84" w:rsidP="002A3370">
      <w:pPr>
        <w:rPr>
          <w:b/>
          <w:bCs/>
        </w:rPr>
      </w:pPr>
    </w:p>
    <w:p w14:paraId="799C585C" w14:textId="353C19C4" w:rsidR="00E42F22" w:rsidRPr="00E42F22" w:rsidRDefault="002E2238" w:rsidP="00E42F22">
      <w:pPr>
        <w:pStyle w:val="Heading2"/>
        <w:rPr>
          <w:b/>
          <w:bCs/>
          <w:i/>
          <w:iCs/>
          <w:sz w:val="18"/>
          <w:szCs w:val="18"/>
        </w:rPr>
      </w:pPr>
      <w:r w:rsidRPr="002623E1">
        <w:rPr>
          <w:b/>
          <w:bCs/>
          <w:i/>
          <w:iCs/>
          <w:sz w:val="18"/>
          <w:szCs w:val="18"/>
        </w:rPr>
        <w:t xml:space="preserve">5.3) </w:t>
      </w:r>
      <w:r w:rsidR="001341B6" w:rsidRPr="002623E1">
        <w:rPr>
          <w:b/>
          <w:bCs/>
          <w:i/>
          <w:iCs/>
          <w:sz w:val="18"/>
          <w:szCs w:val="18"/>
        </w:rPr>
        <w:t xml:space="preserve">If </w:t>
      </w:r>
      <w:proofErr w:type="spellStart"/>
      <w:r w:rsidR="001341B6" w:rsidRPr="002623E1">
        <w:rPr>
          <w:b/>
          <w:bCs/>
          <w:i/>
          <w:iCs/>
          <w:sz w:val="18"/>
          <w:szCs w:val="18"/>
        </w:rPr>
        <w:t>Pre_Master_Secret</w:t>
      </w:r>
      <w:proofErr w:type="spellEnd"/>
      <w:r w:rsidR="001341B6" w:rsidRPr="002623E1">
        <w:rPr>
          <w:b/>
          <w:bCs/>
          <w:i/>
          <w:iCs/>
          <w:sz w:val="18"/>
          <w:szCs w:val="18"/>
        </w:rPr>
        <w:t xml:space="preserve"> is SHA384(your real email address), where the hash function is SHA384 (</w:t>
      </w:r>
      <w:hyperlink r:id="rId69" w:history="1">
        <w:r w:rsidR="001341B6" w:rsidRPr="002623E1">
          <w:rPr>
            <w:i/>
            <w:iCs/>
            <w:sz w:val="18"/>
            <w:szCs w:val="18"/>
          </w:rPr>
          <w:t>https://emn178.github.io/online-tools/sha384.html</w:t>
        </w:r>
      </w:hyperlink>
      <w:r w:rsidR="001341B6" w:rsidRPr="002623E1">
        <w:rPr>
          <w:b/>
          <w:bCs/>
          <w:i/>
          <w:iCs/>
          <w:sz w:val="18"/>
          <w:szCs w:val="18"/>
        </w:rPr>
        <w:t xml:space="preserve">), what is the </w:t>
      </w:r>
      <w:proofErr w:type="spellStart"/>
      <w:r w:rsidR="001341B6" w:rsidRPr="002623E1">
        <w:rPr>
          <w:b/>
          <w:bCs/>
          <w:i/>
          <w:iCs/>
          <w:sz w:val="18"/>
          <w:szCs w:val="18"/>
        </w:rPr>
        <w:t>ClientKeyExchange</w:t>
      </w:r>
      <w:proofErr w:type="spellEnd"/>
      <w:r w:rsidR="001341B6" w:rsidRPr="002623E1">
        <w:rPr>
          <w:b/>
          <w:bCs/>
          <w:i/>
          <w:iCs/>
          <w:sz w:val="18"/>
          <w:szCs w:val="18"/>
        </w:rPr>
        <w:t xml:space="preserve"> message (Hex number) in Figure 5? </w:t>
      </w:r>
    </w:p>
    <w:p w14:paraId="37FF93A4" w14:textId="3E70E922" w:rsidR="00A134BA" w:rsidRDefault="00A134BA" w:rsidP="00A134BA">
      <w:r>
        <w:t xml:space="preserve">What we needed to do is calculate </w:t>
      </w:r>
      <w:proofErr w:type="spellStart"/>
      <w:r w:rsidRPr="00334675">
        <w:rPr>
          <w:b/>
          <w:bCs/>
          <w:color w:val="FF0000"/>
        </w:rPr>
        <w:t>Pre_Master_Secret</w:t>
      </w:r>
      <w:proofErr w:type="spellEnd"/>
      <w:r w:rsidR="00435629">
        <w:t>.</w:t>
      </w:r>
      <w:r w:rsidR="00E0371F">
        <w:t xml:space="preserve"> This will</w:t>
      </w:r>
      <w:r w:rsidR="003F7DD6">
        <w:t xml:space="preserve"> then be sent to the server. </w:t>
      </w:r>
    </w:p>
    <w:p w14:paraId="379990F0" w14:textId="34CA0211" w:rsidR="00021E7C" w:rsidRDefault="00021E7C" w:rsidP="00021E7C">
      <w:pPr>
        <w:pStyle w:val="NoSpacing"/>
      </w:pPr>
      <w:r>
        <w:t xml:space="preserve">This is by using </w:t>
      </w:r>
      <w:hyperlink r:id="rId70" w:history="1">
        <w:r w:rsidRPr="001341B6">
          <w:rPr>
            <w:rStyle w:val="Hyperlink"/>
            <w:rFonts w:cstheme="minorHAnsi"/>
            <w:b/>
            <w:bCs/>
            <w:color w:val="auto"/>
            <w:sz w:val="20"/>
            <w:szCs w:val="20"/>
          </w:rPr>
          <w:t>https://emn178.github.io/online-tools/sha384.html</w:t>
        </w:r>
      </w:hyperlink>
      <w:r>
        <w:t xml:space="preserve"> with my student email address.</w:t>
      </w:r>
    </w:p>
    <w:p w14:paraId="49ABCFFC" w14:textId="5F4A33E2" w:rsidR="00021E7C" w:rsidRDefault="00021E7C" w:rsidP="00021E7C">
      <w:pPr>
        <w:pStyle w:val="NoSpacing"/>
      </w:pPr>
      <w:r>
        <w:t xml:space="preserve">Email: </w:t>
      </w:r>
      <w:hyperlink r:id="rId71" w:history="1">
        <w:r w:rsidR="00912D7C" w:rsidRPr="00C344E5">
          <w:rPr>
            <w:rStyle w:val="Hyperlink"/>
          </w:rPr>
          <w:t>s3722151@student.rmit.edu.au</w:t>
        </w:r>
      </w:hyperlink>
    </w:p>
    <w:p w14:paraId="410C24FE" w14:textId="731975CC" w:rsidR="00912D7C" w:rsidRDefault="00912D7C" w:rsidP="00021E7C">
      <w:pPr>
        <w:pStyle w:val="NoSpacing"/>
      </w:pPr>
      <w:r>
        <w:t>Output:</w:t>
      </w:r>
    </w:p>
    <w:p w14:paraId="0305432D" w14:textId="073A7023" w:rsidR="00A74C8B" w:rsidRDefault="00912D7C" w:rsidP="00021E7C">
      <w:pPr>
        <w:pStyle w:val="NoSpacing"/>
      </w:pPr>
      <w:r w:rsidRPr="00912D7C">
        <w:t>53fa1474e84361268e6acb63cd62dd0e6839bd474d1de4d290bf176c395dba19df014ccae91483cddd6e0b80c1886729</w:t>
      </w:r>
      <w:r>
        <w:t xml:space="preserve"> </w:t>
      </w:r>
    </w:p>
    <w:p w14:paraId="44014F09" w14:textId="6669CFC4" w:rsidR="006E416E" w:rsidRDefault="0037735D" w:rsidP="00F90F01">
      <w:pPr>
        <w:pStyle w:val="NoSpacing"/>
        <w:numPr>
          <w:ilvl w:val="0"/>
          <w:numId w:val="5"/>
        </w:numPr>
      </w:pPr>
      <w:r>
        <w:t xml:space="preserve">This is a </w:t>
      </w:r>
      <w:r w:rsidR="00BF683B">
        <w:t>big-endian</w:t>
      </w:r>
      <w:r>
        <w:t xml:space="preserve"> integer for RSA encryption. </w:t>
      </w:r>
    </w:p>
    <w:p w14:paraId="0C004C57" w14:textId="77777777" w:rsidR="002623E1" w:rsidRDefault="002623E1" w:rsidP="00021E7C">
      <w:pPr>
        <w:pStyle w:val="NoSpacing"/>
      </w:pPr>
    </w:p>
    <w:p w14:paraId="4CF9D9BC" w14:textId="77777777" w:rsidR="002623E1" w:rsidRDefault="002623E1" w:rsidP="002623E1">
      <w:pPr>
        <w:pStyle w:val="NoSpacing"/>
      </w:pPr>
      <w:r>
        <w:t xml:space="preserve">We then use </w:t>
      </w:r>
      <w:hyperlink r:id="rId72" w:history="1">
        <w:r w:rsidRPr="00C344E5">
          <w:rPr>
            <w:rStyle w:val="Hyperlink"/>
            <w:rFonts w:cstheme="minorHAnsi"/>
          </w:rPr>
          <w:t>https://www.boxentriq.com/code-breaking/modular-exponentiation</w:t>
        </w:r>
      </w:hyperlink>
    </w:p>
    <w:p w14:paraId="07436325" w14:textId="43CA4C23" w:rsidR="002F05A7" w:rsidRDefault="002F05A7" w:rsidP="002623E1">
      <w:pPr>
        <w:pStyle w:val="NoSpacing"/>
      </w:pPr>
      <w:proofErr w:type="spellStart"/>
      <w:r>
        <w:t>ClientKeyExchange</w:t>
      </w:r>
      <w:proofErr w:type="spellEnd"/>
      <w:r>
        <w:t xml:space="preserve"> is pre-encrypted </w:t>
      </w:r>
      <w:proofErr w:type="spellStart"/>
      <w:r>
        <w:t>Pre_Master_Secret</w:t>
      </w:r>
      <w:proofErr w:type="spellEnd"/>
      <w:r>
        <w:t xml:space="preserve">. </w:t>
      </w:r>
    </w:p>
    <w:p w14:paraId="449EBBA4" w14:textId="7837945B" w:rsidR="00521C77" w:rsidRDefault="00521C77" w:rsidP="002623E1">
      <w:pPr>
        <w:pStyle w:val="NoSpacing"/>
        <w:rPr>
          <w:b/>
          <w:bCs/>
          <w:i/>
          <w:iCs/>
        </w:rPr>
      </w:pPr>
      <w:r>
        <w:t xml:space="preserve">This is to calculate </w:t>
      </w:r>
      <w:r w:rsidR="008955DD" w:rsidRPr="008955DD">
        <w:rPr>
          <w:b/>
          <w:bCs/>
          <w:i/>
          <w:iCs/>
        </w:rPr>
        <w:t>(</w:t>
      </w:r>
      <w:proofErr w:type="spellStart"/>
      <w:r w:rsidR="008955DD" w:rsidRPr="008955DD">
        <w:rPr>
          <w:b/>
          <w:bCs/>
          <w:i/>
          <w:iCs/>
        </w:rPr>
        <w:t>Pre_Master_</w:t>
      </w:r>
      <w:proofErr w:type="gramStart"/>
      <w:r w:rsidR="008955DD" w:rsidRPr="008955DD">
        <w:rPr>
          <w:b/>
          <w:bCs/>
          <w:i/>
          <w:iCs/>
        </w:rPr>
        <w:t>Secret</w:t>
      </w:r>
      <w:proofErr w:type="spellEnd"/>
      <w:r w:rsidR="008955DD" w:rsidRPr="008955DD">
        <w:rPr>
          <w:b/>
          <w:bCs/>
          <w:i/>
          <w:iCs/>
        </w:rPr>
        <w:t>)^</w:t>
      </w:r>
      <w:proofErr w:type="gramEnd"/>
      <w:r w:rsidR="008955DD" w:rsidRPr="008955DD">
        <w:rPr>
          <w:b/>
          <w:bCs/>
          <w:i/>
          <w:iCs/>
        </w:rPr>
        <w:t>e mod n</w:t>
      </w:r>
    </w:p>
    <w:p w14:paraId="2A16CDEA" w14:textId="64A422B5" w:rsidR="0037735D" w:rsidRDefault="0037735D" w:rsidP="00F90F01">
      <w:pPr>
        <w:pStyle w:val="NoSpacing"/>
        <w:numPr>
          <w:ilvl w:val="0"/>
          <w:numId w:val="5"/>
        </w:numPr>
        <w:rPr>
          <w:b/>
          <w:bCs/>
          <w:i/>
          <w:iCs/>
        </w:rPr>
      </w:pPr>
      <w:r>
        <w:t>Make sure to select “</w:t>
      </w:r>
      <w:r w:rsidRPr="00BB5E4F">
        <w:rPr>
          <w:b/>
          <w:bCs/>
        </w:rPr>
        <w:t>Use hexadecimal numbers”.</w:t>
      </w:r>
      <w:r>
        <w:t xml:space="preserve"> </w:t>
      </w:r>
    </w:p>
    <w:p w14:paraId="6C748ECB" w14:textId="77777777" w:rsidR="0037735D" w:rsidRPr="00521C77" w:rsidRDefault="0037735D" w:rsidP="002623E1">
      <w:pPr>
        <w:pStyle w:val="NoSpacing"/>
        <w:rPr>
          <w:b/>
          <w:bCs/>
          <w:i/>
          <w:iCs/>
        </w:rPr>
      </w:pPr>
    </w:p>
    <w:p w14:paraId="2822EE9E" w14:textId="25CD00A7" w:rsidR="002623E1" w:rsidRDefault="002623E1" w:rsidP="002623E1">
      <w:pPr>
        <w:pStyle w:val="NoSpacing"/>
      </w:pPr>
      <w:r>
        <w:t>We enter the following values:</w:t>
      </w:r>
    </w:p>
    <w:p w14:paraId="5F28FDC3" w14:textId="5DAE235A" w:rsidR="002623E1" w:rsidRDefault="002623E1" w:rsidP="002623E1">
      <w:pPr>
        <w:pStyle w:val="NoSpacing"/>
      </w:pPr>
      <w:r w:rsidRPr="00D71E18">
        <w:rPr>
          <w:b/>
          <w:bCs/>
        </w:rPr>
        <w:t>Number a</w:t>
      </w:r>
      <w:r>
        <w:t xml:space="preserve"> = </w:t>
      </w:r>
      <w:r w:rsidR="00084E79">
        <w:t xml:space="preserve">Pre Master Secret (PMS) = </w:t>
      </w:r>
      <w:r w:rsidR="00E32633">
        <w:t xml:space="preserve">Email = </w:t>
      </w:r>
    </w:p>
    <w:p w14:paraId="0BA93CEF" w14:textId="77777777" w:rsidR="002623E1" w:rsidRDefault="002623E1" w:rsidP="002623E1">
      <w:pPr>
        <w:pStyle w:val="NoSpacing"/>
      </w:pPr>
      <w:r w:rsidRPr="00912D7C">
        <w:t>53fa1474e84361268e6acb63cd62dd0e6839bd474d1de4d290bf176c395dba19df014ccae91483cddd6e0b80c1886729</w:t>
      </w:r>
      <w:r>
        <w:t xml:space="preserve"> </w:t>
      </w:r>
    </w:p>
    <w:p w14:paraId="672182F1" w14:textId="77777777" w:rsidR="002623E1" w:rsidRDefault="002623E1" w:rsidP="002623E1">
      <w:pPr>
        <w:pStyle w:val="NoSpacing"/>
      </w:pPr>
    </w:p>
    <w:p w14:paraId="429BFDED" w14:textId="22E3BAF0" w:rsidR="002623E1" w:rsidRDefault="002623E1" w:rsidP="002623E1">
      <w:pPr>
        <w:pStyle w:val="NoSpacing"/>
      </w:pPr>
      <w:r w:rsidRPr="00D71E18">
        <w:rPr>
          <w:b/>
          <w:bCs/>
        </w:rPr>
        <w:t>Exponent</w:t>
      </w:r>
      <w:r w:rsidRPr="009E56F1">
        <w:t xml:space="preserve"> = </w:t>
      </w:r>
      <w:proofErr w:type="spellStart"/>
      <w:r w:rsidR="00FB5485" w:rsidRPr="009E56F1">
        <w:rPr>
          <w:b/>
          <w:bCs/>
        </w:rPr>
        <w:t>e_eph</w:t>
      </w:r>
      <w:proofErr w:type="spellEnd"/>
    </w:p>
    <w:p w14:paraId="21838BF3" w14:textId="77777777" w:rsidR="009E56F1" w:rsidRPr="009E56F1" w:rsidRDefault="009E56F1" w:rsidP="009E56F1">
      <w:pPr>
        <w:pStyle w:val="NoSpacing"/>
      </w:pPr>
      <w:r w:rsidRPr="009E56F1">
        <w:t>12EE8D</w:t>
      </w:r>
    </w:p>
    <w:p w14:paraId="228B0083" w14:textId="2168DE7D" w:rsidR="006C213E" w:rsidRDefault="006C213E" w:rsidP="00F90F01">
      <w:pPr>
        <w:pStyle w:val="NoSpacing"/>
        <w:numPr>
          <w:ilvl w:val="0"/>
          <w:numId w:val="5"/>
        </w:numPr>
      </w:pPr>
      <w:r>
        <w:t>This is a hex number.</w:t>
      </w:r>
    </w:p>
    <w:p w14:paraId="43A12C0A" w14:textId="20B5F08F" w:rsidR="00544151" w:rsidRDefault="00544151" w:rsidP="00F90F01">
      <w:pPr>
        <w:pStyle w:val="NoSpacing"/>
        <w:numPr>
          <w:ilvl w:val="0"/>
          <w:numId w:val="5"/>
        </w:numPr>
      </w:pPr>
      <w:r>
        <w:t xml:space="preserve">For forward </w:t>
      </w:r>
      <w:r w:rsidR="00C447EF">
        <w:t>secrecy it is important to use ephemeral RSA key we generated in 5.1.</w:t>
      </w:r>
    </w:p>
    <w:p w14:paraId="75695000" w14:textId="1F1648F8" w:rsidR="002623E1" w:rsidRDefault="002623E1" w:rsidP="002623E1">
      <w:pPr>
        <w:pStyle w:val="NoSpacing"/>
      </w:pPr>
      <w:r w:rsidRPr="00D71E18">
        <w:rPr>
          <w:b/>
          <w:bCs/>
        </w:rPr>
        <w:t>Modulo</w:t>
      </w:r>
      <w:r>
        <w:t xml:space="preserve"> = </w:t>
      </w:r>
      <w:proofErr w:type="spellStart"/>
      <w:r w:rsidR="00ED55CD" w:rsidRPr="00547DA3">
        <w:rPr>
          <w:b/>
          <w:bCs/>
        </w:rPr>
        <w:t>n</w:t>
      </w:r>
      <w:r w:rsidR="009E56F1" w:rsidRPr="00547DA3">
        <w:rPr>
          <w:b/>
          <w:bCs/>
        </w:rPr>
        <w:t>_eph</w:t>
      </w:r>
      <w:proofErr w:type="spellEnd"/>
      <w:r w:rsidR="00ED55CD">
        <w:t xml:space="preserve"> = </w:t>
      </w:r>
    </w:p>
    <w:p w14:paraId="226846E9" w14:textId="77777777" w:rsidR="00111B64" w:rsidRDefault="00111B64" w:rsidP="00111B64">
      <w:pPr>
        <w:pStyle w:val="NoSpacing"/>
      </w:pPr>
      <w:r w:rsidRPr="00492E84">
        <w:t>a88fbe4f15762a9bcdbf8d4176e5b44c779a4bb8259c0db363c1d10b45dc35b2bcd4d2b01c37e906168a807a217260c395c9f86af9b059c044894215c18729c799a2ae8bddd43cb566dcc401e4a3000f20a97a4c3b4ebac74d3870a6cfa3473cfd9a9867e749e63fceefffa0ec4819592eb6017684da11387b26a9630cf2dea9</w:t>
      </w:r>
    </w:p>
    <w:p w14:paraId="6B74ADC3" w14:textId="77777777" w:rsidR="00942569" w:rsidRDefault="00942569" w:rsidP="002623E1">
      <w:pPr>
        <w:pStyle w:val="NoSpacing"/>
      </w:pPr>
    </w:p>
    <w:p w14:paraId="550FDA63" w14:textId="37A64CA1" w:rsidR="00E34023" w:rsidRDefault="00E34023" w:rsidP="002623E1">
      <w:pPr>
        <w:pStyle w:val="NoSpacing"/>
        <w:rPr>
          <w:b/>
          <w:bCs/>
        </w:rPr>
      </w:pPr>
      <w:r>
        <w:rPr>
          <w:b/>
          <w:bCs/>
        </w:rPr>
        <w:t>Result =</w:t>
      </w:r>
      <w:r w:rsidR="000D3CBE">
        <w:rPr>
          <w:b/>
          <w:bCs/>
        </w:rPr>
        <w:t xml:space="preserve"> </w:t>
      </w:r>
      <w:proofErr w:type="spellStart"/>
      <w:r w:rsidR="000D3CBE" w:rsidRPr="00BF761C">
        <w:rPr>
          <w:b/>
          <w:bCs/>
          <w:color w:val="FF0000"/>
        </w:rPr>
        <w:t>ClientKeyExchange</w:t>
      </w:r>
      <w:proofErr w:type="spellEnd"/>
      <w:r w:rsidR="00CB42B5" w:rsidRPr="00BF761C">
        <w:rPr>
          <w:b/>
          <w:bCs/>
          <w:color w:val="FF0000"/>
        </w:rPr>
        <w:t xml:space="preserve"> message </w:t>
      </w:r>
      <w:r w:rsidR="00CB42B5">
        <w:rPr>
          <w:b/>
          <w:bCs/>
        </w:rPr>
        <w:t xml:space="preserve">= </w:t>
      </w:r>
    </w:p>
    <w:p w14:paraId="30F6CD8C" w14:textId="7E8A5D08" w:rsidR="00F90F01" w:rsidRPr="00F90F01" w:rsidRDefault="00F90F01" w:rsidP="002623E1">
      <w:pPr>
        <w:pStyle w:val="NoSpacing"/>
      </w:pPr>
      <w:r w:rsidRPr="00F90F01">
        <w:t>67e323c283b7feb7f06edddf3fa1179b6b2a918ea1df42ed8453f1144bf77cba723bf2344e5d2efd7e13ba31b7a58a8b7b0e90f32af8c00640e59d5d9d8eab9528672326660b19da89266757d10d42e2a211e1520b935228df7abed093b38038dbb411e4c74db5beca6ab3a9a9af3c5e493a6fe28578099c15d8ee9aae6be7ae</w:t>
      </w:r>
      <w:r>
        <w:t xml:space="preserve"> </w:t>
      </w:r>
    </w:p>
    <w:p w14:paraId="0B14B3E1" w14:textId="77777777" w:rsidR="003611C5" w:rsidRDefault="003611C5" w:rsidP="00021E7C">
      <w:pPr>
        <w:pStyle w:val="NoSpacing"/>
      </w:pPr>
    </w:p>
    <w:p w14:paraId="6A3DD6FE" w14:textId="7DD6AE1B" w:rsidR="003611C5" w:rsidRDefault="00921065" w:rsidP="00021E7C">
      <w:pPr>
        <w:pStyle w:val="NoSpacing"/>
        <w:rPr>
          <w:i/>
          <w:iCs/>
        </w:rPr>
      </w:pPr>
      <w:r>
        <w:rPr>
          <w:i/>
          <w:iCs/>
        </w:rPr>
        <w:t xml:space="preserve">Extra explanation </w:t>
      </w:r>
    </w:p>
    <w:p w14:paraId="136FA4D2" w14:textId="5D3EE071" w:rsidR="00921065" w:rsidRDefault="00DA7842" w:rsidP="00021E7C">
      <w:pPr>
        <w:pStyle w:val="NoSpacing"/>
      </w:pPr>
      <w:r>
        <w:t xml:space="preserve">We will only use </w:t>
      </w:r>
      <w:r w:rsidRPr="00DA7842">
        <w:t>10001</w:t>
      </w:r>
      <w:r>
        <w:t xml:space="preserve"> to authenticate the server via the certificate in 5.4. </w:t>
      </w:r>
    </w:p>
    <w:p w14:paraId="4ED540B0" w14:textId="77777777" w:rsidR="000C6036" w:rsidRDefault="000C6036" w:rsidP="00021E7C">
      <w:pPr>
        <w:pStyle w:val="NoSpacing"/>
      </w:pPr>
    </w:p>
    <w:p w14:paraId="6413507C" w14:textId="1FAF5FAC" w:rsidR="000C6036" w:rsidRPr="000C6036" w:rsidRDefault="000C6036" w:rsidP="00021E7C">
      <w:pPr>
        <w:pStyle w:val="NoSpacing"/>
        <w:rPr>
          <w:i/>
          <w:iCs/>
        </w:rPr>
      </w:pPr>
      <w:r>
        <w:rPr>
          <w:i/>
          <w:iCs/>
        </w:rPr>
        <w:t>Why this works?</w:t>
      </w:r>
    </w:p>
    <w:p w14:paraId="4947A984" w14:textId="649DD9E5" w:rsidR="009E29CB" w:rsidRDefault="000C6036" w:rsidP="00021E7C">
      <w:pPr>
        <w:pStyle w:val="NoSpacing"/>
      </w:pPr>
      <w:r>
        <w:t>Forward se</w:t>
      </w:r>
      <w:r w:rsidR="00FB37EF">
        <w:t>crecy:</w:t>
      </w:r>
      <w:r w:rsidR="00FB37EF" w:rsidRPr="00FB37EF">
        <w:t xml:space="preserve"> </w:t>
      </w:r>
      <w:r w:rsidR="00FB37EF">
        <w:t xml:space="preserve">When we use </w:t>
      </w:r>
      <w:proofErr w:type="spellStart"/>
      <w:r w:rsidR="005F7A7B">
        <w:t>B</w:t>
      </w:r>
      <w:r w:rsidR="00FB37EF">
        <w:t>oxentriq</w:t>
      </w:r>
      <w:proofErr w:type="spellEnd"/>
      <w:r w:rsidR="00FB37EF">
        <w:t xml:space="preserve">, </w:t>
      </w:r>
      <w:proofErr w:type="spellStart"/>
      <w:proofErr w:type="gramStart"/>
      <w:r w:rsidR="00FB37EF">
        <w:t>PreMasterSecret</w:t>
      </w:r>
      <w:proofErr w:type="spellEnd"/>
      <w:r w:rsidR="00BF761C">
        <w:t>(</w:t>
      </w:r>
      <w:proofErr w:type="gramEnd"/>
      <w:r w:rsidR="00BF761C">
        <w:t>my email)</w:t>
      </w:r>
      <w:r w:rsidR="00FB37EF">
        <w:t xml:space="preserve"> is encrypted with ephemeral key</w:t>
      </w:r>
      <w:r w:rsidR="005F7A7B">
        <w:t xml:space="preserve"> </w:t>
      </w:r>
      <w:r w:rsidR="00FB37EF">
        <w:t>(</w:t>
      </w:r>
      <w:proofErr w:type="spellStart"/>
      <w:r w:rsidR="00FB37EF">
        <w:rPr>
          <w:b/>
          <w:bCs/>
        </w:rPr>
        <w:t>e_eph</w:t>
      </w:r>
      <w:proofErr w:type="spellEnd"/>
      <w:r w:rsidR="00FB37EF">
        <w:rPr>
          <w:b/>
          <w:bCs/>
        </w:rPr>
        <w:t xml:space="preserve">, </w:t>
      </w:r>
      <w:proofErr w:type="spellStart"/>
      <w:r w:rsidR="00FB37EF">
        <w:rPr>
          <w:b/>
          <w:bCs/>
        </w:rPr>
        <w:t>n_eph</w:t>
      </w:r>
      <w:proofErr w:type="spellEnd"/>
      <w:r w:rsidR="00FB37EF">
        <w:rPr>
          <w:b/>
          <w:bCs/>
        </w:rPr>
        <w:t xml:space="preserve">) </w:t>
      </w:r>
      <w:r w:rsidR="00FB37EF">
        <w:t xml:space="preserve">not server’s long-term key. </w:t>
      </w:r>
    </w:p>
    <w:p w14:paraId="1F1558B1" w14:textId="59D059A0" w:rsidR="003E0142" w:rsidRDefault="003E0142" w:rsidP="00F90F01">
      <w:pPr>
        <w:pStyle w:val="NoSpacing"/>
        <w:numPr>
          <w:ilvl w:val="0"/>
          <w:numId w:val="5"/>
        </w:numPr>
      </w:pPr>
      <w:r>
        <w:t xml:space="preserve">That means </w:t>
      </w:r>
      <w:proofErr w:type="spellStart"/>
      <w:r w:rsidRPr="00C31CD7">
        <w:rPr>
          <w:b/>
          <w:bCs/>
        </w:rPr>
        <w:t>d_eph</w:t>
      </w:r>
      <w:proofErr w:type="spellEnd"/>
      <w:r w:rsidR="00C31CD7">
        <w:rPr>
          <w:b/>
          <w:bCs/>
        </w:rPr>
        <w:t xml:space="preserve"> </w:t>
      </w:r>
      <w:r w:rsidR="00C31CD7">
        <w:t>(</w:t>
      </w:r>
      <w:r w:rsidR="009F0B5F">
        <w:t>t</w:t>
      </w:r>
      <w:r w:rsidR="00C31CD7">
        <w:t>emporary ephemeral key)</w:t>
      </w:r>
      <w:r>
        <w:t xml:space="preserve"> is discarded after the session. Even if private key</w:t>
      </w:r>
      <w:r w:rsidRPr="004421F7">
        <w:rPr>
          <w:b/>
          <w:bCs/>
        </w:rPr>
        <w:t xml:space="preserve"> d</w:t>
      </w:r>
      <w:r w:rsidR="00D80DFD">
        <w:t xml:space="preserve"> (</w:t>
      </w:r>
      <w:r w:rsidR="00C31CD7">
        <w:t>Assignment specification, 32e…)</w:t>
      </w:r>
      <w:r>
        <w:t xml:space="preserve"> is compromised, past sessions remain secure. </w:t>
      </w:r>
    </w:p>
    <w:p w14:paraId="2F20AFB2" w14:textId="4A9B2F64" w:rsidR="004421F7" w:rsidRDefault="004421F7" w:rsidP="00F90F01">
      <w:pPr>
        <w:pStyle w:val="NoSpacing"/>
        <w:numPr>
          <w:ilvl w:val="0"/>
          <w:numId w:val="5"/>
        </w:numPr>
      </w:pPr>
      <w:r>
        <w:rPr>
          <w:b/>
          <w:bCs/>
        </w:rPr>
        <w:t xml:space="preserve">d </w:t>
      </w:r>
      <w:r>
        <w:t xml:space="preserve">id only used for authentication not encryption of session keys. </w:t>
      </w:r>
    </w:p>
    <w:p w14:paraId="2796250D" w14:textId="7BCF9629" w:rsidR="00FB37EF" w:rsidRDefault="00FB37EF" w:rsidP="00021E7C">
      <w:pPr>
        <w:pStyle w:val="NoSpacing"/>
      </w:pPr>
      <w:r>
        <w:t xml:space="preserve">Server decryption: Only the server </w:t>
      </w:r>
      <w:r w:rsidR="00766C72">
        <w:t xml:space="preserve">(with </w:t>
      </w:r>
      <w:proofErr w:type="spellStart"/>
      <w:r w:rsidR="00766C72">
        <w:rPr>
          <w:b/>
          <w:bCs/>
        </w:rPr>
        <w:t>d_eph</w:t>
      </w:r>
      <w:proofErr w:type="spellEnd"/>
      <w:r w:rsidR="00766C72">
        <w:rPr>
          <w:b/>
          <w:bCs/>
        </w:rPr>
        <w:t xml:space="preserve">) </w:t>
      </w:r>
      <w:r w:rsidR="00766C72">
        <w:t xml:space="preserve">can decrypt the </w:t>
      </w:r>
      <w:proofErr w:type="spellStart"/>
      <w:r w:rsidR="00766C72">
        <w:rPr>
          <w:b/>
          <w:bCs/>
        </w:rPr>
        <w:t>PreMasterSecret</w:t>
      </w:r>
      <w:proofErr w:type="spellEnd"/>
      <w:r w:rsidR="00766C72">
        <w:rPr>
          <w:b/>
          <w:bCs/>
        </w:rPr>
        <w:t>.</w:t>
      </w:r>
    </w:p>
    <w:p w14:paraId="45F69413" w14:textId="77777777" w:rsidR="002B41BA" w:rsidRPr="002B41BA" w:rsidRDefault="003A34C4" w:rsidP="00F90F01">
      <w:pPr>
        <w:pStyle w:val="NoSpacing"/>
        <w:numPr>
          <w:ilvl w:val="0"/>
          <w:numId w:val="5"/>
        </w:numPr>
      </w:pPr>
      <w:proofErr w:type="spellStart"/>
      <w:r>
        <w:rPr>
          <w:b/>
          <w:bCs/>
        </w:rPr>
        <w:t>PreMasterSecret</w:t>
      </w:r>
      <w:proofErr w:type="spellEnd"/>
      <w:r>
        <w:rPr>
          <w:b/>
          <w:bCs/>
        </w:rPr>
        <w:t xml:space="preserve"> </w:t>
      </w:r>
      <w:r>
        <w:t xml:space="preserve">is a </w:t>
      </w:r>
      <w:r w:rsidR="007F2315">
        <w:t>384-hash</w:t>
      </w:r>
      <w:r>
        <w:t xml:space="preserve"> value encrypted by the client. </w:t>
      </w:r>
      <w:r w:rsidR="007F2315">
        <w:t xml:space="preserve">This is by using </w:t>
      </w:r>
      <w:proofErr w:type="spellStart"/>
      <w:r w:rsidR="007F2315">
        <w:rPr>
          <w:b/>
          <w:bCs/>
        </w:rPr>
        <w:t>e_eph</w:t>
      </w:r>
      <w:proofErr w:type="spellEnd"/>
      <w:r w:rsidR="007F2315">
        <w:rPr>
          <w:b/>
          <w:bCs/>
        </w:rPr>
        <w:t xml:space="preserve"> </w:t>
      </w:r>
      <w:r w:rsidR="007F2315">
        <w:t xml:space="preserve">and </w:t>
      </w:r>
      <w:proofErr w:type="spellStart"/>
      <w:r w:rsidR="007F2315">
        <w:rPr>
          <w:b/>
          <w:bCs/>
        </w:rPr>
        <w:t>d_eph</w:t>
      </w:r>
      <w:proofErr w:type="spellEnd"/>
      <w:r w:rsidR="007F2315">
        <w:rPr>
          <w:b/>
          <w:bCs/>
        </w:rPr>
        <w:t>.</w:t>
      </w:r>
    </w:p>
    <w:p w14:paraId="2EEE292C" w14:textId="0B58AF75" w:rsidR="001341B6" w:rsidRDefault="002E2238" w:rsidP="001341B6">
      <w:pPr>
        <w:pStyle w:val="Heading2"/>
        <w:rPr>
          <w:b/>
          <w:bCs/>
          <w:i/>
          <w:iCs/>
          <w:sz w:val="18"/>
          <w:szCs w:val="18"/>
        </w:rPr>
      </w:pPr>
      <w:r w:rsidRPr="002623E1">
        <w:rPr>
          <w:b/>
          <w:bCs/>
          <w:i/>
          <w:iCs/>
          <w:sz w:val="18"/>
          <w:szCs w:val="18"/>
        </w:rPr>
        <w:t xml:space="preserve">5.4) </w:t>
      </w:r>
      <w:r w:rsidR="001341B6" w:rsidRPr="002623E1">
        <w:rPr>
          <w:b/>
          <w:bCs/>
          <w:i/>
          <w:iCs/>
          <w:sz w:val="18"/>
          <w:szCs w:val="18"/>
        </w:rPr>
        <w:t xml:space="preserve">Analyse client authentication and server authentication of the handshake protocol. </w:t>
      </w:r>
    </w:p>
    <w:p w14:paraId="02126F3A" w14:textId="2DC19047" w:rsidR="001E184B" w:rsidRDefault="001E184B" w:rsidP="001E184B">
      <w:r>
        <w:t xml:space="preserve">In this </w:t>
      </w:r>
      <w:r w:rsidR="00A264EA">
        <w:t xml:space="preserve">step, </w:t>
      </w:r>
      <w:r>
        <w:t xml:space="preserve">we confirm if the client </w:t>
      </w:r>
      <w:r w:rsidR="00AE4363">
        <w:t>talks</w:t>
      </w:r>
      <w:r>
        <w:t xml:space="preserve"> to the server. </w:t>
      </w:r>
      <w:r w:rsidR="0012261B">
        <w:t xml:space="preserve">We do this in 2 ways. </w:t>
      </w:r>
    </w:p>
    <w:p w14:paraId="4392F590" w14:textId="1002293B" w:rsidR="0012261B" w:rsidRDefault="005C64A5" w:rsidP="005C64A5">
      <w:pPr>
        <w:pStyle w:val="NoSpacing"/>
      </w:pPr>
      <w:r>
        <w:t>1)</w:t>
      </w:r>
      <w:r w:rsidR="0012261B">
        <w:t>Server Au</w:t>
      </w:r>
      <w:r>
        <w:t xml:space="preserve">thentication </w:t>
      </w:r>
    </w:p>
    <w:p w14:paraId="66398685" w14:textId="3A88DF45" w:rsidR="005C64A5" w:rsidRDefault="005C64A5" w:rsidP="005C64A5">
      <w:pPr>
        <w:pStyle w:val="NoSpacing"/>
      </w:pPr>
      <w:r>
        <w:t xml:space="preserve">2)Client Authentication </w:t>
      </w:r>
    </w:p>
    <w:p w14:paraId="43246780" w14:textId="77777777" w:rsidR="005C64A5" w:rsidRDefault="005C64A5" w:rsidP="005C64A5">
      <w:pPr>
        <w:pStyle w:val="NoSpacing"/>
      </w:pPr>
    </w:p>
    <w:p w14:paraId="29726C6C" w14:textId="3DEF0A00" w:rsidR="005C64A5" w:rsidRDefault="005C64A5" w:rsidP="005C64A5">
      <w:pPr>
        <w:pStyle w:val="NoSpacing"/>
      </w:pPr>
      <w:r>
        <w:t xml:space="preserve">Server Authentication </w:t>
      </w:r>
    </w:p>
    <w:p w14:paraId="6871B4B7" w14:textId="2E6B7230" w:rsidR="00D348ED" w:rsidRDefault="00AD0550" w:rsidP="005C64A5">
      <w:pPr>
        <w:pStyle w:val="NoSpacing"/>
      </w:pPr>
      <w:r>
        <w:t>The server</w:t>
      </w:r>
      <w:r w:rsidR="00F2314F">
        <w:t xml:space="preserve">’s RSA certificate is signed by </w:t>
      </w:r>
      <w:r w:rsidR="00D348ED">
        <w:t xml:space="preserve">a trusted </w:t>
      </w:r>
      <w:r w:rsidR="00432599">
        <w:t>Certificate Authority (</w:t>
      </w:r>
      <w:r w:rsidR="00D348ED">
        <w:t>CA</w:t>
      </w:r>
      <w:r w:rsidR="00432599">
        <w:t>)</w:t>
      </w:r>
      <w:r w:rsidR="00D348ED">
        <w:t xml:space="preserve">. </w:t>
      </w:r>
      <w:r w:rsidR="003624F4">
        <w:t xml:space="preserve">The client then </w:t>
      </w:r>
      <w:r w:rsidR="00AE4363">
        <w:t xml:space="preserve">checks this certificate and validates this. </w:t>
      </w:r>
    </w:p>
    <w:p w14:paraId="561DDD9A" w14:textId="77777777" w:rsidR="00AE4363" w:rsidRDefault="00AE4363" w:rsidP="005C64A5">
      <w:pPr>
        <w:pStyle w:val="NoSpacing"/>
      </w:pPr>
    </w:p>
    <w:p w14:paraId="58A2B2F5" w14:textId="59045B3D" w:rsidR="00AE4363" w:rsidRDefault="00AE4363" w:rsidP="005C64A5">
      <w:pPr>
        <w:pStyle w:val="NoSpacing"/>
      </w:pPr>
      <w:r>
        <w:t xml:space="preserve">Client Authentication </w:t>
      </w:r>
    </w:p>
    <w:p w14:paraId="382FF577" w14:textId="147EA786" w:rsidR="00AE4363" w:rsidRDefault="00E86E22" w:rsidP="005C64A5">
      <w:pPr>
        <w:pStyle w:val="NoSpacing"/>
      </w:pPr>
      <w:r>
        <w:t xml:space="preserve">This is an optional step which we don’t need do. </w:t>
      </w:r>
      <w:r w:rsidR="00432599">
        <w:t>Generally,</w:t>
      </w:r>
      <w:r w:rsidR="00B37E7E">
        <w:t xml:space="preserve"> the client signs a hash of the handshake by using the private key. </w:t>
      </w:r>
      <w:r w:rsidR="003E692C">
        <w:t xml:space="preserve">My calculations focus on sever authentication and ephemeral key exchange (5.1 – 5.3). </w:t>
      </w:r>
    </w:p>
    <w:p w14:paraId="06984F3C" w14:textId="77777777" w:rsidR="002630E1" w:rsidRDefault="002630E1" w:rsidP="005C64A5"/>
    <w:p w14:paraId="3C809395" w14:textId="6D55EDDE" w:rsidR="002630E1" w:rsidRDefault="002357AC" w:rsidP="005C64A5">
      <w:pPr>
        <w:rPr>
          <w:i/>
          <w:iCs/>
        </w:rPr>
      </w:pPr>
      <w:r>
        <w:rPr>
          <w:i/>
          <w:iCs/>
        </w:rPr>
        <w:t>How we do Server Authentication</w:t>
      </w:r>
    </w:p>
    <w:p w14:paraId="7E2F75AF" w14:textId="56C8E443" w:rsidR="00673F8B" w:rsidRDefault="003247AE" w:rsidP="003247AE">
      <w:r>
        <w:t xml:space="preserve">1.Certificate Validation </w:t>
      </w:r>
    </w:p>
    <w:p w14:paraId="19310D6F" w14:textId="55DAAB15" w:rsidR="00B311A3" w:rsidRDefault="00D10A79" w:rsidP="003247AE">
      <w:r>
        <w:t xml:space="preserve">The server’s certificate contains a </w:t>
      </w:r>
      <w:proofErr w:type="gramStart"/>
      <w:r>
        <w:t>2048 bit</w:t>
      </w:r>
      <w:proofErr w:type="gramEnd"/>
      <w:r>
        <w:t xml:space="preserve"> RSA public key (n</w:t>
      </w:r>
      <w:r w:rsidR="00B311A3">
        <w:t xml:space="preserve">, e). </w:t>
      </w:r>
      <w:r w:rsidR="00B311A3" w:rsidRPr="0022066A">
        <w:rPr>
          <w:b/>
          <w:bCs/>
        </w:rPr>
        <w:t>N</w:t>
      </w:r>
      <w:r w:rsidR="00B311A3">
        <w:t xml:space="preserve"> and </w:t>
      </w:r>
      <w:r w:rsidR="00B311A3" w:rsidRPr="0022066A">
        <w:rPr>
          <w:b/>
          <w:bCs/>
        </w:rPr>
        <w:t>e</w:t>
      </w:r>
      <w:r w:rsidR="00B311A3">
        <w:t xml:space="preserve"> </w:t>
      </w:r>
      <w:proofErr w:type="gramStart"/>
      <w:r w:rsidR="00B311A3">
        <w:t>is</w:t>
      </w:r>
      <w:proofErr w:type="gramEnd"/>
      <w:r w:rsidR="00B311A3">
        <w:t xml:space="preserve"> from the assignment specification. </w:t>
      </w:r>
      <w:r w:rsidR="00842BE1">
        <w:t>A client check’s this by:</w:t>
      </w:r>
    </w:p>
    <w:p w14:paraId="3F97BDAB" w14:textId="7F5B384F" w:rsidR="00842BE1" w:rsidRDefault="00842BE1" w:rsidP="00842BE1">
      <w:pPr>
        <w:pStyle w:val="ListParagraph"/>
        <w:numPr>
          <w:ilvl w:val="0"/>
          <w:numId w:val="36"/>
        </w:numPr>
      </w:pPr>
      <w:r>
        <w:t>Looking at the CA’s signature over the server’s certificate. This is by using the CA’s public key.</w:t>
      </w:r>
    </w:p>
    <w:p w14:paraId="6FA0BAE8" w14:textId="2C4F06A9" w:rsidR="00EF6271" w:rsidRDefault="007A52D7" w:rsidP="00842BE1">
      <w:pPr>
        <w:pStyle w:val="ListParagraph"/>
        <w:numPr>
          <w:ilvl w:val="0"/>
          <w:numId w:val="36"/>
        </w:numPr>
      </w:pPr>
      <w:r>
        <w:t>There is also verification through a cert</w:t>
      </w:r>
      <w:r w:rsidR="002C6CAC">
        <w:t xml:space="preserve">ificate chain. </w:t>
      </w:r>
      <w:r w:rsidR="009555CF">
        <w:t xml:space="preserve">This is a </w:t>
      </w:r>
      <w:r w:rsidR="00D349EB">
        <w:t>hierarchical</w:t>
      </w:r>
      <w:r w:rsidR="009555CF">
        <w:t xml:space="preserve"> chain that links the server’s certificate back to a trusted Root Authority (CA). </w:t>
      </w:r>
      <w:r w:rsidR="00EF6271">
        <w:t xml:space="preserve">In my case, AWS </w:t>
      </w:r>
      <w:r w:rsidR="00E94DA3">
        <w:t>Certificate Manager acts as trusted CA.</w:t>
      </w:r>
      <w:r w:rsidR="00046753">
        <w:t xml:space="preserve"> How it works is </w:t>
      </w:r>
      <w:r w:rsidR="00856C23">
        <w:t>The Server Certificate issues the certificate to the domain. This certificate contains (</w:t>
      </w:r>
      <w:r w:rsidR="00856C23" w:rsidRPr="00D349EB">
        <w:rPr>
          <w:b/>
          <w:bCs/>
        </w:rPr>
        <w:t>n, e</w:t>
      </w:r>
      <w:r w:rsidR="00CE42C0">
        <w:t xml:space="preserve">=10001) which is signed by Intermediate CA. </w:t>
      </w:r>
    </w:p>
    <w:p w14:paraId="43E532EA" w14:textId="723ED58C" w:rsidR="002C7D90" w:rsidRDefault="00E94DA3" w:rsidP="002C7D90">
      <w:pPr>
        <w:pStyle w:val="ListParagraph"/>
        <w:numPr>
          <w:ilvl w:val="0"/>
          <w:numId w:val="36"/>
        </w:numPr>
      </w:pPr>
      <w:r>
        <w:t>The client also goes o</w:t>
      </w:r>
      <w:r w:rsidR="00D349EB">
        <w:t>ver</w:t>
      </w:r>
      <w:r>
        <w:t xml:space="preserve"> the metadata. This will contain values such as the domain name and expiry date. </w:t>
      </w:r>
      <w:r w:rsidR="00F02423">
        <w:t>The client needs to check if the domain</w:t>
      </w:r>
      <w:r w:rsidR="00550E04">
        <w:t xml:space="preserve"> </w:t>
      </w:r>
      <w:r w:rsidR="00F02423">
        <w:t>works and the CA is still valid and not ex</w:t>
      </w:r>
      <w:r w:rsidR="002C7D90">
        <w:t xml:space="preserve">pired. This is done by </w:t>
      </w:r>
      <w:r w:rsidR="00041883">
        <w:t>Online Certificate Stats Protocol (</w:t>
      </w:r>
      <w:r w:rsidR="002C7D90">
        <w:t>OCSP</w:t>
      </w:r>
      <w:r w:rsidR="00041883">
        <w:t>)</w:t>
      </w:r>
      <w:r w:rsidR="002C7D90">
        <w:t>.</w:t>
      </w:r>
    </w:p>
    <w:p w14:paraId="6BC98629" w14:textId="53DDB733" w:rsidR="003247AE" w:rsidRDefault="003247AE" w:rsidP="003247AE">
      <w:r>
        <w:t>2.</w:t>
      </w:r>
      <w:r w:rsidR="002C7D90">
        <w:t xml:space="preserve"> Proof of Private Key Ownership</w:t>
      </w:r>
    </w:p>
    <w:p w14:paraId="121692CB" w14:textId="2E785549" w:rsidR="002C7D90" w:rsidRDefault="002C7D90" w:rsidP="003247AE">
      <w:r>
        <w:t xml:space="preserve">This is critical </w:t>
      </w:r>
      <w:r w:rsidR="00AB129E">
        <w:t xml:space="preserve">for </w:t>
      </w:r>
      <w:r>
        <w:t>handshake.</w:t>
      </w:r>
      <w:r w:rsidR="006E1B19">
        <w:t xml:space="preserve"> During this time, the Server proves it holds d (assignment specs). This is through:</w:t>
      </w:r>
    </w:p>
    <w:p w14:paraId="1CD38C1E" w14:textId="51780398" w:rsidR="006E1B19" w:rsidRDefault="006E1B19" w:rsidP="006E1B19">
      <w:pPr>
        <w:pStyle w:val="ListParagraph"/>
        <w:numPr>
          <w:ilvl w:val="0"/>
          <w:numId w:val="37"/>
        </w:numPr>
      </w:pPr>
      <w:r>
        <w:t xml:space="preserve">Signing the </w:t>
      </w:r>
      <w:r w:rsidR="00732FF1">
        <w:t>ServerKeyExhcange message. Within this, the RSA value,</w:t>
      </w:r>
      <w:r w:rsidR="00732FF1" w:rsidRPr="00732FF1">
        <w:rPr>
          <w:b/>
          <w:bCs/>
        </w:rPr>
        <w:t xml:space="preserve"> </w:t>
      </w:r>
      <w:proofErr w:type="spellStart"/>
      <w:r w:rsidR="00732FF1" w:rsidRPr="00732FF1">
        <w:rPr>
          <w:b/>
          <w:bCs/>
        </w:rPr>
        <w:t>n_nph</w:t>
      </w:r>
      <w:proofErr w:type="spellEnd"/>
      <w:r w:rsidR="00732FF1" w:rsidRPr="00732FF1">
        <w:rPr>
          <w:b/>
          <w:bCs/>
        </w:rPr>
        <w:t>||</w:t>
      </w:r>
      <w:proofErr w:type="spellStart"/>
      <w:r w:rsidR="00732FF1" w:rsidRPr="00732FF1">
        <w:rPr>
          <w:b/>
          <w:bCs/>
        </w:rPr>
        <w:t>e_eph</w:t>
      </w:r>
      <w:proofErr w:type="spellEnd"/>
      <w:r w:rsidR="00732FF1" w:rsidRPr="00732FF1">
        <w:rPr>
          <w:b/>
          <w:bCs/>
        </w:rPr>
        <w:t xml:space="preserve"> </w:t>
      </w:r>
      <w:r w:rsidR="00732FF1">
        <w:t>from 5.2.</w:t>
      </w:r>
    </w:p>
    <w:p w14:paraId="11F5AAFE" w14:textId="78D00B97" w:rsidR="00732FF1" w:rsidRDefault="003317ED" w:rsidP="006E1B19">
      <w:pPr>
        <w:pStyle w:val="ListParagraph"/>
        <w:numPr>
          <w:ilvl w:val="0"/>
          <w:numId w:val="37"/>
        </w:numPr>
      </w:pPr>
      <w:r>
        <w:t>The signing is done by:</w:t>
      </w:r>
    </w:p>
    <w:p w14:paraId="68DCD717" w14:textId="77BFA725" w:rsidR="003317ED" w:rsidRPr="003D3E27" w:rsidRDefault="003317ED" w:rsidP="003317ED">
      <w:pPr>
        <w:pStyle w:val="ListParagraph"/>
        <w:numPr>
          <w:ilvl w:val="1"/>
          <w:numId w:val="37"/>
        </w:numPr>
      </w:pPr>
      <w:r>
        <w:t xml:space="preserve">1.Calculating the hash handshake of messages. </w:t>
      </w:r>
      <w:r w:rsidR="0079094E">
        <w:t xml:space="preserve">(E.g., Sha-256 of </w:t>
      </w:r>
      <w:proofErr w:type="spellStart"/>
      <w:r w:rsidR="0079094E">
        <w:t>ClientHello</w:t>
      </w:r>
      <w:proofErr w:type="spellEnd"/>
      <w:r w:rsidR="0079094E">
        <w:t xml:space="preserve"> +</w:t>
      </w:r>
      <w:proofErr w:type="spellStart"/>
      <w:r w:rsidR="0079094E">
        <w:t>ServerHello</w:t>
      </w:r>
      <w:proofErr w:type="spellEnd"/>
      <w:r w:rsidR="0079094E">
        <w:t xml:space="preserve"> +</w:t>
      </w:r>
      <w:r w:rsidR="0079094E" w:rsidRPr="0079094E">
        <w:rPr>
          <w:b/>
          <w:bCs/>
        </w:rPr>
        <w:t xml:space="preserve"> </w:t>
      </w:r>
      <w:proofErr w:type="spellStart"/>
      <w:r w:rsidR="0079094E" w:rsidRPr="00732FF1">
        <w:rPr>
          <w:b/>
          <w:bCs/>
        </w:rPr>
        <w:t>n_nph</w:t>
      </w:r>
      <w:proofErr w:type="spellEnd"/>
      <w:r w:rsidR="0079094E" w:rsidRPr="00732FF1">
        <w:rPr>
          <w:b/>
          <w:bCs/>
        </w:rPr>
        <w:t>||</w:t>
      </w:r>
      <w:proofErr w:type="spellStart"/>
      <w:r w:rsidR="0079094E" w:rsidRPr="00732FF1">
        <w:rPr>
          <w:b/>
          <w:bCs/>
        </w:rPr>
        <w:t>e_eph</w:t>
      </w:r>
      <w:proofErr w:type="spellEnd"/>
      <w:r w:rsidR="0079094E">
        <w:rPr>
          <w:b/>
          <w:bCs/>
        </w:rPr>
        <w:t xml:space="preserve">. </w:t>
      </w:r>
    </w:p>
    <w:p w14:paraId="46B14687" w14:textId="0EF330F2" w:rsidR="003D3E27" w:rsidRDefault="003D3E27" w:rsidP="003317ED">
      <w:pPr>
        <w:pStyle w:val="ListParagraph"/>
        <w:numPr>
          <w:ilvl w:val="1"/>
          <w:numId w:val="37"/>
        </w:numPr>
      </w:pPr>
      <w:r>
        <w:t xml:space="preserve">2. This has is then encrypted alongside the </w:t>
      </w:r>
      <w:proofErr w:type="gramStart"/>
      <w:r>
        <w:t>long term</w:t>
      </w:r>
      <w:proofErr w:type="gramEnd"/>
      <w:r>
        <w:t xml:space="preserve"> private key, d. </w:t>
      </w:r>
    </w:p>
    <w:p w14:paraId="5A969A7A" w14:textId="2471AF8F" w:rsidR="003D3E27" w:rsidRDefault="009E37A5" w:rsidP="009E37A5">
      <w:pPr>
        <w:pStyle w:val="ListParagraph"/>
        <w:numPr>
          <w:ilvl w:val="0"/>
          <w:numId w:val="37"/>
        </w:numPr>
      </w:pPr>
      <w:r>
        <w:t xml:space="preserve">Client Verification: </w:t>
      </w:r>
      <w:r w:rsidR="007D2052">
        <w:t>The client then decrypts the signature using the server’s public key (</w:t>
      </w:r>
      <w:proofErr w:type="spellStart"/>
      <w:proofErr w:type="gramStart"/>
      <w:r w:rsidR="007D2052">
        <w:t>n,e</w:t>
      </w:r>
      <w:proofErr w:type="spellEnd"/>
      <w:proofErr w:type="gramEnd"/>
      <w:r w:rsidR="007D2052">
        <w:t xml:space="preserve">=10001) and compares it to </w:t>
      </w:r>
      <w:proofErr w:type="gramStart"/>
      <w:r w:rsidR="007D2052">
        <w:t xml:space="preserve">the </w:t>
      </w:r>
      <w:r w:rsidR="00563CE8">
        <w:t>its</w:t>
      </w:r>
      <w:proofErr w:type="gramEnd"/>
      <w:r w:rsidR="007D2052">
        <w:t xml:space="preserve"> own hash computation. </w:t>
      </w:r>
    </w:p>
    <w:p w14:paraId="43876915" w14:textId="1333C3D9" w:rsidR="007D2052" w:rsidRDefault="007D2052" w:rsidP="009E37A5">
      <w:pPr>
        <w:pStyle w:val="ListParagraph"/>
        <w:numPr>
          <w:ilvl w:val="0"/>
          <w:numId w:val="37"/>
        </w:numPr>
      </w:pPr>
      <w:r>
        <w:t xml:space="preserve">This is essential as otherwise an attacker could create their own </w:t>
      </w:r>
      <w:proofErr w:type="spellStart"/>
      <w:r w:rsidRPr="00732FF1">
        <w:rPr>
          <w:b/>
          <w:bCs/>
        </w:rPr>
        <w:t>n_nph</w:t>
      </w:r>
      <w:proofErr w:type="spellEnd"/>
      <w:r w:rsidRPr="00732FF1">
        <w:rPr>
          <w:b/>
          <w:bCs/>
        </w:rPr>
        <w:t>||</w:t>
      </w:r>
      <w:proofErr w:type="spellStart"/>
      <w:r w:rsidRPr="00732FF1">
        <w:rPr>
          <w:b/>
          <w:bCs/>
        </w:rPr>
        <w:t>e_eph</w:t>
      </w:r>
      <w:proofErr w:type="spellEnd"/>
      <w:r w:rsidR="005E6F34">
        <w:rPr>
          <w:b/>
          <w:bCs/>
        </w:rPr>
        <w:t xml:space="preserve">, </w:t>
      </w:r>
      <w:r w:rsidR="005E6F34">
        <w:t>enabling man-in-the-middle attack.</w:t>
      </w:r>
    </w:p>
    <w:p w14:paraId="0EC22555" w14:textId="6F6AF11F" w:rsidR="005E6F34" w:rsidRDefault="005E6F34" w:rsidP="005E6F34">
      <w:r>
        <w:t xml:space="preserve">3.Link to Forward Secrecy </w:t>
      </w:r>
    </w:p>
    <w:p w14:paraId="489162F4" w14:textId="361C6D69" w:rsidR="009705AC" w:rsidRDefault="009705AC" w:rsidP="005E6F34">
      <w:r>
        <w:t xml:space="preserve">The </w:t>
      </w:r>
      <w:proofErr w:type="spellStart"/>
      <w:r>
        <w:t>ServerKeyExchange</w:t>
      </w:r>
      <w:proofErr w:type="spellEnd"/>
      <w:r>
        <w:t xml:space="preserve"> contains my ephemeral RSA key. </w:t>
      </w:r>
      <w:r w:rsidR="005C785E">
        <w:t xml:space="preserve">If the </w:t>
      </w:r>
      <w:proofErr w:type="gramStart"/>
      <w:r w:rsidR="005C785E">
        <w:t>long term</w:t>
      </w:r>
      <w:proofErr w:type="gramEnd"/>
      <w:r w:rsidR="005C785E">
        <w:t xml:space="preserve"> key </w:t>
      </w:r>
      <w:r w:rsidR="005C785E">
        <w:rPr>
          <w:b/>
          <w:bCs/>
        </w:rPr>
        <w:t xml:space="preserve">d </w:t>
      </w:r>
      <w:r w:rsidR="005C785E">
        <w:t xml:space="preserve">was known by an attacker, past sessions remain safe. </w:t>
      </w:r>
    </w:p>
    <w:p w14:paraId="7F9CBE48" w14:textId="42174A35" w:rsidR="005C785E" w:rsidRDefault="005C785E" w:rsidP="005C785E">
      <w:pPr>
        <w:pStyle w:val="ListParagraph"/>
        <w:numPr>
          <w:ilvl w:val="0"/>
          <w:numId w:val="38"/>
        </w:numPr>
      </w:pPr>
      <w:r>
        <w:lastRenderedPageBreak/>
        <w:t xml:space="preserve">Session keys are calculated from the </w:t>
      </w:r>
      <w:proofErr w:type="spellStart"/>
      <w:r>
        <w:t>PreMasterSecret</w:t>
      </w:r>
      <w:proofErr w:type="spellEnd"/>
      <w:r>
        <w:t xml:space="preserve"> </w:t>
      </w:r>
      <w:r w:rsidR="002243EA">
        <w:t xml:space="preserve">which is encrypted with </w:t>
      </w:r>
      <w:proofErr w:type="spellStart"/>
      <w:r w:rsidR="002243EA">
        <w:t>e_enph</w:t>
      </w:r>
      <w:proofErr w:type="spellEnd"/>
      <w:r w:rsidR="002243EA">
        <w:t xml:space="preserve">. </w:t>
      </w:r>
    </w:p>
    <w:p w14:paraId="514CBEAD" w14:textId="75C95D63" w:rsidR="002243EA" w:rsidRDefault="002243EA" w:rsidP="005C785E">
      <w:pPr>
        <w:pStyle w:val="ListParagraph"/>
        <w:numPr>
          <w:ilvl w:val="0"/>
          <w:numId w:val="38"/>
        </w:numPr>
      </w:pPr>
      <w:proofErr w:type="spellStart"/>
      <w:r>
        <w:t>D_eph</w:t>
      </w:r>
      <w:proofErr w:type="spellEnd"/>
      <w:r>
        <w:t xml:space="preserve"> was a temporary key and discarded after use (5.1).</w:t>
      </w:r>
    </w:p>
    <w:p w14:paraId="12ABA0D0" w14:textId="2A8560D1" w:rsidR="00322786" w:rsidRDefault="00322786" w:rsidP="00322786">
      <w:r>
        <w:t xml:space="preserve">4.Why </w:t>
      </w:r>
      <w:proofErr w:type="gramStart"/>
      <w:r>
        <w:t>e is</w:t>
      </w:r>
      <w:proofErr w:type="gramEnd"/>
      <w:r>
        <w:t xml:space="preserve"> only used for authentication?</w:t>
      </w:r>
    </w:p>
    <w:p w14:paraId="02F6B277" w14:textId="2D8DD96C" w:rsidR="00322786" w:rsidRDefault="00B259B0" w:rsidP="00D34C08">
      <w:pPr>
        <w:pStyle w:val="NoSpacing"/>
      </w:pPr>
      <w:r>
        <w:t xml:space="preserve">The question uses 2 RSA keys. </w:t>
      </w:r>
    </w:p>
    <w:p w14:paraId="261F2C40" w14:textId="60DC4A6B" w:rsidR="00B259B0" w:rsidRDefault="00B259B0" w:rsidP="00D34C08">
      <w:pPr>
        <w:pStyle w:val="NoSpacing"/>
      </w:pPr>
      <w:r>
        <w:t>The long-term key (n, e = 10001, d): This signs the handshake for authentication.</w:t>
      </w:r>
    </w:p>
    <w:p w14:paraId="25A77653" w14:textId="3F40A9AA" w:rsidR="00B259B0" w:rsidRPr="00332054" w:rsidRDefault="00332054" w:rsidP="00D34C08">
      <w:pPr>
        <w:pStyle w:val="NoSpacing"/>
      </w:pPr>
      <w:r>
        <w:t>Ephemeral key (</w:t>
      </w:r>
      <w:proofErr w:type="spellStart"/>
      <w:r w:rsidRPr="00732FF1">
        <w:rPr>
          <w:b/>
          <w:bCs/>
        </w:rPr>
        <w:t>n_nph</w:t>
      </w:r>
      <w:proofErr w:type="spellEnd"/>
      <w:r>
        <w:rPr>
          <w:b/>
          <w:bCs/>
        </w:rPr>
        <w:t xml:space="preserve">, </w:t>
      </w:r>
      <w:proofErr w:type="spellStart"/>
      <w:r w:rsidRPr="00732FF1">
        <w:rPr>
          <w:b/>
          <w:bCs/>
        </w:rPr>
        <w:t>e_eph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d_eph</w:t>
      </w:r>
      <w:proofErr w:type="spellEnd"/>
      <w:proofErr w:type="gramStart"/>
      <w:r>
        <w:rPr>
          <w:b/>
          <w:bCs/>
        </w:rPr>
        <w:t xml:space="preserve">) </w:t>
      </w:r>
      <w:r>
        <w:t>:</w:t>
      </w:r>
      <w:proofErr w:type="gramEnd"/>
      <w:r>
        <w:t xml:space="preserve"> These are used to encrypt the </w:t>
      </w:r>
      <w:proofErr w:type="spellStart"/>
      <w:r>
        <w:t>PreMasterSecret</w:t>
      </w:r>
      <w:proofErr w:type="spellEnd"/>
      <w:r>
        <w:t xml:space="preserve"> to ensure forward secrecy. </w:t>
      </w:r>
    </w:p>
    <w:p w14:paraId="2D70BCD2" w14:textId="77777777" w:rsidR="00BA6449" w:rsidRDefault="00BA6449" w:rsidP="00673F8B">
      <w:pPr>
        <w:pStyle w:val="NoSpacing"/>
      </w:pPr>
    </w:p>
    <w:p w14:paraId="6DC18529" w14:textId="641A53BA" w:rsidR="00673F8B" w:rsidRPr="00673F8B" w:rsidRDefault="00673F8B" w:rsidP="00673F8B">
      <w:pPr>
        <w:pStyle w:val="NoSpacing"/>
        <w:rPr>
          <w:i/>
          <w:iCs/>
        </w:rPr>
      </w:pPr>
      <w:r>
        <w:rPr>
          <w:i/>
          <w:iCs/>
        </w:rPr>
        <w:t>Extra</w:t>
      </w:r>
    </w:p>
    <w:p w14:paraId="04D198DC" w14:textId="5EEB2678" w:rsidR="00876D4D" w:rsidRDefault="007215CB" w:rsidP="00BE436B">
      <w:pPr>
        <w:pStyle w:val="NoSpacing"/>
      </w:pPr>
      <w:r>
        <w:t xml:space="preserve">Important: e =10001(hex value) is only used for authentication, not for encryption. </w:t>
      </w:r>
    </w:p>
    <w:p w14:paraId="1CC386FC" w14:textId="2AF36333" w:rsidR="00EC1ECF" w:rsidRDefault="00EC1ECF" w:rsidP="005C64A5">
      <w:r>
        <w:t>We do</w:t>
      </w:r>
      <w:r w:rsidR="00D50BBA">
        <w:t>n’t do</w:t>
      </w:r>
      <w:r>
        <w:t xml:space="preserve"> calculations </w:t>
      </w:r>
      <w:r w:rsidR="007F78D0">
        <w:t xml:space="preserve">in this question </w:t>
      </w:r>
      <w:r>
        <w:t xml:space="preserve">as server authentication </w:t>
      </w:r>
      <w:r w:rsidR="00C5025D">
        <w:t xml:space="preserve">relies on Certificate Authorities. </w:t>
      </w:r>
    </w:p>
    <w:p w14:paraId="3BC25E7E" w14:textId="77777777" w:rsidR="007F78D0" w:rsidRDefault="007F78D0" w:rsidP="005C64A5"/>
    <w:p w14:paraId="24C4A12C" w14:textId="77777777" w:rsidR="007F78D0" w:rsidRDefault="007F78D0" w:rsidP="007F78D0"/>
    <w:p w14:paraId="367AEC36" w14:textId="77777777" w:rsidR="007F78D0" w:rsidRDefault="007F78D0" w:rsidP="005C64A5"/>
    <w:p w14:paraId="6775DB33" w14:textId="77777777" w:rsidR="00EC1ECF" w:rsidRPr="001E184B" w:rsidRDefault="00EC1ECF" w:rsidP="005C64A5"/>
    <w:p w14:paraId="01AE4BAA" w14:textId="4FE2EAF6" w:rsidR="001341B6" w:rsidRPr="002623E1" w:rsidRDefault="00AA3806" w:rsidP="001341B6">
      <w:pPr>
        <w:pStyle w:val="Heading2"/>
        <w:rPr>
          <w:b/>
          <w:bCs/>
          <w:i/>
          <w:iCs/>
          <w:sz w:val="18"/>
          <w:szCs w:val="18"/>
        </w:rPr>
      </w:pPr>
      <w:r>
        <w:rPr>
          <w:b/>
          <w:bCs/>
          <w:i/>
          <w:iCs/>
          <w:sz w:val="18"/>
          <w:szCs w:val="18"/>
        </w:rPr>
        <w:t>5.</w:t>
      </w:r>
      <w:r w:rsidR="002E2238" w:rsidRPr="002623E1">
        <w:rPr>
          <w:b/>
          <w:bCs/>
          <w:i/>
          <w:iCs/>
          <w:sz w:val="18"/>
          <w:szCs w:val="18"/>
        </w:rPr>
        <w:t xml:space="preserve">5) </w:t>
      </w:r>
      <w:r w:rsidR="001341B6" w:rsidRPr="002623E1">
        <w:rPr>
          <w:b/>
          <w:bCs/>
          <w:i/>
          <w:iCs/>
          <w:sz w:val="18"/>
          <w:szCs w:val="18"/>
        </w:rPr>
        <w:t xml:space="preserve">Analyse the forward security of the handshake protocol.     </w:t>
      </w:r>
    </w:p>
    <w:p w14:paraId="4A6ABDE0" w14:textId="785218A1" w:rsidR="00E25F1A" w:rsidRDefault="003F5E4B" w:rsidP="00B42416">
      <w:pPr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What is Forward Secrecy?</w:t>
      </w:r>
    </w:p>
    <w:p w14:paraId="29AD0A49" w14:textId="15E322FB" w:rsidR="003F5E4B" w:rsidRDefault="003F5E4B" w:rsidP="00B42416">
      <w:pPr>
        <w:rPr>
          <w:sz w:val="18"/>
          <w:szCs w:val="18"/>
        </w:rPr>
      </w:pPr>
      <w:r>
        <w:rPr>
          <w:sz w:val="18"/>
          <w:szCs w:val="18"/>
        </w:rPr>
        <w:t xml:space="preserve">This is a feature to protect session key keys from being compromised even when the server’s private key is </w:t>
      </w:r>
      <w:r w:rsidR="00CA33ED">
        <w:rPr>
          <w:sz w:val="18"/>
          <w:szCs w:val="18"/>
        </w:rPr>
        <w:t xml:space="preserve">(d) is exposed. </w:t>
      </w:r>
      <w:r w:rsidR="00B905BD">
        <w:rPr>
          <w:sz w:val="18"/>
          <w:szCs w:val="18"/>
        </w:rPr>
        <w:t>How this works is for each session, a unique session key</w:t>
      </w:r>
      <w:r w:rsidR="00AB129E">
        <w:rPr>
          <w:sz w:val="18"/>
          <w:szCs w:val="18"/>
        </w:rPr>
        <w:t xml:space="preserve"> </w:t>
      </w:r>
      <w:r w:rsidR="000C3CBC">
        <w:rPr>
          <w:sz w:val="18"/>
          <w:szCs w:val="18"/>
        </w:rPr>
        <w:t>(</w:t>
      </w:r>
      <w:proofErr w:type="spellStart"/>
      <w:r w:rsidR="000C3CBC">
        <w:rPr>
          <w:sz w:val="18"/>
          <w:szCs w:val="18"/>
        </w:rPr>
        <w:t>PreMasterSecret</w:t>
      </w:r>
      <w:proofErr w:type="spellEnd"/>
      <w:r w:rsidR="000C3CBC">
        <w:rPr>
          <w:sz w:val="18"/>
          <w:szCs w:val="18"/>
        </w:rPr>
        <w:t>)</w:t>
      </w:r>
      <w:r w:rsidR="00B905BD">
        <w:rPr>
          <w:sz w:val="18"/>
          <w:szCs w:val="18"/>
        </w:rPr>
        <w:t xml:space="preserve"> is used. T</w:t>
      </w:r>
      <w:r w:rsidR="00AE3AD7">
        <w:rPr>
          <w:sz w:val="18"/>
          <w:szCs w:val="18"/>
        </w:rPr>
        <w:t xml:space="preserve">hat means that past communications remain secure and only </w:t>
      </w:r>
      <w:r w:rsidR="007B556A">
        <w:rPr>
          <w:sz w:val="18"/>
          <w:szCs w:val="18"/>
        </w:rPr>
        <w:t xml:space="preserve">data encrypted with future sessions after being compromised are at risk. </w:t>
      </w:r>
      <w:r w:rsidR="00215346">
        <w:rPr>
          <w:sz w:val="18"/>
          <w:szCs w:val="18"/>
        </w:rPr>
        <w:t xml:space="preserve"> </w:t>
      </w:r>
    </w:p>
    <w:p w14:paraId="1976A8BC" w14:textId="77777777" w:rsidR="004E4D2B" w:rsidRDefault="004E4D2B" w:rsidP="004E4D2B">
      <w:pPr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How my steps were able to do Forward Secrecy</w:t>
      </w:r>
    </w:p>
    <w:p w14:paraId="08DF7909" w14:textId="6A7B12F4" w:rsidR="00985068" w:rsidRDefault="0000757C" w:rsidP="004E4D2B">
      <w:pPr>
        <w:pStyle w:val="NoSpacing"/>
        <w:rPr>
          <w:sz w:val="16"/>
          <w:szCs w:val="16"/>
        </w:rPr>
      </w:pPr>
      <w:r>
        <w:rPr>
          <w:sz w:val="16"/>
          <w:szCs w:val="16"/>
        </w:rPr>
        <w:t>1.Ephemeral Key Generation</w:t>
      </w:r>
    </w:p>
    <w:p w14:paraId="173219A1" w14:textId="17D30FE0" w:rsidR="00985068" w:rsidRPr="008115B0" w:rsidRDefault="00ED3ABF" w:rsidP="004E4D2B">
      <w:pPr>
        <w:pStyle w:val="NoSpacing"/>
        <w:rPr>
          <w:sz w:val="16"/>
          <w:szCs w:val="16"/>
        </w:rPr>
      </w:pPr>
      <w:r w:rsidRPr="004E4D2B">
        <w:rPr>
          <w:sz w:val="16"/>
          <w:szCs w:val="16"/>
        </w:rPr>
        <w:t xml:space="preserve">At step 5.1 </w:t>
      </w:r>
      <w:r w:rsidR="0013692A">
        <w:rPr>
          <w:sz w:val="16"/>
          <w:szCs w:val="16"/>
        </w:rPr>
        <w:t>the server</w:t>
      </w:r>
      <w:r w:rsidRPr="004E4D2B">
        <w:rPr>
          <w:sz w:val="16"/>
          <w:szCs w:val="16"/>
        </w:rPr>
        <w:t xml:space="preserve"> generate</w:t>
      </w:r>
      <w:r w:rsidR="0013692A">
        <w:rPr>
          <w:sz w:val="16"/>
          <w:szCs w:val="16"/>
        </w:rPr>
        <w:t>s</w:t>
      </w:r>
      <w:r w:rsidRPr="004E4D2B">
        <w:rPr>
          <w:sz w:val="16"/>
          <w:szCs w:val="16"/>
        </w:rPr>
        <w:t xml:space="preserve"> ephemeral keys, </w:t>
      </w:r>
      <w:proofErr w:type="spellStart"/>
      <w:r w:rsidRPr="004E4D2B">
        <w:rPr>
          <w:b/>
          <w:bCs/>
          <w:sz w:val="16"/>
          <w:szCs w:val="16"/>
        </w:rPr>
        <w:t>e_eph</w:t>
      </w:r>
      <w:proofErr w:type="spellEnd"/>
      <w:r w:rsidR="00BD3EFB">
        <w:rPr>
          <w:b/>
          <w:bCs/>
          <w:sz w:val="16"/>
          <w:szCs w:val="16"/>
        </w:rPr>
        <w:t xml:space="preserve">, </w:t>
      </w:r>
      <w:proofErr w:type="spellStart"/>
      <w:r w:rsidR="00BD3EFB">
        <w:rPr>
          <w:b/>
          <w:bCs/>
          <w:sz w:val="16"/>
          <w:szCs w:val="16"/>
        </w:rPr>
        <w:t>n_eph</w:t>
      </w:r>
      <w:proofErr w:type="spellEnd"/>
      <w:r w:rsidRPr="004E4D2B">
        <w:rPr>
          <w:b/>
          <w:bCs/>
          <w:sz w:val="16"/>
          <w:szCs w:val="16"/>
        </w:rPr>
        <w:t xml:space="preserve"> </w:t>
      </w:r>
      <w:r w:rsidRPr="004E4D2B">
        <w:rPr>
          <w:sz w:val="16"/>
          <w:szCs w:val="16"/>
        </w:rPr>
        <w:t xml:space="preserve">and </w:t>
      </w:r>
      <w:proofErr w:type="spellStart"/>
      <w:r w:rsidRPr="004E4D2B">
        <w:rPr>
          <w:b/>
          <w:bCs/>
          <w:sz w:val="16"/>
          <w:szCs w:val="16"/>
        </w:rPr>
        <w:t>d_eph</w:t>
      </w:r>
      <w:proofErr w:type="spellEnd"/>
      <w:r w:rsidRPr="004E4D2B">
        <w:rPr>
          <w:b/>
          <w:bCs/>
          <w:sz w:val="16"/>
          <w:szCs w:val="16"/>
        </w:rPr>
        <w:t xml:space="preserve">. </w:t>
      </w:r>
      <w:proofErr w:type="spellStart"/>
      <w:r w:rsidR="00A629FA">
        <w:rPr>
          <w:sz w:val="16"/>
          <w:szCs w:val="16"/>
        </w:rPr>
        <w:t>E_eph</w:t>
      </w:r>
      <w:proofErr w:type="spellEnd"/>
      <w:r w:rsidR="00A629FA">
        <w:rPr>
          <w:sz w:val="16"/>
          <w:szCs w:val="16"/>
        </w:rPr>
        <w:t xml:space="preserve"> is the public exponent used to encrypt </w:t>
      </w:r>
      <w:proofErr w:type="spellStart"/>
      <w:r w:rsidR="00A629FA">
        <w:rPr>
          <w:sz w:val="16"/>
          <w:szCs w:val="16"/>
        </w:rPr>
        <w:t>PreMasterSecret</w:t>
      </w:r>
      <w:proofErr w:type="spellEnd"/>
      <w:r w:rsidR="00A629FA">
        <w:rPr>
          <w:sz w:val="16"/>
          <w:szCs w:val="16"/>
        </w:rPr>
        <w:t xml:space="preserve">. </w:t>
      </w:r>
      <w:proofErr w:type="spellStart"/>
      <w:r w:rsidR="00A629FA">
        <w:rPr>
          <w:sz w:val="16"/>
          <w:szCs w:val="16"/>
        </w:rPr>
        <w:t>N_eph</w:t>
      </w:r>
      <w:proofErr w:type="spellEnd"/>
      <w:r w:rsidR="00A629FA">
        <w:rPr>
          <w:sz w:val="16"/>
          <w:szCs w:val="16"/>
        </w:rPr>
        <w:t xml:space="preserve"> is the modulus that is part of ephemeral public key. </w:t>
      </w:r>
      <w:proofErr w:type="spellStart"/>
      <w:r w:rsidR="00A629FA">
        <w:rPr>
          <w:sz w:val="16"/>
          <w:szCs w:val="16"/>
        </w:rPr>
        <w:t>D_</w:t>
      </w:r>
      <w:r w:rsidR="00B128E7">
        <w:rPr>
          <w:sz w:val="16"/>
          <w:szCs w:val="16"/>
        </w:rPr>
        <w:t>eph</w:t>
      </w:r>
      <w:proofErr w:type="spellEnd"/>
      <w:r w:rsidR="00B128E7">
        <w:rPr>
          <w:sz w:val="16"/>
          <w:szCs w:val="16"/>
        </w:rPr>
        <w:t xml:space="preserve"> is used to decrypt the </w:t>
      </w:r>
      <w:proofErr w:type="spellStart"/>
      <w:r w:rsidR="00B128E7">
        <w:rPr>
          <w:sz w:val="16"/>
          <w:szCs w:val="16"/>
        </w:rPr>
        <w:t>PreMasterSecret</w:t>
      </w:r>
      <w:proofErr w:type="spellEnd"/>
      <w:r w:rsidR="00B128E7">
        <w:rPr>
          <w:sz w:val="16"/>
          <w:szCs w:val="16"/>
        </w:rPr>
        <w:t xml:space="preserve">. This is deleted after the session. </w:t>
      </w:r>
      <w:r w:rsidR="00B0582D">
        <w:rPr>
          <w:sz w:val="16"/>
          <w:szCs w:val="16"/>
        </w:rPr>
        <w:t xml:space="preserve">At the start of each session, new ephemeral keys are used </w:t>
      </w:r>
      <w:proofErr w:type="gramStart"/>
      <w:r w:rsidR="00B0582D">
        <w:rPr>
          <w:sz w:val="16"/>
          <w:szCs w:val="16"/>
        </w:rPr>
        <w:t xml:space="preserve">( </w:t>
      </w:r>
      <w:proofErr w:type="spellStart"/>
      <w:r w:rsidR="00B0582D">
        <w:rPr>
          <w:sz w:val="16"/>
          <w:szCs w:val="16"/>
        </w:rPr>
        <w:t>e</w:t>
      </w:r>
      <w:proofErr w:type="gramEnd"/>
      <w:r w:rsidR="00B0582D">
        <w:rPr>
          <w:sz w:val="16"/>
          <w:szCs w:val="16"/>
        </w:rPr>
        <w:t>_eph</w:t>
      </w:r>
      <w:proofErr w:type="spellEnd"/>
      <w:r w:rsidR="00B0582D">
        <w:rPr>
          <w:sz w:val="16"/>
          <w:szCs w:val="16"/>
        </w:rPr>
        <w:t xml:space="preserve">, </w:t>
      </w:r>
      <w:proofErr w:type="spellStart"/>
      <w:r w:rsidR="00B0582D">
        <w:rPr>
          <w:sz w:val="16"/>
          <w:szCs w:val="16"/>
        </w:rPr>
        <w:t>n_eph</w:t>
      </w:r>
      <w:proofErr w:type="spellEnd"/>
      <w:r w:rsidR="00B0582D">
        <w:rPr>
          <w:sz w:val="16"/>
          <w:szCs w:val="16"/>
        </w:rPr>
        <w:t xml:space="preserve">, </w:t>
      </w:r>
      <w:proofErr w:type="spellStart"/>
      <w:r w:rsidR="00B0582D">
        <w:rPr>
          <w:sz w:val="16"/>
          <w:szCs w:val="16"/>
        </w:rPr>
        <w:t>d_eph</w:t>
      </w:r>
      <w:proofErr w:type="spellEnd"/>
      <w:r w:rsidR="00B0582D">
        <w:rPr>
          <w:sz w:val="16"/>
          <w:szCs w:val="16"/>
        </w:rPr>
        <w:t xml:space="preserve">). </w:t>
      </w:r>
      <w:r w:rsidR="003F30B1" w:rsidRPr="004E4D2B">
        <w:rPr>
          <w:sz w:val="16"/>
          <w:szCs w:val="16"/>
        </w:rPr>
        <w:t xml:space="preserve">After using </w:t>
      </w:r>
      <w:r w:rsidR="00A629FA">
        <w:rPr>
          <w:sz w:val="16"/>
          <w:szCs w:val="16"/>
        </w:rPr>
        <w:t>these values</w:t>
      </w:r>
      <w:r w:rsidR="00B128E7">
        <w:rPr>
          <w:sz w:val="16"/>
          <w:szCs w:val="16"/>
        </w:rPr>
        <w:t xml:space="preserve">, </w:t>
      </w:r>
      <w:proofErr w:type="spellStart"/>
      <w:r w:rsidR="00222792">
        <w:rPr>
          <w:sz w:val="16"/>
          <w:szCs w:val="16"/>
        </w:rPr>
        <w:t>d_eph</w:t>
      </w:r>
      <w:proofErr w:type="spellEnd"/>
      <w:r w:rsidR="00222792">
        <w:rPr>
          <w:sz w:val="16"/>
          <w:szCs w:val="16"/>
        </w:rPr>
        <w:t xml:space="preserve"> is deleted. </w:t>
      </w:r>
      <w:r w:rsidR="007148C5">
        <w:rPr>
          <w:sz w:val="16"/>
          <w:szCs w:val="16"/>
        </w:rPr>
        <w:t xml:space="preserve">By deleting </w:t>
      </w:r>
      <w:proofErr w:type="spellStart"/>
      <w:r w:rsidR="007148C5">
        <w:rPr>
          <w:sz w:val="16"/>
          <w:szCs w:val="16"/>
        </w:rPr>
        <w:t>d_eph</w:t>
      </w:r>
      <w:proofErr w:type="spellEnd"/>
      <w:r w:rsidR="007148C5">
        <w:rPr>
          <w:sz w:val="16"/>
          <w:szCs w:val="16"/>
        </w:rPr>
        <w:t xml:space="preserve">, past session </w:t>
      </w:r>
      <w:r w:rsidR="00AB129E">
        <w:rPr>
          <w:sz w:val="16"/>
          <w:szCs w:val="16"/>
        </w:rPr>
        <w:t>is</w:t>
      </w:r>
      <w:r w:rsidR="007148C5">
        <w:rPr>
          <w:sz w:val="16"/>
          <w:szCs w:val="16"/>
        </w:rPr>
        <w:t xml:space="preserve"> immune to future compromises of </w:t>
      </w:r>
      <w:r w:rsidR="007148C5" w:rsidRPr="00222792">
        <w:rPr>
          <w:b/>
          <w:bCs/>
          <w:sz w:val="16"/>
          <w:szCs w:val="16"/>
        </w:rPr>
        <w:t>d</w:t>
      </w:r>
      <w:r w:rsidR="0072045C">
        <w:rPr>
          <w:sz w:val="16"/>
          <w:szCs w:val="16"/>
        </w:rPr>
        <w:t xml:space="preserve"> (long term key). </w:t>
      </w:r>
      <w:r w:rsidR="003F30B1" w:rsidRPr="004E4D2B">
        <w:rPr>
          <w:sz w:val="16"/>
          <w:szCs w:val="16"/>
        </w:rPr>
        <w:t xml:space="preserve"> </w:t>
      </w:r>
      <w:r w:rsidR="00AE093F">
        <w:rPr>
          <w:sz w:val="16"/>
          <w:szCs w:val="16"/>
        </w:rPr>
        <w:t xml:space="preserve">That is because even if an attacker gained </w:t>
      </w:r>
      <w:proofErr w:type="gramStart"/>
      <w:r w:rsidR="00AE093F">
        <w:rPr>
          <w:b/>
          <w:bCs/>
          <w:sz w:val="16"/>
          <w:szCs w:val="16"/>
        </w:rPr>
        <w:t xml:space="preserve">d, </w:t>
      </w:r>
      <w:r w:rsidR="00AE093F">
        <w:rPr>
          <w:sz w:val="16"/>
          <w:szCs w:val="16"/>
        </w:rPr>
        <w:t xml:space="preserve"> they</w:t>
      </w:r>
      <w:proofErr w:type="gramEnd"/>
      <w:r w:rsidR="00AE093F">
        <w:rPr>
          <w:sz w:val="16"/>
          <w:szCs w:val="16"/>
        </w:rPr>
        <w:t xml:space="preserve"> cann</w:t>
      </w:r>
      <w:r w:rsidR="00AB1651">
        <w:rPr>
          <w:sz w:val="16"/>
          <w:szCs w:val="16"/>
        </w:rPr>
        <w:t xml:space="preserve">ot use </w:t>
      </w:r>
      <w:proofErr w:type="spellStart"/>
      <w:r w:rsidR="00AB1651">
        <w:rPr>
          <w:sz w:val="16"/>
          <w:szCs w:val="16"/>
        </w:rPr>
        <w:t>d_eph</w:t>
      </w:r>
      <w:proofErr w:type="spellEnd"/>
      <w:r w:rsidR="00AB1651">
        <w:rPr>
          <w:sz w:val="16"/>
          <w:szCs w:val="16"/>
        </w:rPr>
        <w:t xml:space="preserve"> as it is deleted which means they cannot decrypt the </w:t>
      </w:r>
      <w:proofErr w:type="spellStart"/>
      <w:r w:rsidR="00AB1651">
        <w:rPr>
          <w:sz w:val="16"/>
          <w:szCs w:val="16"/>
        </w:rPr>
        <w:t>PreMasterSecret</w:t>
      </w:r>
      <w:proofErr w:type="spellEnd"/>
      <w:r w:rsidR="00AB1651">
        <w:rPr>
          <w:sz w:val="16"/>
          <w:szCs w:val="16"/>
        </w:rPr>
        <w:t xml:space="preserve">. </w:t>
      </w:r>
      <w:r w:rsidR="008115B0">
        <w:rPr>
          <w:sz w:val="16"/>
          <w:szCs w:val="16"/>
        </w:rPr>
        <w:t xml:space="preserve"> They also cannot get </w:t>
      </w:r>
      <w:proofErr w:type="spellStart"/>
      <w:r w:rsidR="008115B0">
        <w:rPr>
          <w:sz w:val="16"/>
          <w:szCs w:val="16"/>
        </w:rPr>
        <w:t>d_eph</w:t>
      </w:r>
      <w:proofErr w:type="spellEnd"/>
      <w:r w:rsidR="008115B0">
        <w:rPr>
          <w:sz w:val="16"/>
          <w:szCs w:val="16"/>
        </w:rPr>
        <w:t xml:space="preserve"> as the attack needs </w:t>
      </w:r>
      <w:r w:rsidR="008115B0">
        <w:rPr>
          <w:b/>
          <w:bCs/>
          <w:sz w:val="16"/>
          <w:szCs w:val="16"/>
        </w:rPr>
        <w:t xml:space="preserve">p </w:t>
      </w:r>
      <w:r w:rsidR="008115B0">
        <w:rPr>
          <w:sz w:val="16"/>
          <w:szCs w:val="16"/>
        </w:rPr>
        <w:t xml:space="preserve">and </w:t>
      </w:r>
      <w:r w:rsidR="008115B0">
        <w:rPr>
          <w:b/>
          <w:bCs/>
          <w:sz w:val="16"/>
          <w:szCs w:val="16"/>
        </w:rPr>
        <w:t xml:space="preserve">q </w:t>
      </w:r>
      <w:r w:rsidR="008115B0">
        <w:rPr>
          <w:sz w:val="16"/>
          <w:szCs w:val="16"/>
        </w:rPr>
        <w:t xml:space="preserve">to </w:t>
      </w:r>
      <w:r w:rsidR="00E73707">
        <w:rPr>
          <w:sz w:val="16"/>
          <w:szCs w:val="16"/>
        </w:rPr>
        <w:t xml:space="preserve">do this which would be very large numbers which will take time to compute. </w:t>
      </w:r>
    </w:p>
    <w:p w14:paraId="4BD9B8EF" w14:textId="77777777" w:rsidR="00985068" w:rsidRDefault="00985068" w:rsidP="004E4D2B">
      <w:pPr>
        <w:pStyle w:val="NoSpacing"/>
        <w:rPr>
          <w:sz w:val="16"/>
          <w:szCs w:val="16"/>
        </w:rPr>
      </w:pPr>
    </w:p>
    <w:p w14:paraId="3A2C5CA7" w14:textId="31FADCAD" w:rsidR="0000757C" w:rsidRDefault="0000757C" w:rsidP="004E4D2B">
      <w:pPr>
        <w:pStyle w:val="NoSpacing"/>
        <w:rPr>
          <w:sz w:val="16"/>
          <w:szCs w:val="16"/>
        </w:rPr>
      </w:pPr>
      <w:r>
        <w:rPr>
          <w:sz w:val="16"/>
          <w:szCs w:val="16"/>
        </w:rPr>
        <w:t>2.Key exchange (5.2 – 5.3)</w:t>
      </w:r>
    </w:p>
    <w:p w14:paraId="3D8AA0D1" w14:textId="7E021077" w:rsidR="00683905" w:rsidRDefault="0000757C" w:rsidP="004E4D2B">
      <w:pPr>
        <w:pStyle w:val="NoSpacing"/>
        <w:rPr>
          <w:sz w:val="16"/>
          <w:szCs w:val="16"/>
        </w:rPr>
      </w:pPr>
      <w:r>
        <w:rPr>
          <w:sz w:val="16"/>
          <w:szCs w:val="16"/>
        </w:rPr>
        <w:t xml:space="preserve">The client encrypts </w:t>
      </w:r>
      <w:proofErr w:type="spellStart"/>
      <w:r>
        <w:rPr>
          <w:sz w:val="16"/>
          <w:szCs w:val="16"/>
        </w:rPr>
        <w:t>PreMasterSecret</w:t>
      </w:r>
      <w:proofErr w:type="spellEnd"/>
      <w:r>
        <w:rPr>
          <w:sz w:val="16"/>
          <w:szCs w:val="16"/>
        </w:rPr>
        <w:t xml:space="preserve"> </w:t>
      </w:r>
      <w:r w:rsidR="0059588B">
        <w:rPr>
          <w:sz w:val="16"/>
          <w:szCs w:val="16"/>
        </w:rPr>
        <w:t xml:space="preserve">(based on SHA-384 my student email) using </w:t>
      </w:r>
      <w:proofErr w:type="spellStart"/>
      <w:r w:rsidR="0059588B" w:rsidRPr="00E73707">
        <w:rPr>
          <w:b/>
          <w:bCs/>
          <w:sz w:val="16"/>
          <w:szCs w:val="16"/>
        </w:rPr>
        <w:t>e_</w:t>
      </w:r>
      <w:r w:rsidR="00683905" w:rsidRPr="00E73707">
        <w:rPr>
          <w:b/>
          <w:bCs/>
          <w:sz w:val="16"/>
          <w:szCs w:val="16"/>
        </w:rPr>
        <w:t>eph</w:t>
      </w:r>
      <w:proofErr w:type="spellEnd"/>
      <w:r w:rsidR="00683905" w:rsidRPr="00E73707">
        <w:rPr>
          <w:b/>
          <w:bCs/>
          <w:sz w:val="16"/>
          <w:szCs w:val="16"/>
        </w:rPr>
        <w:t xml:space="preserve"> </w:t>
      </w:r>
      <w:r w:rsidR="00683905">
        <w:rPr>
          <w:sz w:val="16"/>
          <w:szCs w:val="16"/>
        </w:rPr>
        <w:t xml:space="preserve">and </w:t>
      </w:r>
      <w:proofErr w:type="spellStart"/>
      <w:r w:rsidR="00683905" w:rsidRPr="00E73707">
        <w:rPr>
          <w:b/>
          <w:bCs/>
          <w:sz w:val="16"/>
          <w:szCs w:val="16"/>
        </w:rPr>
        <w:t>n_eph</w:t>
      </w:r>
      <w:proofErr w:type="spellEnd"/>
      <w:r w:rsidR="00683905">
        <w:rPr>
          <w:sz w:val="16"/>
          <w:szCs w:val="16"/>
        </w:rPr>
        <w:t>. Th</w:t>
      </w:r>
      <w:r w:rsidR="00786455">
        <w:rPr>
          <w:sz w:val="16"/>
          <w:szCs w:val="16"/>
        </w:rPr>
        <w:t xml:space="preserve">e only way that </w:t>
      </w:r>
      <w:proofErr w:type="spellStart"/>
      <w:r w:rsidR="00786455">
        <w:rPr>
          <w:sz w:val="16"/>
          <w:szCs w:val="16"/>
        </w:rPr>
        <w:t>PreMasterSecret</w:t>
      </w:r>
      <w:proofErr w:type="spellEnd"/>
      <w:r w:rsidR="00786455">
        <w:rPr>
          <w:sz w:val="16"/>
          <w:szCs w:val="16"/>
        </w:rPr>
        <w:t xml:space="preserve"> can be decrypted is with </w:t>
      </w:r>
      <w:proofErr w:type="spellStart"/>
      <w:r w:rsidR="00786455" w:rsidRPr="00803F21">
        <w:rPr>
          <w:b/>
          <w:bCs/>
          <w:sz w:val="16"/>
          <w:szCs w:val="16"/>
        </w:rPr>
        <w:t>d_</w:t>
      </w:r>
      <w:r w:rsidR="00CF349C" w:rsidRPr="00803F21">
        <w:rPr>
          <w:b/>
          <w:bCs/>
          <w:sz w:val="16"/>
          <w:szCs w:val="16"/>
        </w:rPr>
        <w:t>eph</w:t>
      </w:r>
      <w:proofErr w:type="spellEnd"/>
      <w:r w:rsidR="00CF349C">
        <w:rPr>
          <w:sz w:val="16"/>
          <w:szCs w:val="16"/>
        </w:rPr>
        <w:t>.</w:t>
      </w:r>
    </w:p>
    <w:p w14:paraId="6E2C8758" w14:textId="77777777" w:rsidR="00CF349C" w:rsidRDefault="00CF349C" w:rsidP="004E4D2B">
      <w:pPr>
        <w:pStyle w:val="NoSpacing"/>
        <w:rPr>
          <w:sz w:val="16"/>
          <w:szCs w:val="16"/>
        </w:rPr>
      </w:pPr>
    </w:p>
    <w:p w14:paraId="6B9DAF40" w14:textId="06CF2828" w:rsidR="00CF349C" w:rsidRDefault="00CF349C" w:rsidP="004E4D2B">
      <w:pPr>
        <w:pStyle w:val="NoSpacing"/>
        <w:rPr>
          <w:sz w:val="16"/>
          <w:szCs w:val="16"/>
        </w:rPr>
      </w:pPr>
      <w:r>
        <w:rPr>
          <w:sz w:val="16"/>
          <w:szCs w:val="16"/>
        </w:rPr>
        <w:t>3.Long Term Keys purpose (d)</w:t>
      </w:r>
    </w:p>
    <w:p w14:paraId="562AAAA7" w14:textId="6506B046" w:rsidR="00CF349C" w:rsidRDefault="00CF349C" w:rsidP="004E4D2B">
      <w:pPr>
        <w:pStyle w:val="NoSpacing"/>
        <w:rPr>
          <w:sz w:val="16"/>
          <w:szCs w:val="16"/>
        </w:rPr>
      </w:pPr>
      <w:r>
        <w:rPr>
          <w:sz w:val="16"/>
          <w:szCs w:val="16"/>
        </w:rPr>
        <w:t xml:space="preserve">The </w:t>
      </w:r>
      <w:r w:rsidR="00803F21">
        <w:rPr>
          <w:sz w:val="16"/>
          <w:szCs w:val="16"/>
        </w:rPr>
        <w:t>long-term</w:t>
      </w:r>
      <w:r>
        <w:rPr>
          <w:sz w:val="16"/>
          <w:szCs w:val="16"/>
        </w:rPr>
        <w:t xml:space="preserve"> key is only used to sign the </w:t>
      </w:r>
      <w:proofErr w:type="spellStart"/>
      <w:r>
        <w:rPr>
          <w:sz w:val="16"/>
          <w:szCs w:val="16"/>
        </w:rPr>
        <w:t>ServerKeyExchange</w:t>
      </w:r>
      <w:proofErr w:type="spellEnd"/>
      <w:r w:rsidR="00FA12C9">
        <w:rPr>
          <w:sz w:val="16"/>
          <w:szCs w:val="16"/>
        </w:rPr>
        <w:t xml:space="preserve"> from the Server, proving it is them. </w:t>
      </w:r>
      <w:r w:rsidR="00A157F3">
        <w:rPr>
          <w:sz w:val="16"/>
          <w:szCs w:val="16"/>
        </w:rPr>
        <w:t xml:space="preserve">This should never encrypt </w:t>
      </w:r>
      <w:proofErr w:type="spellStart"/>
      <w:r w:rsidR="00A157F3">
        <w:rPr>
          <w:sz w:val="16"/>
          <w:szCs w:val="16"/>
        </w:rPr>
        <w:t>PreMasterSecre</w:t>
      </w:r>
      <w:r w:rsidR="005B594B">
        <w:rPr>
          <w:sz w:val="16"/>
          <w:szCs w:val="16"/>
        </w:rPr>
        <w:t>t</w:t>
      </w:r>
      <w:proofErr w:type="spellEnd"/>
      <w:r w:rsidR="005B594B">
        <w:rPr>
          <w:sz w:val="16"/>
          <w:szCs w:val="16"/>
        </w:rPr>
        <w:t xml:space="preserve"> to ensure forward secrecy. </w:t>
      </w:r>
    </w:p>
    <w:p w14:paraId="4619199B" w14:textId="77777777" w:rsidR="00985068" w:rsidRDefault="00985068" w:rsidP="004E4D2B">
      <w:pPr>
        <w:pStyle w:val="NoSpacing"/>
        <w:rPr>
          <w:sz w:val="16"/>
          <w:szCs w:val="16"/>
        </w:rPr>
      </w:pPr>
    </w:p>
    <w:p w14:paraId="0AB8E0C3" w14:textId="7A9876F9" w:rsidR="007248A7" w:rsidRDefault="007248A7" w:rsidP="004E4D2B">
      <w:pPr>
        <w:pStyle w:val="NoSpacing"/>
        <w:rPr>
          <w:sz w:val="16"/>
          <w:szCs w:val="16"/>
        </w:rPr>
      </w:pPr>
      <w:r w:rsidRPr="004E4D2B">
        <w:rPr>
          <w:sz w:val="16"/>
          <w:szCs w:val="16"/>
        </w:rPr>
        <w:t xml:space="preserve">The </w:t>
      </w:r>
      <w:r w:rsidR="00277972" w:rsidRPr="004E4D2B">
        <w:rPr>
          <w:sz w:val="16"/>
          <w:szCs w:val="16"/>
        </w:rPr>
        <w:t>long-term</w:t>
      </w:r>
      <w:r w:rsidRPr="004E4D2B">
        <w:rPr>
          <w:sz w:val="16"/>
          <w:szCs w:val="16"/>
        </w:rPr>
        <w:t xml:space="preserve"> key (d) is only used for signing </w:t>
      </w:r>
      <w:r w:rsidR="00952CF6" w:rsidRPr="004E4D2B">
        <w:rPr>
          <w:sz w:val="16"/>
          <w:szCs w:val="16"/>
        </w:rPr>
        <w:t>(authentication).</w:t>
      </w:r>
    </w:p>
    <w:p w14:paraId="3A3D7065" w14:textId="7C6ABEFB" w:rsidR="00917D70" w:rsidRDefault="002A2283" w:rsidP="00F90F01">
      <w:pPr>
        <w:pStyle w:val="NoSpacing"/>
        <w:numPr>
          <w:ilvl w:val="0"/>
          <w:numId w:val="26"/>
        </w:numPr>
        <w:rPr>
          <w:sz w:val="16"/>
          <w:szCs w:val="16"/>
        </w:rPr>
      </w:pPr>
      <w:r>
        <w:rPr>
          <w:b/>
          <w:bCs/>
          <w:sz w:val="16"/>
          <w:szCs w:val="16"/>
        </w:rPr>
        <w:t>Long-term key</w:t>
      </w:r>
      <w:r w:rsidR="00B25314">
        <w:rPr>
          <w:sz w:val="16"/>
          <w:szCs w:val="16"/>
        </w:rPr>
        <w:t xml:space="preserve"> </w:t>
      </w:r>
      <w:r w:rsidR="005E41D1">
        <w:rPr>
          <w:sz w:val="16"/>
          <w:szCs w:val="16"/>
        </w:rPr>
        <w:t>= (</w:t>
      </w:r>
      <w:r w:rsidR="002C523D">
        <w:rPr>
          <w:sz w:val="16"/>
          <w:szCs w:val="16"/>
        </w:rPr>
        <w:t>n, e, d)</w:t>
      </w:r>
    </w:p>
    <w:p w14:paraId="0C5C197B" w14:textId="3E7C46B2" w:rsidR="00B25314" w:rsidRDefault="00B25314" w:rsidP="00F90F01">
      <w:pPr>
        <w:pStyle w:val="NoSpacing"/>
        <w:numPr>
          <w:ilvl w:val="0"/>
          <w:numId w:val="26"/>
        </w:numPr>
        <w:rPr>
          <w:sz w:val="16"/>
          <w:szCs w:val="16"/>
        </w:rPr>
      </w:pPr>
      <w:r>
        <w:rPr>
          <w:sz w:val="16"/>
          <w:szCs w:val="16"/>
        </w:rPr>
        <w:t>Note: We don’t need to calculate it in previous steps.</w:t>
      </w:r>
    </w:p>
    <w:p w14:paraId="2F69A943" w14:textId="56C7619F" w:rsidR="00980051" w:rsidRDefault="00980051" w:rsidP="00F90F01">
      <w:pPr>
        <w:pStyle w:val="NoSpacing"/>
        <w:numPr>
          <w:ilvl w:val="0"/>
          <w:numId w:val="26"/>
        </w:numPr>
        <w:rPr>
          <w:sz w:val="16"/>
          <w:szCs w:val="16"/>
        </w:rPr>
      </w:pPr>
      <w:r>
        <w:rPr>
          <w:sz w:val="16"/>
          <w:szCs w:val="16"/>
        </w:rPr>
        <w:t>N(assignment specification)</w:t>
      </w:r>
      <w:r>
        <w:rPr>
          <w:rFonts w:ascii="Roboto Mono" w:eastAsia="Times New Roman" w:hAnsi="Roboto Mono" w:cs="Courier New"/>
          <w:color w:val="494949"/>
          <w:kern w:val="0"/>
          <w:sz w:val="19"/>
          <w:szCs w:val="19"/>
          <w:lang w:eastAsia="en-AU"/>
          <w14:ligatures w14:val="none"/>
        </w:rPr>
        <w:t xml:space="preserve">= </w:t>
      </w:r>
      <w:r w:rsidRPr="00980051">
        <w:rPr>
          <w:sz w:val="16"/>
          <w:szCs w:val="16"/>
        </w:rPr>
        <w:t>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</w:t>
      </w:r>
    </w:p>
    <w:p w14:paraId="4D0B36FA" w14:textId="77777777" w:rsidR="002C523D" w:rsidRPr="00B25314" w:rsidRDefault="002C523D" w:rsidP="00F90F01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9"/>
          <w:szCs w:val="19"/>
          <w:lang w:eastAsia="en-AU"/>
          <w14:ligatures w14:val="none"/>
        </w:rPr>
      </w:pPr>
      <w:r>
        <w:rPr>
          <w:rFonts w:ascii="Roboto Mono" w:eastAsia="Times New Roman" w:hAnsi="Roboto Mono" w:cs="Courier New"/>
          <w:color w:val="494949"/>
          <w:kern w:val="0"/>
          <w:sz w:val="19"/>
          <w:szCs w:val="19"/>
          <w:lang w:eastAsia="en-AU"/>
          <w14:ligatures w14:val="none"/>
        </w:rPr>
        <w:t xml:space="preserve">E = </w:t>
      </w:r>
      <w:r w:rsidRPr="00B25314">
        <w:rPr>
          <w:rFonts w:ascii="Roboto Mono" w:eastAsia="Times New Roman" w:hAnsi="Roboto Mono" w:cs="Courier New"/>
          <w:color w:val="494949"/>
          <w:kern w:val="0"/>
          <w:sz w:val="19"/>
          <w:szCs w:val="19"/>
          <w:lang w:eastAsia="en-AU"/>
          <w14:ligatures w14:val="none"/>
        </w:rPr>
        <w:t>10001</w:t>
      </w:r>
    </w:p>
    <w:p w14:paraId="5ECEF3F9" w14:textId="528CC387" w:rsidR="00B25314" w:rsidRDefault="005E41D1" w:rsidP="00F90F01">
      <w:pPr>
        <w:pStyle w:val="NoSpacing"/>
        <w:numPr>
          <w:ilvl w:val="0"/>
          <w:numId w:val="26"/>
        </w:numPr>
        <w:rPr>
          <w:sz w:val="16"/>
          <w:szCs w:val="16"/>
        </w:rPr>
      </w:pPr>
      <w:r>
        <w:rPr>
          <w:sz w:val="16"/>
          <w:szCs w:val="16"/>
        </w:rPr>
        <w:t xml:space="preserve">d </w:t>
      </w:r>
      <w:proofErr w:type="gramStart"/>
      <w:r>
        <w:rPr>
          <w:b/>
          <w:bCs/>
          <w:sz w:val="16"/>
          <w:szCs w:val="16"/>
        </w:rPr>
        <w:t xml:space="preserve">= </w:t>
      </w:r>
      <w:r>
        <w:rPr>
          <w:sz w:val="16"/>
          <w:szCs w:val="16"/>
        </w:rPr>
        <w:t xml:space="preserve"> </w:t>
      </w:r>
      <w:r w:rsidRPr="00980051">
        <w:rPr>
          <w:color w:val="FF0000"/>
          <w:sz w:val="16"/>
          <w:szCs w:val="16"/>
        </w:rPr>
        <w:t>modular</w:t>
      </w:r>
      <w:proofErr w:type="gramEnd"/>
      <w:r w:rsidRPr="00980051">
        <w:rPr>
          <w:color w:val="FF0000"/>
          <w:sz w:val="16"/>
          <w:szCs w:val="16"/>
        </w:rPr>
        <w:t xml:space="preserve"> inverse </w:t>
      </w:r>
      <w:r>
        <w:rPr>
          <w:sz w:val="16"/>
          <w:szCs w:val="16"/>
        </w:rPr>
        <w:t xml:space="preserve">of </w:t>
      </w:r>
      <w:r>
        <w:rPr>
          <w:b/>
          <w:bCs/>
          <w:sz w:val="16"/>
          <w:szCs w:val="16"/>
        </w:rPr>
        <w:t xml:space="preserve">e </w:t>
      </w:r>
      <w:r>
        <w:rPr>
          <w:sz w:val="16"/>
          <w:szCs w:val="16"/>
        </w:rPr>
        <w:t xml:space="preserve">mod </w:t>
      </w:r>
      <w:r w:rsidRPr="00B25314">
        <w:rPr>
          <w:sz w:val="16"/>
          <w:szCs w:val="16"/>
        </w:rPr>
        <w:t>λ(n)</w:t>
      </w:r>
    </w:p>
    <w:p w14:paraId="79074E33" w14:textId="77777777" w:rsidR="005E1747" w:rsidRDefault="005B78AE" w:rsidP="004E4D2B">
      <w:pPr>
        <w:pStyle w:val="NoSpacing"/>
        <w:rPr>
          <w:sz w:val="16"/>
          <w:szCs w:val="16"/>
        </w:rPr>
      </w:pPr>
      <w:r>
        <w:rPr>
          <w:sz w:val="16"/>
          <w:szCs w:val="16"/>
        </w:rPr>
        <w:t xml:space="preserve">Even if </w:t>
      </w:r>
      <w:r w:rsidR="005E1747">
        <w:rPr>
          <w:sz w:val="16"/>
          <w:szCs w:val="16"/>
        </w:rPr>
        <w:t xml:space="preserve">the </w:t>
      </w:r>
      <w:r>
        <w:rPr>
          <w:sz w:val="16"/>
          <w:szCs w:val="16"/>
        </w:rPr>
        <w:t>long-term</w:t>
      </w:r>
      <w:r w:rsidR="005E1747">
        <w:rPr>
          <w:sz w:val="16"/>
          <w:szCs w:val="16"/>
        </w:rPr>
        <w:t xml:space="preserve"> </w:t>
      </w:r>
      <w:proofErr w:type="gramStart"/>
      <w:r w:rsidR="005E1747">
        <w:rPr>
          <w:sz w:val="16"/>
          <w:szCs w:val="16"/>
        </w:rPr>
        <w:t xml:space="preserve">key </w:t>
      </w:r>
      <w:r>
        <w:rPr>
          <w:sz w:val="16"/>
          <w:szCs w:val="16"/>
        </w:rPr>
        <w:t xml:space="preserve"> </w:t>
      </w:r>
      <w:r w:rsidR="005E1747">
        <w:rPr>
          <w:sz w:val="16"/>
          <w:szCs w:val="16"/>
        </w:rPr>
        <w:t>(</w:t>
      </w:r>
      <w:proofErr w:type="gramEnd"/>
      <w:r>
        <w:rPr>
          <w:sz w:val="16"/>
          <w:szCs w:val="16"/>
        </w:rPr>
        <w:t>d</w:t>
      </w:r>
      <w:r w:rsidR="005E1747">
        <w:rPr>
          <w:sz w:val="16"/>
          <w:szCs w:val="16"/>
        </w:rPr>
        <w:t xml:space="preserve">) </w:t>
      </w:r>
      <w:r>
        <w:rPr>
          <w:sz w:val="16"/>
          <w:szCs w:val="16"/>
        </w:rPr>
        <w:t xml:space="preserve">was exposed, </w:t>
      </w:r>
      <w:proofErr w:type="spellStart"/>
      <w:r>
        <w:rPr>
          <w:sz w:val="16"/>
          <w:szCs w:val="16"/>
        </w:rPr>
        <w:t>PreMasterSecret</w:t>
      </w:r>
      <w:proofErr w:type="spellEnd"/>
      <w:r w:rsidR="00D97AC1">
        <w:rPr>
          <w:sz w:val="16"/>
          <w:szCs w:val="16"/>
        </w:rPr>
        <w:t xml:space="preserve"> v</w:t>
      </w:r>
      <w:r>
        <w:rPr>
          <w:sz w:val="16"/>
          <w:szCs w:val="16"/>
        </w:rPr>
        <w:t xml:space="preserve">alues cannot be decrypted </w:t>
      </w:r>
      <w:r w:rsidR="00AC509E">
        <w:rPr>
          <w:sz w:val="16"/>
          <w:szCs w:val="16"/>
        </w:rPr>
        <w:t xml:space="preserve">as </w:t>
      </w:r>
      <w:proofErr w:type="spellStart"/>
      <w:r w:rsidR="00AC509E">
        <w:rPr>
          <w:b/>
          <w:bCs/>
          <w:sz w:val="16"/>
          <w:szCs w:val="16"/>
        </w:rPr>
        <w:t>d_eph</w:t>
      </w:r>
      <w:proofErr w:type="spellEnd"/>
      <w:r w:rsidR="00AC509E">
        <w:rPr>
          <w:b/>
          <w:bCs/>
          <w:sz w:val="16"/>
          <w:szCs w:val="16"/>
        </w:rPr>
        <w:t xml:space="preserve"> </w:t>
      </w:r>
      <w:r w:rsidR="00AC509E">
        <w:rPr>
          <w:sz w:val="16"/>
          <w:szCs w:val="16"/>
        </w:rPr>
        <w:t xml:space="preserve">no longer exists (session over). You also need </w:t>
      </w:r>
      <w:proofErr w:type="spellStart"/>
      <w:r w:rsidR="00AC509E">
        <w:rPr>
          <w:sz w:val="16"/>
          <w:szCs w:val="16"/>
        </w:rPr>
        <w:t>e_eph</w:t>
      </w:r>
      <w:proofErr w:type="spellEnd"/>
      <w:r w:rsidR="00AC509E">
        <w:rPr>
          <w:sz w:val="16"/>
          <w:szCs w:val="16"/>
        </w:rPr>
        <w:t>.</w:t>
      </w:r>
    </w:p>
    <w:p w14:paraId="36504800" w14:textId="522DB27E" w:rsidR="004E4D2B" w:rsidRDefault="005E1747" w:rsidP="004E4D2B">
      <w:pPr>
        <w:pStyle w:val="NoSpacing"/>
        <w:rPr>
          <w:sz w:val="16"/>
          <w:szCs w:val="16"/>
        </w:rPr>
      </w:pPr>
      <w:r>
        <w:rPr>
          <w:sz w:val="16"/>
          <w:szCs w:val="16"/>
        </w:rPr>
        <w:t xml:space="preserve">This enables forward secrecy. </w:t>
      </w:r>
      <w:r w:rsidR="00AC509E">
        <w:rPr>
          <w:sz w:val="16"/>
          <w:szCs w:val="16"/>
        </w:rPr>
        <w:t xml:space="preserve"> </w:t>
      </w:r>
    </w:p>
    <w:p w14:paraId="5713297D" w14:textId="77777777" w:rsidR="006511F8" w:rsidRDefault="006511F8" w:rsidP="004E4D2B">
      <w:pPr>
        <w:pStyle w:val="NoSpacing"/>
        <w:rPr>
          <w:sz w:val="16"/>
          <w:szCs w:val="16"/>
        </w:rPr>
      </w:pPr>
    </w:p>
    <w:p w14:paraId="3F6841A6" w14:textId="07AC99E1" w:rsidR="006511F8" w:rsidRPr="00AA3806" w:rsidRDefault="006511F8" w:rsidP="004E4D2B">
      <w:pPr>
        <w:pStyle w:val="NoSpacing"/>
        <w:rPr>
          <w:sz w:val="16"/>
          <w:szCs w:val="16"/>
        </w:rPr>
      </w:pPr>
      <w:r>
        <w:rPr>
          <w:sz w:val="16"/>
          <w:szCs w:val="16"/>
        </w:rPr>
        <w:t xml:space="preserve">Without Ephemeral Keys, </w:t>
      </w:r>
      <w:proofErr w:type="spellStart"/>
      <w:r>
        <w:rPr>
          <w:sz w:val="16"/>
          <w:szCs w:val="16"/>
        </w:rPr>
        <w:t>PreMasterSecret</w:t>
      </w:r>
      <w:proofErr w:type="spellEnd"/>
      <w:r>
        <w:rPr>
          <w:sz w:val="16"/>
          <w:szCs w:val="16"/>
        </w:rPr>
        <w:t xml:space="preserve"> would be encrypted with server’s long-</w:t>
      </w:r>
      <w:proofErr w:type="spellStart"/>
      <w:r>
        <w:rPr>
          <w:sz w:val="16"/>
          <w:szCs w:val="16"/>
        </w:rPr>
        <w:t>tem</w:t>
      </w:r>
      <w:proofErr w:type="spellEnd"/>
      <w:r>
        <w:rPr>
          <w:sz w:val="16"/>
          <w:szCs w:val="16"/>
        </w:rPr>
        <w:t xml:space="preserve"> </w:t>
      </w:r>
      <w:r>
        <w:rPr>
          <w:b/>
          <w:bCs/>
          <w:sz w:val="16"/>
          <w:szCs w:val="16"/>
        </w:rPr>
        <w:t>e</w:t>
      </w:r>
      <w:r w:rsidR="00AA3806">
        <w:rPr>
          <w:b/>
          <w:bCs/>
          <w:sz w:val="16"/>
          <w:szCs w:val="16"/>
        </w:rPr>
        <w:t xml:space="preserve"> (10001). </w:t>
      </w:r>
      <w:r w:rsidR="00AA3806">
        <w:rPr>
          <w:sz w:val="16"/>
          <w:szCs w:val="16"/>
        </w:rPr>
        <w:t xml:space="preserve">If an attacker had </w:t>
      </w:r>
      <w:r w:rsidR="00AA3806">
        <w:rPr>
          <w:b/>
          <w:bCs/>
          <w:sz w:val="16"/>
          <w:szCs w:val="16"/>
        </w:rPr>
        <w:t xml:space="preserve">d, </w:t>
      </w:r>
      <w:r w:rsidR="00AA3806">
        <w:rPr>
          <w:sz w:val="16"/>
          <w:szCs w:val="16"/>
        </w:rPr>
        <w:t xml:space="preserve">they would have access to all sessions. </w:t>
      </w:r>
    </w:p>
    <w:p w14:paraId="595EF1FD" w14:textId="0C66E3E9" w:rsidR="003E46B8" w:rsidRDefault="003E46B8" w:rsidP="003E46B8">
      <w:pPr>
        <w:pStyle w:val="Heading1"/>
      </w:pPr>
      <w:r>
        <w:t>Refer</w:t>
      </w:r>
      <w:r w:rsidR="004938B5">
        <w:t>en</w:t>
      </w:r>
      <w:r>
        <w:t>ces</w:t>
      </w:r>
    </w:p>
    <w:p w14:paraId="2665BCB0" w14:textId="43E5F3E1" w:rsidR="003E46B8" w:rsidRPr="003E2A51" w:rsidRDefault="004C20B6" w:rsidP="00B42416">
      <w:pPr>
        <w:rPr>
          <w:b/>
          <w:bCs/>
          <w:i/>
          <w:iCs/>
          <w:sz w:val="18"/>
          <w:szCs w:val="18"/>
        </w:rPr>
      </w:pPr>
      <w:proofErr w:type="spellStart"/>
      <w:r>
        <w:rPr>
          <w:sz w:val="18"/>
          <w:szCs w:val="18"/>
        </w:rPr>
        <w:t>v</w:t>
      </w:r>
      <w:r w:rsidR="003C1CFD" w:rsidRPr="003E2A51">
        <w:rPr>
          <w:sz w:val="18"/>
          <w:szCs w:val="18"/>
        </w:rPr>
        <w:t>logi</w:t>
      </w:r>
      <w:r w:rsidR="00170E27" w:rsidRPr="003E2A51">
        <w:rPr>
          <w:sz w:val="18"/>
          <w:szCs w:val="18"/>
        </w:rPr>
        <w:t>z</w:t>
      </w:r>
      <w:r w:rsidR="003C1CFD" w:rsidRPr="003E2A51">
        <w:rPr>
          <w:sz w:val="18"/>
          <w:szCs w:val="18"/>
        </w:rPr>
        <w:t>e</w:t>
      </w:r>
      <w:proofErr w:type="spellEnd"/>
      <w:r w:rsidR="00170E27" w:rsidRPr="003E2A51">
        <w:rPr>
          <w:sz w:val="18"/>
          <w:szCs w:val="18"/>
        </w:rPr>
        <w:t xml:space="preserve"> (</w:t>
      </w:r>
      <w:r w:rsidR="008764C5" w:rsidRPr="003E2A51">
        <w:rPr>
          <w:sz w:val="18"/>
          <w:szCs w:val="18"/>
        </w:rPr>
        <w:t xml:space="preserve">June 2024), </w:t>
      </w:r>
      <w:r w:rsidR="00215D2B">
        <w:rPr>
          <w:sz w:val="18"/>
          <w:szCs w:val="18"/>
        </w:rPr>
        <w:t>‘</w:t>
      </w:r>
      <w:r w:rsidR="008764C5" w:rsidRPr="003E2A51">
        <w:rPr>
          <w:sz w:val="18"/>
          <w:szCs w:val="18"/>
        </w:rPr>
        <w:t>Decrypting AES CBC with PKCS5Padding in Java</w:t>
      </w:r>
      <w:r w:rsidR="00215D2B">
        <w:rPr>
          <w:sz w:val="18"/>
          <w:szCs w:val="18"/>
        </w:rPr>
        <w:t>’</w:t>
      </w:r>
      <w:r w:rsidR="00120DAE" w:rsidRPr="003E2A51">
        <w:rPr>
          <w:sz w:val="18"/>
          <w:szCs w:val="18"/>
        </w:rPr>
        <w:t xml:space="preserve"> [video]</w:t>
      </w:r>
      <w:r w:rsidR="008764C5" w:rsidRPr="003E2A51">
        <w:rPr>
          <w:b/>
          <w:bCs/>
          <w:sz w:val="18"/>
          <w:szCs w:val="18"/>
        </w:rPr>
        <w:t>,</w:t>
      </w:r>
      <w:r w:rsidR="00120DAE" w:rsidRPr="003E2A51">
        <w:rPr>
          <w:b/>
          <w:bCs/>
          <w:sz w:val="18"/>
          <w:szCs w:val="18"/>
        </w:rPr>
        <w:t xml:space="preserve"> </w:t>
      </w:r>
      <w:proofErr w:type="spellStart"/>
      <w:r w:rsidR="00120DAE" w:rsidRPr="004C20B6">
        <w:rPr>
          <w:i/>
          <w:iCs/>
          <w:sz w:val="18"/>
          <w:szCs w:val="18"/>
        </w:rPr>
        <w:t>vlogize</w:t>
      </w:r>
      <w:proofErr w:type="spellEnd"/>
      <w:r w:rsidR="00120DAE" w:rsidRPr="003E2A51">
        <w:rPr>
          <w:sz w:val="18"/>
          <w:szCs w:val="18"/>
        </w:rPr>
        <w:t>,</w:t>
      </w:r>
      <w:r w:rsidR="003E2A51" w:rsidRPr="003E2A51">
        <w:rPr>
          <w:sz w:val="18"/>
          <w:szCs w:val="18"/>
        </w:rPr>
        <w:t xml:space="preserve"> YouTube, </w:t>
      </w:r>
      <w:r w:rsidR="00385740">
        <w:rPr>
          <w:sz w:val="18"/>
          <w:szCs w:val="18"/>
        </w:rPr>
        <w:t>a</w:t>
      </w:r>
      <w:r w:rsidR="00E632A4" w:rsidRPr="003E2A51">
        <w:rPr>
          <w:sz w:val="18"/>
          <w:szCs w:val="18"/>
        </w:rPr>
        <w:t>ccessed on 22 April 2024</w:t>
      </w:r>
      <w:r w:rsidR="00240013">
        <w:rPr>
          <w:sz w:val="18"/>
          <w:szCs w:val="18"/>
        </w:rPr>
        <w:t xml:space="preserve">. </w:t>
      </w:r>
      <w:hyperlink r:id="rId73" w:history="1">
        <w:r w:rsidR="00240013" w:rsidRPr="00BE049B">
          <w:rPr>
            <w:rStyle w:val="Hyperlink"/>
            <w:b/>
            <w:bCs/>
            <w:sz w:val="18"/>
            <w:szCs w:val="18"/>
          </w:rPr>
          <w:t>http://youtube.com/watch?v=ZSY-t95kaIY</w:t>
        </w:r>
      </w:hyperlink>
      <w:r w:rsidR="003E46B8" w:rsidRPr="003E2A51">
        <w:rPr>
          <w:b/>
          <w:bCs/>
          <w:sz w:val="18"/>
          <w:szCs w:val="18"/>
        </w:rPr>
        <w:t xml:space="preserve"> </w:t>
      </w:r>
    </w:p>
    <w:p w14:paraId="1DA4A111" w14:textId="42638388" w:rsidR="00367454" w:rsidRPr="005B4E9E" w:rsidRDefault="004C20B6" w:rsidP="005B4E9E">
      <w:pPr>
        <w:rPr>
          <w:sz w:val="18"/>
          <w:szCs w:val="18"/>
        </w:rPr>
      </w:pPr>
      <w:r>
        <w:rPr>
          <w:sz w:val="18"/>
          <w:szCs w:val="18"/>
        </w:rPr>
        <w:lastRenderedPageBreak/>
        <w:t>t</w:t>
      </w:r>
      <w:r w:rsidR="00116F1F">
        <w:rPr>
          <w:sz w:val="18"/>
          <w:szCs w:val="18"/>
        </w:rPr>
        <w:t xml:space="preserve">utorial plus (2024), </w:t>
      </w:r>
      <w:r w:rsidR="00215D2B">
        <w:rPr>
          <w:sz w:val="18"/>
          <w:szCs w:val="18"/>
        </w:rPr>
        <w:t>‘</w:t>
      </w:r>
      <w:r w:rsidR="00116F1F">
        <w:rPr>
          <w:sz w:val="18"/>
          <w:szCs w:val="18"/>
        </w:rPr>
        <w:t>Java AES Encryption and Decryption</w:t>
      </w:r>
      <w:r w:rsidR="00215D2B">
        <w:rPr>
          <w:sz w:val="18"/>
          <w:szCs w:val="18"/>
        </w:rPr>
        <w:t>’</w:t>
      </w:r>
      <w:r w:rsidR="00F714ED">
        <w:rPr>
          <w:sz w:val="18"/>
          <w:szCs w:val="18"/>
        </w:rPr>
        <w:t xml:space="preserve"> [video]</w:t>
      </w:r>
      <w:r w:rsidR="00116F1F">
        <w:rPr>
          <w:sz w:val="18"/>
          <w:szCs w:val="18"/>
        </w:rPr>
        <w:t xml:space="preserve">, </w:t>
      </w:r>
      <w:r w:rsidR="00F714ED" w:rsidRPr="005B4E9E">
        <w:rPr>
          <w:i/>
          <w:iCs/>
          <w:sz w:val="18"/>
          <w:szCs w:val="18"/>
        </w:rPr>
        <w:t>t</w:t>
      </w:r>
      <w:r w:rsidRPr="005B4E9E">
        <w:rPr>
          <w:i/>
          <w:iCs/>
          <w:sz w:val="18"/>
          <w:szCs w:val="18"/>
        </w:rPr>
        <w:t>utorial plus</w:t>
      </w:r>
      <w:r>
        <w:rPr>
          <w:sz w:val="18"/>
          <w:szCs w:val="18"/>
        </w:rPr>
        <w:t>, YouTube</w:t>
      </w:r>
      <w:r w:rsidR="00385740">
        <w:rPr>
          <w:sz w:val="18"/>
          <w:szCs w:val="18"/>
        </w:rPr>
        <w:t xml:space="preserve">, </w:t>
      </w:r>
      <w:r w:rsidR="00367454" w:rsidRPr="003E2A51">
        <w:rPr>
          <w:sz w:val="18"/>
          <w:szCs w:val="18"/>
        </w:rPr>
        <w:t>Accessed on 22 April 2024</w:t>
      </w:r>
      <w:r w:rsidR="00240013">
        <w:rPr>
          <w:sz w:val="18"/>
          <w:szCs w:val="18"/>
        </w:rPr>
        <w:t>.</w:t>
      </w:r>
      <w:r w:rsidR="00F714ED">
        <w:rPr>
          <w:sz w:val="18"/>
          <w:szCs w:val="18"/>
        </w:rPr>
        <w:t xml:space="preserve"> </w:t>
      </w:r>
      <w:hyperlink r:id="rId74" w:history="1">
        <w:r w:rsidR="00F714ED" w:rsidRPr="005B4E9E">
          <w:t>https://www.youtube.com/watch?v=LtUU8Q3rgjM</w:t>
        </w:r>
      </w:hyperlink>
      <w:r w:rsidR="005B4E9E">
        <w:rPr>
          <w:sz w:val="18"/>
          <w:szCs w:val="18"/>
        </w:rPr>
        <w:t xml:space="preserve"> </w:t>
      </w:r>
      <w:r w:rsidR="00F714ED" w:rsidRPr="005B4E9E">
        <w:rPr>
          <w:sz w:val="18"/>
          <w:szCs w:val="18"/>
        </w:rPr>
        <w:t xml:space="preserve"> </w:t>
      </w:r>
    </w:p>
    <w:p w14:paraId="6C048FF8" w14:textId="57DB9DF1" w:rsidR="00C40984" w:rsidRDefault="007B5B10" w:rsidP="00B42416">
      <w:pPr>
        <w:rPr>
          <w:sz w:val="18"/>
          <w:szCs w:val="18"/>
        </w:rPr>
      </w:pPr>
      <w:r>
        <w:rPr>
          <w:sz w:val="18"/>
          <w:szCs w:val="18"/>
        </w:rPr>
        <w:t xml:space="preserve">Computerphile (2021), </w:t>
      </w:r>
      <w:r w:rsidR="00215D2B">
        <w:rPr>
          <w:sz w:val="18"/>
          <w:szCs w:val="18"/>
        </w:rPr>
        <w:t>‘</w:t>
      </w:r>
      <w:r>
        <w:rPr>
          <w:sz w:val="18"/>
          <w:szCs w:val="18"/>
        </w:rPr>
        <w:t>TLS Handshake</w:t>
      </w:r>
      <w:r w:rsidR="008817A7">
        <w:rPr>
          <w:sz w:val="18"/>
          <w:szCs w:val="18"/>
        </w:rPr>
        <w:t xml:space="preserve"> Explained </w:t>
      </w:r>
      <w:r w:rsidR="00215D2B">
        <w:rPr>
          <w:sz w:val="18"/>
          <w:szCs w:val="18"/>
        </w:rPr>
        <w:t>–</w:t>
      </w:r>
      <w:r w:rsidR="008817A7">
        <w:rPr>
          <w:sz w:val="18"/>
          <w:szCs w:val="18"/>
        </w:rPr>
        <w:t xml:space="preserve"> Computer</w:t>
      </w:r>
      <w:r w:rsidR="00215D2B">
        <w:rPr>
          <w:sz w:val="18"/>
          <w:szCs w:val="18"/>
        </w:rPr>
        <w:t>phile’</w:t>
      </w:r>
      <w:r w:rsidR="008817A7">
        <w:rPr>
          <w:sz w:val="18"/>
          <w:szCs w:val="18"/>
        </w:rPr>
        <w:t xml:space="preserve"> [video]</w:t>
      </w:r>
      <w:r w:rsidR="00687645">
        <w:rPr>
          <w:sz w:val="18"/>
          <w:szCs w:val="18"/>
        </w:rPr>
        <w:t xml:space="preserve">, </w:t>
      </w:r>
      <w:r w:rsidR="00687645">
        <w:rPr>
          <w:i/>
          <w:iCs/>
          <w:sz w:val="18"/>
          <w:szCs w:val="18"/>
        </w:rPr>
        <w:t>Comp</w:t>
      </w:r>
      <w:r w:rsidR="00932566">
        <w:rPr>
          <w:i/>
          <w:iCs/>
          <w:sz w:val="18"/>
          <w:szCs w:val="18"/>
        </w:rPr>
        <w:t xml:space="preserve">uterphile, </w:t>
      </w:r>
      <w:r w:rsidR="00240013">
        <w:rPr>
          <w:sz w:val="18"/>
          <w:szCs w:val="18"/>
        </w:rPr>
        <w:t xml:space="preserve">YouTube, </w:t>
      </w:r>
      <w:r w:rsidR="00240013" w:rsidRPr="003E2A51">
        <w:rPr>
          <w:sz w:val="18"/>
          <w:szCs w:val="18"/>
        </w:rPr>
        <w:t>Accessed on 22 April 2024</w:t>
      </w:r>
      <w:r w:rsidR="00240013">
        <w:rPr>
          <w:sz w:val="18"/>
          <w:szCs w:val="18"/>
        </w:rPr>
        <w:t>.</w:t>
      </w:r>
      <w:r w:rsidR="00240013">
        <w:rPr>
          <w:i/>
          <w:iCs/>
          <w:sz w:val="18"/>
          <w:szCs w:val="18"/>
        </w:rPr>
        <w:t xml:space="preserve"> </w:t>
      </w:r>
      <w:hyperlink r:id="rId75" w:history="1">
        <w:r w:rsidR="00240013" w:rsidRPr="00BE049B">
          <w:rPr>
            <w:rStyle w:val="Hyperlink"/>
            <w:sz w:val="18"/>
            <w:szCs w:val="18"/>
          </w:rPr>
          <w:t>https://www.youtube.com/watch?v=86cQJ0MMses</w:t>
        </w:r>
      </w:hyperlink>
      <w:r w:rsidR="00C40984">
        <w:rPr>
          <w:sz w:val="18"/>
          <w:szCs w:val="18"/>
        </w:rPr>
        <w:t xml:space="preserve"> </w:t>
      </w:r>
    </w:p>
    <w:p w14:paraId="3401F8A7" w14:textId="24A61C36" w:rsidR="004C0098" w:rsidRPr="00F4256C" w:rsidRDefault="00F4256C" w:rsidP="004C0098">
      <w:pPr>
        <w:rPr>
          <w:b/>
          <w:bCs/>
          <w:sz w:val="18"/>
          <w:szCs w:val="18"/>
        </w:rPr>
      </w:pPr>
      <w:r>
        <w:rPr>
          <w:sz w:val="18"/>
          <w:szCs w:val="18"/>
        </w:rPr>
        <w:t xml:space="preserve">Practical Networking (2022), </w:t>
      </w:r>
      <w:r w:rsidRPr="00F4256C">
        <w:rPr>
          <w:sz w:val="18"/>
          <w:szCs w:val="18"/>
        </w:rPr>
        <w:t>‘Diffie-Hellman Key Exchange - the MAGIC that makes it possible - Cryptography - Practical TLS’</w:t>
      </w:r>
      <w:r>
        <w:rPr>
          <w:sz w:val="18"/>
          <w:szCs w:val="18"/>
        </w:rPr>
        <w:t xml:space="preserve"> [video], Practical Networking</w:t>
      </w:r>
      <w:r w:rsidR="00687645">
        <w:rPr>
          <w:sz w:val="18"/>
          <w:szCs w:val="18"/>
        </w:rPr>
        <w:t xml:space="preserve">, </w:t>
      </w:r>
      <w:r w:rsidR="00240013">
        <w:rPr>
          <w:sz w:val="18"/>
          <w:szCs w:val="18"/>
        </w:rPr>
        <w:t xml:space="preserve">YouTube, </w:t>
      </w:r>
      <w:r w:rsidR="00240013" w:rsidRPr="003E2A51">
        <w:rPr>
          <w:sz w:val="18"/>
          <w:szCs w:val="18"/>
        </w:rPr>
        <w:t>Accessed on 22 April 2024</w:t>
      </w:r>
      <w:r w:rsidR="00240013">
        <w:rPr>
          <w:sz w:val="18"/>
          <w:szCs w:val="18"/>
        </w:rPr>
        <w:t>.</w:t>
      </w:r>
      <w:r w:rsidR="00240013">
        <w:rPr>
          <w:i/>
          <w:iCs/>
          <w:sz w:val="18"/>
          <w:szCs w:val="18"/>
        </w:rPr>
        <w:t xml:space="preserve"> </w:t>
      </w:r>
      <w:hyperlink r:id="rId76" w:history="1">
        <w:r w:rsidR="00240013" w:rsidRPr="00BE049B">
          <w:rPr>
            <w:rStyle w:val="Hyperlink"/>
            <w:sz w:val="18"/>
            <w:szCs w:val="18"/>
          </w:rPr>
          <w:t>https://www.youtube.com/watch?v=KXq065YrpiU</w:t>
        </w:r>
      </w:hyperlink>
      <w:r w:rsidR="004C0098">
        <w:rPr>
          <w:sz w:val="18"/>
          <w:szCs w:val="18"/>
        </w:rPr>
        <w:t xml:space="preserve"> </w:t>
      </w:r>
    </w:p>
    <w:p w14:paraId="1BB121C3" w14:textId="45739EEB" w:rsidR="004C0098" w:rsidRPr="00596BD8" w:rsidRDefault="00596BD8" w:rsidP="004C0098">
      <w:pPr>
        <w:rPr>
          <w:b/>
          <w:bCs/>
          <w:sz w:val="18"/>
          <w:szCs w:val="18"/>
        </w:rPr>
      </w:pPr>
      <w:r>
        <w:rPr>
          <w:sz w:val="18"/>
          <w:szCs w:val="18"/>
        </w:rPr>
        <w:t>Michael Grieco (2022), ‘</w:t>
      </w:r>
      <w:r w:rsidRPr="00596BD8">
        <w:rPr>
          <w:sz w:val="18"/>
          <w:szCs w:val="18"/>
        </w:rPr>
        <w:t>C/C++ Math Library - 19 - Keccak/SHA3’ [video</w:t>
      </w:r>
      <w:r>
        <w:rPr>
          <w:sz w:val="18"/>
          <w:szCs w:val="18"/>
        </w:rPr>
        <w:t>]</w:t>
      </w:r>
      <w:r w:rsidR="0023656D">
        <w:rPr>
          <w:sz w:val="18"/>
          <w:szCs w:val="18"/>
        </w:rPr>
        <w:t xml:space="preserve">, </w:t>
      </w:r>
      <w:r>
        <w:rPr>
          <w:i/>
          <w:iCs/>
          <w:sz w:val="18"/>
          <w:szCs w:val="18"/>
        </w:rPr>
        <w:t>Michael Grieco</w:t>
      </w:r>
      <w:r>
        <w:rPr>
          <w:sz w:val="18"/>
          <w:szCs w:val="18"/>
        </w:rPr>
        <w:t xml:space="preserve">, </w:t>
      </w:r>
      <w:r w:rsidR="00240013">
        <w:rPr>
          <w:sz w:val="18"/>
          <w:szCs w:val="18"/>
        </w:rPr>
        <w:t xml:space="preserve">YouTube, </w:t>
      </w:r>
      <w:r w:rsidR="00240013" w:rsidRPr="003E2A51">
        <w:rPr>
          <w:sz w:val="18"/>
          <w:szCs w:val="18"/>
        </w:rPr>
        <w:t>Accessed on 22 April 2024</w:t>
      </w:r>
      <w:r w:rsidR="00240013">
        <w:rPr>
          <w:sz w:val="18"/>
          <w:szCs w:val="18"/>
        </w:rPr>
        <w:t xml:space="preserve">. </w:t>
      </w:r>
      <w:hyperlink r:id="rId77" w:history="1">
        <w:r w:rsidR="008E789C" w:rsidRPr="00BE049B">
          <w:rPr>
            <w:rStyle w:val="Hyperlink"/>
            <w:sz w:val="18"/>
            <w:szCs w:val="18"/>
          </w:rPr>
          <w:t>https://www.youtube.com/watch?v=9yWlIG0UkOI</w:t>
        </w:r>
      </w:hyperlink>
      <w:r w:rsidR="004C0098">
        <w:rPr>
          <w:sz w:val="18"/>
          <w:szCs w:val="18"/>
        </w:rPr>
        <w:t xml:space="preserve"> </w:t>
      </w:r>
    </w:p>
    <w:p w14:paraId="39CC7ACA" w14:textId="4B97A840" w:rsidR="00141D54" w:rsidRDefault="00A77ED7" w:rsidP="00B42416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Vmware</w:t>
      </w:r>
      <w:proofErr w:type="spellEnd"/>
      <w:r w:rsidR="00046679">
        <w:rPr>
          <w:sz w:val="18"/>
          <w:szCs w:val="18"/>
        </w:rPr>
        <w:t xml:space="preserve"> (2025), </w:t>
      </w:r>
      <w:r w:rsidR="00046679">
        <w:rPr>
          <w:i/>
          <w:iCs/>
          <w:sz w:val="18"/>
          <w:szCs w:val="18"/>
        </w:rPr>
        <w:t xml:space="preserve">Perfect Forward Secrecy Definition, </w:t>
      </w:r>
      <w:proofErr w:type="spellStart"/>
      <w:r w:rsidR="008B67F0">
        <w:rPr>
          <w:sz w:val="18"/>
          <w:szCs w:val="18"/>
        </w:rPr>
        <w:t>vmware</w:t>
      </w:r>
      <w:proofErr w:type="spellEnd"/>
      <w:r w:rsidR="008B67F0">
        <w:rPr>
          <w:sz w:val="18"/>
          <w:szCs w:val="18"/>
        </w:rPr>
        <w:t xml:space="preserve"> website, accessed on 9 May 2025. </w:t>
      </w:r>
      <w:hyperlink r:id="rId78" w:history="1">
        <w:r w:rsidR="00141D54" w:rsidRPr="005311E0">
          <w:rPr>
            <w:rStyle w:val="Hyperlink"/>
            <w:sz w:val="18"/>
            <w:szCs w:val="18"/>
          </w:rPr>
          <w:t>https://www.vmware.com/topics/perfect-forward-secrecy</w:t>
        </w:r>
      </w:hyperlink>
      <w:r w:rsidR="00141D54">
        <w:rPr>
          <w:sz w:val="18"/>
          <w:szCs w:val="18"/>
        </w:rPr>
        <w:t xml:space="preserve"> </w:t>
      </w:r>
    </w:p>
    <w:p w14:paraId="1E997639" w14:textId="6C5BAC12" w:rsidR="00BD651D" w:rsidRDefault="0080622E" w:rsidP="00B42416">
      <w:pPr>
        <w:rPr>
          <w:sz w:val="18"/>
          <w:szCs w:val="18"/>
        </w:rPr>
      </w:pPr>
      <w:proofErr w:type="spellStart"/>
      <w:r>
        <w:t>Chemejon</w:t>
      </w:r>
      <w:proofErr w:type="spellEnd"/>
      <w:r>
        <w:t xml:space="preserve"> (</w:t>
      </w:r>
      <w:r w:rsidR="00650521">
        <w:t xml:space="preserve">6 December 2021), </w:t>
      </w:r>
      <w:r w:rsidR="00650521">
        <w:rPr>
          <w:i/>
          <w:iCs/>
        </w:rPr>
        <w:t xml:space="preserve">SHA-3 Explained in Plain English, </w:t>
      </w:r>
      <w:proofErr w:type="spellStart"/>
      <w:r w:rsidR="00650521">
        <w:t>chemejon</w:t>
      </w:r>
      <w:proofErr w:type="spellEnd"/>
      <w:r w:rsidR="00650521">
        <w:t xml:space="preserve"> </w:t>
      </w:r>
      <w:r w:rsidR="0008175F">
        <w:t xml:space="preserve">website, accessed 9 May 2021. </w:t>
      </w:r>
      <w:hyperlink r:id="rId79" w:history="1">
        <w:r w:rsidR="0008175F" w:rsidRPr="00BE049B">
          <w:rPr>
            <w:rStyle w:val="Hyperlink"/>
            <w:sz w:val="18"/>
            <w:szCs w:val="18"/>
          </w:rPr>
          <w:t>https://chemejon.wordpress.com/2021/12/06/sha-3-explained-in-plain-english/</w:t>
        </w:r>
      </w:hyperlink>
      <w:r w:rsidR="00BD651D">
        <w:rPr>
          <w:sz w:val="18"/>
          <w:szCs w:val="18"/>
        </w:rPr>
        <w:t xml:space="preserve"> </w:t>
      </w:r>
    </w:p>
    <w:p w14:paraId="218D8391" w14:textId="33276329" w:rsidR="00815996" w:rsidRDefault="007C1CF3" w:rsidP="00B42416">
      <w:pPr>
        <w:rPr>
          <w:sz w:val="18"/>
          <w:szCs w:val="18"/>
        </w:rPr>
      </w:pPr>
      <w:proofErr w:type="spellStart"/>
      <w:r>
        <w:t>TrutheTable</w:t>
      </w:r>
      <w:proofErr w:type="spellEnd"/>
      <w:r>
        <w:t xml:space="preserve"> (2025), </w:t>
      </w:r>
      <w:r>
        <w:rPr>
          <w:i/>
          <w:iCs/>
        </w:rPr>
        <w:t xml:space="preserve">Truth Table Generator – Boolean Table &amp; Logic Gates, Trueth Table </w:t>
      </w:r>
      <w:r w:rsidR="00FE0713">
        <w:rPr>
          <w:i/>
          <w:iCs/>
        </w:rPr>
        <w:t xml:space="preserve">Generator, </w:t>
      </w:r>
      <w:r w:rsidR="00FE0713">
        <w:t xml:space="preserve">accessed on 9 May 2025. </w:t>
      </w:r>
      <w:hyperlink r:id="rId80" w:history="1">
        <w:r w:rsidR="00FE0713" w:rsidRPr="00BE049B">
          <w:rPr>
            <w:rStyle w:val="Hyperlink"/>
            <w:sz w:val="18"/>
            <w:szCs w:val="18"/>
          </w:rPr>
          <w:t>https://truthtablegen.com/</w:t>
        </w:r>
      </w:hyperlink>
      <w:r w:rsidR="00815996">
        <w:rPr>
          <w:sz w:val="18"/>
          <w:szCs w:val="18"/>
        </w:rPr>
        <w:t xml:space="preserve"> </w:t>
      </w:r>
    </w:p>
    <w:p w14:paraId="41296AB4" w14:textId="6C771E44" w:rsidR="00297BEA" w:rsidRDefault="009E34CA" w:rsidP="00893453">
      <w:pPr>
        <w:rPr>
          <w:b/>
          <w:bCs/>
          <w:sz w:val="18"/>
          <w:szCs w:val="18"/>
        </w:rPr>
      </w:pPr>
      <w:r>
        <w:t>W3schools (2025)</w:t>
      </w:r>
      <w:r w:rsidR="00864A8D">
        <w:t xml:space="preserve">, Java Math </w:t>
      </w:r>
      <w:proofErr w:type="gramStart"/>
      <w:r w:rsidR="00864A8D">
        <w:t>pow(</w:t>
      </w:r>
      <w:proofErr w:type="gramEnd"/>
      <w:r w:rsidR="00864A8D">
        <w:t xml:space="preserve">) Method, </w:t>
      </w:r>
      <w:r w:rsidR="00704767">
        <w:rPr>
          <w:i/>
          <w:iCs/>
        </w:rPr>
        <w:t xml:space="preserve">w3schools, </w:t>
      </w:r>
      <w:r w:rsidR="00864A8D">
        <w:t xml:space="preserve">accessed on 9 May 2025. </w:t>
      </w:r>
      <w:hyperlink r:id="rId81" w:history="1">
        <w:r w:rsidR="00864A8D" w:rsidRPr="00BE049B">
          <w:rPr>
            <w:rStyle w:val="Hyperlink"/>
          </w:rPr>
          <w:t>https://www.w3schools.com/java/ref_math_pow.asp</w:t>
        </w:r>
      </w:hyperlink>
      <w:r w:rsidR="00864A8D">
        <w:t xml:space="preserve"> </w:t>
      </w:r>
      <w:r w:rsidR="00297BEA">
        <w:rPr>
          <w:b/>
          <w:bCs/>
          <w:sz w:val="18"/>
          <w:szCs w:val="18"/>
        </w:rPr>
        <w:t xml:space="preserve"> </w:t>
      </w:r>
    </w:p>
    <w:p w14:paraId="4D6EAACB" w14:textId="79531A9C" w:rsidR="00201B9F" w:rsidRDefault="00201B9F" w:rsidP="00893453">
      <w:pPr>
        <w:rPr>
          <w:b/>
          <w:bCs/>
          <w:sz w:val="18"/>
          <w:szCs w:val="18"/>
        </w:rPr>
      </w:pPr>
      <w:proofErr w:type="spellStart"/>
      <w:r>
        <w:rPr>
          <w:sz w:val="18"/>
          <w:szCs w:val="18"/>
        </w:rPr>
        <w:t>Nordlayer</w:t>
      </w:r>
      <w:proofErr w:type="spellEnd"/>
      <w:r>
        <w:rPr>
          <w:sz w:val="18"/>
          <w:szCs w:val="18"/>
        </w:rPr>
        <w:t xml:space="preserve"> </w:t>
      </w:r>
      <w:r w:rsidR="00C83159">
        <w:rPr>
          <w:sz w:val="18"/>
          <w:szCs w:val="18"/>
        </w:rPr>
        <w:t>(</w:t>
      </w:r>
      <w:r>
        <w:rPr>
          <w:sz w:val="18"/>
          <w:szCs w:val="18"/>
        </w:rPr>
        <w:t>2025</w:t>
      </w:r>
      <w:r w:rsidR="00C83159">
        <w:rPr>
          <w:sz w:val="18"/>
          <w:szCs w:val="18"/>
        </w:rPr>
        <w:t xml:space="preserve">), What is IKEv2 VPN protocol, </w:t>
      </w:r>
      <w:proofErr w:type="spellStart"/>
      <w:r w:rsidR="00C83159">
        <w:rPr>
          <w:i/>
          <w:iCs/>
          <w:sz w:val="18"/>
          <w:szCs w:val="18"/>
        </w:rPr>
        <w:t>Nordlayer</w:t>
      </w:r>
      <w:proofErr w:type="spellEnd"/>
      <w:r w:rsidR="00C83159">
        <w:rPr>
          <w:i/>
          <w:iCs/>
          <w:sz w:val="18"/>
          <w:szCs w:val="18"/>
        </w:rPr>
        <w:t xml:space="preserve">, </w:t>
      </w:r>
      <w:r w:rsidR="00C83159">
        <w:rPr>
          <w:sz w:val="18"/>
          <w:szCs w:val="18"/>
        </w:rPr>
        <w:t xml:space="preserve">accessed on 9 May 2025. </w:t>
      </w:r>
      <w:r>
        <w:rPr>
          <w:sz w:val="18"/>
          <w:szCs w:val="18"/>
        </w:rPr>
        <w:t xml:space="preserve"> </w:t>
      </w:r>
      <w:hyperlink r:id="rId82" w:history="1">
        <w:r w:rsidRPr="00983DBF">
          <w:rPr>
            <w:rStyle w:val="Hyperlink"/>
            <w:b/>
            <w:bCs/>
            <w:sz w:val="18"/>
            <w:szCs w:val="18"/>
          </w:rPr>
          <w:t>https://nordlayer.com/learn/vpn/ikev2/</w:t>
        </w:r>
      </w:hyperlink>
      <w:r>
        <w:rPr>
          <w:b/>
          <w:bCs/>
          <w:sz w:val="18"/>
          <w:szCs w:val="18"/>
        </w:rPr>
        <w:t xml:space="preserve"> </w:t>
      </w:r>
    </w:p>
    <w:p w14:paraId="70E6E649" w14:textId="60B1D318" w:rsidR="00DF184E" w:rsidRPr="0028294F" w:rsidRDefault="00DF184E" w:rsidP="00DF184E">
      <w:pPr>
        <w:rPr>
          <w:b/>
          <w:bCs/>
        </w:rPr>
      </w:pPr>
      <w:proofErr w:type="spellStart"/>
      <w:r>
        <w:t>GeeksforGeeks</w:t>
      </w:r>
      <w:proofErr w:type="spellEnd"/>
      <w:r>
        <w:t xml:space="preserve"> </w:t>
      </w:r>
      <w:r w:rsidR="00695E38">
        <w:t>(</w:t>
      </w:r>
      <w:r>
        <w:t>2022)</w:t>
      </w:r>
      <w:r w:rsidR="00695E38">
        <w:t>,</w:t>
      </w:r>
      <w:r w:rsidR="0028294F">
        <w:t xml:space="preserve"> </w:t>
      </w:r>
      <w:r w:rsidR="0028294F" w:rsidRPr="0028294F">
        <w:t>Man in the Middle attack in Diffie-Hellman Key Exchange,</w:t>
      </w:r>
      <w:r w:rsidR="0028294F">
        <w:rPr>
          <w:b/>
          <w:bCs/>
        </w:rPr>
        <w:t xml:space="preserve"> </w:t>
      </w:r>
      <w:proofErr w:type="spellStart"/>
      <w:r w:rsidR="0028294F">
        <w:rPr>
          <w:i/>
          <w:iCs/>
        </w:rPr>
        <w:t>Geeksforgeeks</w:t>
      </w:r>
      <w:proofErr w:type="spellEnd"/>
      <w:r w:rsidR="0028294F">
        <w:rPr>
          <w:i/>
          <w:iCs/>
        </w:rPr>
        <w:t xml:space="preserve">, accessed on 9 May 2025. </w:t>
      </w:r>
      <w:hyperlink r:id="rId83" w:history="1">
        <w:r w:rsidR="0028294F" w:rsidRPr="00BE049B">
          <w:rPr>
            <w:rStyle w:val="Hyperlink"/>
          </w:rPr>
          <w:t>https://www.geeksforgeeks.org/man-in-the-middle-attack-in-diffie-hellman-key-exchange/</w:t>
        </w:r>
      </w:hyperlink>
      <w:r>
        <w:t xml:space="preserve"> </w:t>
      </w:r>
    </w:p>
    <w:p w14:paraId="2B018B05" w14:textId="5BD72F34" w:rsidR="005B71AB" w:rsidRDefault="00D76E19" w:rsidP="00DF184E">
      <w:proofErr w:type="spellStart"/>
      <w:r>
        <w:t>GeeksforGeeks</w:t>
      </w:r>
      <w:proofErr w:type="spellEnd"/>
      <w:r>
        <w:t xml:space="preserve"> (2022), SHA-1 Hash</w:t>
      </w:r>
      <w:r w:rsidRPr="0028294F">
        <w:t>,</w:t>
      </w:r>
      <w:r>
        <w:rPr>
          <w:b/>
          <w:bCs/>
        </w:rPr>
        <w:t xml:space="preserve"> </w:t>
      </w:r>
      <w:proofErr w:type="spellStart"/>
      <w:r>
        <w:rPr>
          <w:i/>
          <w:iCs/>
        </w:rPr>
        <w:t>Geeksforgeeks</w:t>
      </w:r>
      <w:proofErr w:type="spellEnd"/>
      <w:r>
        <w:rPr>
          <w:i/>
          <w:iCs/>
        </w:rPr>
        <w:t xml:space="preserve">, accessed on 9 May 2025. </w:t>
      </w:r>
      <w:hyperlink r:id="rId84" w:history="1">
        <w:r w:rsidR="005B71AB" w:rsidRPr="00B154FF">
          <w:rPr>
            <w:rStyle w:val="Hyperlink"/>
          </w:rPr>
          <w:t>https://www.geeksforgeeks.org/sha-1-hash-in-java/</w:t>
        </w:r>
      </w:hyperlink>
      <w:r w:rsidR="005B71AB">
        <w:t xml:space="preserve"> </w:t>
      </w:r>
    </w:p>
    <w:p w14:paraId="02C1E344" w14:textId="1B7C0E38" w:rsidR="005F0142" w:rsidRDefault="00FF1CC5" w:rsidP="00DF184E">
      <w:proofErr w:type="spellStart"/>
      <w:r>
        <w:t>GeeksforGeeks</w:t>
      </w:r>
      <w:proofErr w:type="spellEnd"/>
      <w:r>
        <w:t xml:space="preserve"> (2022), Java Program to </w:t>
      </w:r>
      <w:proofErr w:type="spellStart"/>
      <w:r>
        <w:t>Convetr</w:t>
      </w:r>
      <w:proofErr w:type="spellEnd"/>
      <w:r>
        <w:t xml:space="preserve"> Binary to Hexadecimal</w:t>
      </w:r>
      <w:r w:rsidRPr="0028294F">
        <w:t>,</w:t>
      </w:r>
      <w:r>
        <w:rPr>
          <w:b/>
          <w:bCs/>
        </w:rPr>
        <w:t xml:space="preserve"> </w:t>
      </w:r>
      <w:proofErr w:type="spellStart"/>
      <w:r>
        <w:rPr>
          <w:i/>
          <w:iCs/>
        </w:rPr>
        <w:t>Geeksforgeeks</w:t>
      </w:r>
      <w:proofErr w:type="spellEnd"/>
      <w:r>
        <w:rPr>
          <w:i/>
          <w:iCs/>
        </w:rPr>
        <w:t xml:space="preserve">, accessed on 9 May 2025. </w:t>
      </w:r>
      <w:hyperlink r:id="rId85" w:history="1">
        <w:r w:rsidR="005F0142" w:rsidRPr="00B154FF">
          <w:rPr>
            <w:rStyle w:val="Hyperlink"/>
          </w:rPr>
          <w:t>https://www.geeksforgeeks.org/java-program-to-convert-binary-to-hexadecimal/</w:t>
        </w:r>
      </w:hyperlink>
      <w:r w:rsidR="005F0142">
        <w:t xml:space="preserve"> </w:t>
      </w:r>
    </w:p>
    <w:p w14:paraId="5A03313C" w14:textId="61CBD521" w:rsidR="00A34D6E" w:rsidRPr="00932064" w:rsidRDefault="008C00BF" w:rsidP="00A34D6E">
      <w:pPr>
        <w:rPr>
          <w:i/>
          <w:iCs/>
        </w:rPr>
      </w:pPr>
      <w:proofErr w:type="spellStart"/>
      <w:r w:rsidRPr="00932064">
        <w:t>LeventOzturk</w:t>
      </w:r>
      <w:proofErr w:type="spellEnd"/>
      <w:r w:rsidRPr="00932064">
        <w:t xml:space="preserve"> (</w:t>
      </w:r>
      <w:proofErr w:type="spellStart"/>
      <w:r w:rsidRPr="00932064">
        <w:t>N.a</w:t>
      </w:r>
      <w:proofErr w:type="spellEnd"/>
      <w:r w:rsidRPr="00932064">
        <w:t>)</w:t>
      </w:r>
      <w:r w:rsidR="009B533F" w:rsidRPr="00932064">
        <w:t xml:space="preserve">, </w:t>
      </w:r>
      <w:r w:rsidR="009B533F" w:rsidRPr="00C236FA">
        <w:t xml:space="preserve">ONLINE SHA-3 Keccak CALCULATOR - CODE GENERATOR, </w:t>
      </w:r>
      <w:proofErr w:type="spellStart"/>
      <w:r w:rsidR="009B533F" w:rsidRPr="00C236FA">
        <w:rPr>
          <w:i/>
          <w:iCs/>
        </w:rPr>
        <w:t>LeventOxturk</w:t>
      </w:r>
      <w:proofErr w:type="spellEnd"/>
      <w:r w:rsidR="009B533F" w:rsidRPr="00932064">
        <w:t xml:space="preserve">, accessed on 9 May 2025. </w:t>
      </w:r>
      <w:hyperlink r:id="rId86" w:history="1">
        <w:r w:rsidR="009B533F" w:rsidRPr="00932064">
          <w:rPr>
            <w:rStyle w:val="Hyperlink"/>
            <w:sz w:val="18"/>
            <w:szCs w:val="18"/>
          </w:rPr>
          <w:t>https://leventozturk.com/engineering/sha3/</w:t>
        </w:r>
      </w:hyperlink>
      <w:r w:rsidR="00A34D6E" w:rsidRPr="00932064">
        <w:rPr>
          <w:sz w:val="18"/>
          <w:szCs w:val="18"/>
        </w:rPr>
        <w:t xml:space="preserve"> </w:t>
      </w:r>
    </w:p>
    <w:p w14:paraId="4784B0D9" w14:textId="4330AAA6" w:rsidR="00A34D6E" w:rsidRPr="00932064" w:rsidRDefault="00B15E10" w:rsidP="00A34D6E">
      <w:pPr>
        <w:rPr>
          <w:sz w:val="18"/>
          <w:szCs w:val="18"/>
        </w:rPr>
      </w:pPr>
      <w:r>
        <w:t>Visualise Keccak (</w:t>
      </w:r>
      <w:proofErr w:type="spellStart"/>
      <w:r>
        <w:t>N.a</w:t>
      </w:r>
      <w:proofErr w:type="spellEnd"/>
      <w:r w:rsidR="00C236FA">
        <w:t xml:space="preserve">), </w:t>
      </w:r>
      <w:r w:rsidR="00DE1DF8" w:rsidRPr="00DE1DF8">
        <w:t>Keccak Algorithm Visualizer</w:t>
      </w:r>
      <w:r>
        <w:t>,</w:t>
      </w:r>
      <w:r w:rsidR="00C236FA" w:rsidRPr="00C236FA">
        <w:t xml:space="preserve"> </w:t>
      </w:r>
      <w:r w:rsidR="00C236FA" w:rsidRPr="00C236FA">
        <w:rPr>
          <w:i/>
          <w:iCs/>
        </w:rPr>
        <w:t>Visualise Keccak</w:t>
      </w:r>
      <w:r w:rsidR="00C236FA">
        <w:t>,</w:t>
      </w:r>
      <w:r>
        <w:t xml:space="preserve"> accessed on 9 May 2025. </w:t>
      </w:r>
      <w:hyperlink r:id="rId87" w:history="1">
        <w:r w:rsidR="00A34D6E" w:rsidRPr="00932064">
          <w:rPr>
            <w:rStyle w:val="Hyperlink"/>
            <w:sz w:val="18"/>
            <w:szCs w:val="18"/>
          </w:rPr>
          <w:t>https://visualizekeccak.com/theory</w:t>
        </w:r>
      </w:hyperlink>
      <w:r w:rsidR="00A34D6E" w:rsidRPr="00932064">
        <w:rPr>
          <w:sz w:val="18"/>
          <w:szCs w:val="18"/>
        </w:rPr>
        <w:t xml:space="preserve"> </w:t>
      </w:r>
    </w:p>
    <w:p w14:paraId="30F6318D" w14:textId="02759B76" w:rsidR="00932064" w:rsidRPr="00932064" w:rsidRDefault="00C236FA" w:rsidP="00893453">
      <w:pPr>
        <w:rPr>
          <w:sz w:val="18"/>
          <w:szCs w:val="18"/>
        </w:rPr>
      </w:pPr>
      <w:r>
        <w:t>Visualise Keccak (</w:t>
      </w:r>
      <w:proofErr w:type="spellStart"/>
      <w:r>
        <w:t>N.a</w:t>
      </w:r>
      <w:proofErr w:type="spellEnd"/>
      <w:r>
        <w:t xml:space="preserve">), </w:t>
      </w:r>
      <w:r w:rsidRPr="00DE1DF8">
        <w:t xml:space="preserve">Keccak </w:t>
      </w:r>
      <w:r w:rsidR="00763D06">
        <w:t>Simulation</w:t>
      </w:r>
      <w:r>
        <w:t>,</w:t>
      </w:r>
      <w:r w:rsidRPr="00C236FA">
        <w:t xml:space="preserve"> </w:t>
      </w:r>
      <w:r w:rsidRPr="00C236FA">
        <w:rPr>
          <w:i/>
          <w:iCs/>
        </w:rPr>
        <w:t>Visualise Keccak</w:t>
      </w:r>
      <w:r>
        <w:t xml:space="preserve">, accessed on 9 May 2025. </w:t>
      </w:r>
      <w:hyperlink r:id="rId88" w:history="1">
        <w:r w:rsidR="00932064" w:rsidRPr="00932064">
          <w:rPr>
            <w:rStyle w:val="Hyperlink"/>
            <w:sz w:val="18"/>
            <w:szCs w:val="18"/>
          </w:rPr>
          <w:t>https://visualizekeccak.com/simulation</w:t>
        </w:r>
      </w:hyperlink>
      <w:r w:rsidR="00932064" w:rsidRPr="00932064">
        <w:rPr>
          <w:sz w:val="18"/>
          <w:szCs w:val="18"/>
        </w:rPr>
        <w:t xml:space="preserve"> </w:t>
      </w:r>
    </w:p>
    <w:p w14:paraId="5AB1ADB4" w14:textId="77777777" w:rsidR="002917E4" w:rsidRDefault="002917E4" w:rsidP="002917E4">
      <w:pPr>
        <w:rPr>
          <w:b/>
          <w:bCs/>
          <w:sz w:val="18"/>
          <w:szCs w:val="18"/>
        </w:rPr>
      </w:pPr>
      <w:r w:rsidRPr="00B033B4">
        <w:rPr>
          <w:sz w:val="18"/>
          <w:szCs w:val="18"/>
        </w:rPr>
        <w:t>Yi, X (2025)</w:t>
      </w:r>
      <w:r>
        <w:rPr>
          <w:sz w:val="18"/>
          <w:szCs w:val="18"/>
        </w:rPr>
        <w:t xml:space="preserve">, Cloud Security 2025 SHA1 HASH DEMO, </w:t>
      </w:r>
      <w:r>
        <w:rPr>
          <w:i/>
          <w:iCs/>
          <w:sz w:val="18"/>
          <w:szCs w:val="18"/>
        </w:rPr>
        <w:t xml:space="preserve">RMIT </w:t>
      </w:r>
      <w:proofErr w:type="gramStart"/>
      <w:r>
        <w:rPr>
          <w:i/>
          <w:iCs/>
          <w:sz w:val="18"/>
          <w:szCs w:val="18"/>
        </w:rPr>
        <w:t xml:space="preserve">University, </w:t>
      </w:r>
      <w:r>
        <w:t xml:space="preserve"> accessed</w:t>
      </w:r>
      <w:proofErr w:type="gramEnd"/>
      <w:r>
        <w:t xml:space="preserve"> on 9 May 2025.</w:t>
      </w:r>
      <w:r w:rsidRPr="00922CFF">
        <w:t xml:space="preserve"> </w:t>
      </w:r>
      <w:hyperlink r:id="rId89" w:history="1">
        <w:r w:rsidRPr="00322084">
          <w:rPr>
            <w:rStyle w:val="Hyperlink"/>
          </w:rPr>
          <w:t>https://titan.csit.rmit.edu.au/~e31435/2025/lab7/sha1demo.html</w:t>
        </w:r>
      </w:hyperlink>
      <w:r>
        <w:t xml:space="preserve">, </w:t>
      </w:r>
    </w:p>
    <w:p w14:paraId="55B22F33" w14:textId="6BC199E4" w:rsidR="004252DA" w:rsidRDefault="00D84C57" w:rsidP="00B42416">
      <w:pPr>
        <w:rPr>
          <w:sz w:val="18"/>
          <w:szCs w:val="18"/>
        </w:rPr>
      </w:pPr>
      <w:r>
        <w:rPr>
          <w:sz w:val="18"/>
          <w:szCs w:val="18"/>
        </w:rPr>
        <w:t>Fang, X (</w:t>
      </w:r>
      <w:proofErr w:type="spellStart"/>
      <w:r>
        <w:rPr>
          <w:sz w:val="18"/>
          <w:szCs w:val="18"/>
        </w:rPr>
        <w:t>n.a</w:t>
      </w:r>
      <w:proofErr w:type="spellEnd"/>
      <w:r>
        <w:rPr>
          <w:sz w:val="18"/>
          <w:szCs w:val="18"/>
        </w:rPr>
        <w:t xml:space="preserve">), Fig 2 – uploaded by Xin Fand, </w:t>
      </w:r>
      <w:r w:rsidR="004252DA" w:rsidRPr="00D84C57">
        <w:rPr>
          <w:i/>
          <w:iCs/>
          <w:sz w:val="18"/>
          <w:szCs w:val="18"/>
        </w:rPr>
        <w:t>Research Gate</w:t>
      </w:r>
      <w:r w:rsidR="004252DA">
        <w:rPr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 w:rsidR="00922CFF">
        <w:rPr>
          <w:sz w:val="18"/>
          <w:szCs w:val="18"/>
        </w:rPr>
        <w:t>accessed</w:t>
      </w:r>
      <w:r>
        <w:rPr>
          <w:sz w:val="18"/>
          <w:szCs w:val="18"/>
        </w:rPr>
        <w:t xml:space="preserve"> on 9 May 2025. </w:t>
      </w:r>
      <w:r w:rsidR="004252DA">
        <w:rPr>
          <w:sz w:val="18"/>
          <w:szCs w:val="18"/>
        </w:rPr>
        <w:t xml:space="preserve"> </w:t>
      </w:r>
      <w:hyperlink r:id="rId90" w:history="1">
        <w:r w:rsidRPr="00BE049B">
          <w:rPr>
            <w:rStyle w:val="Hyperlink"/>
            <w:sz w:val="18"/>
            <w:szCs w:val="18"/>
          </w:rPr>
          <w:t>https://www.researchgate.net/figure/Terminology-used-in-Keccak_fig2_280113206</w:t>
        </w:r>
      </w:hyperlink>
      <w:r w:rsidR="004252DA">
        <w:rPr>
          <w:sz w:val="18"/>
          <w:szCs w:val="18"/>
        </w:rPr>
        <w:t xml:space="preserve"> </w:t>
      </w:r>
    </w:p>
    <w:p w14:paraId="5B039F97" w14:textId="52A60750" w:rsidR="00A34D6E" w:rsidRPr="00B033B4" w:rsidRDefault="00A34D6E" w:rsidP="00A34D6E">
      <w:pPr>
        <w:rPr>
          <w:sz w:val="18"/>
          <w:szCs w:val="18"/>
        </w:rPr>
      </w:pPr>
      <w:r w:rsidRPr="00B033B4">
        <w:rPr>
          <w:sz w:val="18"/>
          <w:szCs w:val="18"/>
        </w:rPr>
        <w:t>Yi</w:t>
      </w:r>
      <w:r w:rsidR="00350001" w:rsidRPr="00B033B4">
        <w:rPr>
          <w:sz w:val="18"/>
          <w:szCs w:val="18"/>
        </w:rPr>
        <w:t xml:space="preserve">, X (2025), </w:t>
      </w:r>
      <w:r w:rsidR="00B033B4" w:rsidRPr="00B033B4">
        <w:rPr>
          <w:sz w:val="18"/>
          <w:szCs w:val="18"/>
        </w:rPr>
        <w:t>‘</w:t>
      </w:r>
      <w:r w:rsidRPr="00B033B4">
        <w:rPr>
          <w:sz w:val="18"/>
          <w:szCs w:val="18"/>
          <w:lang w:val="en-US"/>
        </w:rPr>
        <w:t>Chapter 4 Authentication Standards 4.3 Hash Function</w:t>
      </w:r>
      <w:r w:rsidR="00B033B4" w:rsidRPr="00B033B4">
        <w:rPr>
          <w:sz w:val="18"/>
          <w:szCs w:val="18"/>
        </w:rPr>
        <w:t>’ [slides], RMIT University, Melbourne</w:t>
      </w:r>
    </w:p>
    <w:p w14:paraId="350E5B4B" w14:textId="633503C2" w:rsidR="00A34D6E" w:rsidRDefault="00922CFF" w:rsidP="00A34D6E">
      <w:pPr>
        <w:rPr>
          <w:b/>
          <w:bCs/>
          <w:sz w:val="18"/>
          <w:szCs w:val="18"/>
        </w:rPr>
      </w:pPr>
      <w:r w:rsidRPr="00B033B4">
        <w:rPr>
          <w:sz w:val="18"/>
          <w:szCs w:val="18"/>
        </w:rPr>
        <w:t xml:space="preserve">Yi, X (2025), </w:t>
      </w:r>
      <w:r w:rsidR="00B033B4" w:rsidRPr="00B033B4">
        <w:rPr>
          <w:sz w:val="18"/>
          <w:szCs w:val="18"/>
        </w:rPr>
        <w:t>‘</w:t>
      </w:r>
      <w:r w:rsidR="00A34D6E" w:rsidRPr="00B033B4">
        <w:rPr>
          <w:sz w:val="18"/>
          <w:szCs w:val="18"/>
          <w:lang w:val="en-US"/>
        </w:rPr>
        <w:t xml:space="preserve">Chapter 6 Security Protocols </w:t>
      </w:r>
      <w:r w:rsidR="00A34D6E" w:rsidRPr="00B033B4">
        <w:rPr>
          <w:sz w:val="18"/>
          <w:szCs w:val="18"/>
        </w:rPr>
        <w:t>Chapter 6.2 SSL</w:t>
      </w:r>
      <w:r w:rsidR="00B033B4" w:rsidRPr="00B033B4">
        <w:rPr>
          <w:sz w:val="18"/>
          <w:szCs w:val="18"/>
        </w:rPr>
        <w:t>’, [slides], RMIT University, Melbourne</w:t>
      </w:r>
    </w:p>
    <w:p w14:paraId="0834573E" w14:textId="77777777" w:rsidR="00A34D6E" w:rsidRPr="0060698A" w:rsidRDefault="00A34D6E" w:rsidP="00B42416">
      <w:pPr>
        <w:rPr>
          <w:b/>
          <w:bCs/>
          <w:sz w:val="18"/>
          <w:szCs w:val="18"/>
        </w:rPr>
      </w:pPr>
    </w:p>
    <w:p w14:paraId="2A2ECE85" w14:textId="77777777" w:rsidR="0060698A" w:rsidRPr="00C40984" w:rsidRDefault="0060698A" w:rsidP="00B42416">
      <w:pPr>
        <w:rPr>
          <w:sz w:val="18"/>
          <w:szCs w:val="18"/>
        </w:rPr>
      </w:pPr>
    </w:p>
    <w:sectPr w:rsidR="0060698A" w:rsidRPr="00C40984" w:rsidSect="0068060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E3303"/>
    <w:multiLevelType w:val="multilevel"/>
    <w:tmpl w:val="7400A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02727"/>
    <w:multiLevelType w:val="hybridMultilevel"/>
    <w:tmpl w:val="7FF8F06C"/>
    <w:lvl w:ilvl="0" w:tplc="38C41794">
      <w:start w:val="200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05ADD"/>
    <w:multiLevelType w:val="hybridMultilevel"/>
    <w:tmpl w:val="00B0970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2E03D0"/>
    <w:multiLevelType w:val="hybridMultilevel"/>
    <w:tmpl w:val="65ACD7F8"/>
    <w:lvl w:ilvl="0" w:tplc="ED28968E">
      <w:start w:val="5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HAns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551950"/>
    <w:multiLevelType w:val="hybridMultilevel"/>
    <w:tmpl w:val="B2E804D0"/>
    <w:lvl w:ilvl="0" w:tplc="38C41794">
      <w:start w:val="200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235959"/>
    <w:multiLevelType w:val="hybridMultilevel"/>
    <w:tmpl w:val="FAF64A2E"/>
    <w:lvl w:ilvl="0" w:tplc="1E0E7C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0AF6B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C643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C66B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BC45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E046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5855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AC63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0C0F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8401609"/>
    <w:multiLevelType w:val="hybridMultilevel"/>
    <w:tmpl w:val="C2B6577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731B12"/>
    <w:multiLevelType w:val="hybridMultilevel"/>
    <w:tmpl w:val="D42298FC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1E3C6F4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822C6E"/>
    <w:multiLevelType w:val="multilevel"/>
    <w:tmpl w:val="6AD04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2C7F13"/>
    <w:multiLevelType w:val="hybridMultilevel"/>
    <w:tmpl w:val="84CE3D74"/>
    <w:lvl w:ilvl="0" w:tplc="38C41794">
      <w:start w:val="200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9000F">
      <w:start w:val="1"/>
      <w:numFmt w:val="decimal"/>
      <w:lvlText w:val="%2."/>
      <w:lvlJc w:val="left"/>
      <w:pPr>
        <w:ind w:left="1440" w:hanging="360"/>
      </w:p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D454C6"/>
    <w:multiLevelType w:val="hybridMultilevel"/>
    <w:tmpl w:val="C8F88DE2"/>
    <w:lvl w:ilvl="0" w:tplc="AA3AFF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CCCD5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22E89C">
      <w:start w:val="2"/>
      <w:numFmt w:val="bullet"/>
      <w:lvlText w:val=""/>
      <w:lvlJc w:val="left"/>
      <w:pPr>
        <w:ind w:left="643" w:hanging="360"/>
      </w:pPr>
      <w:rPr>
        <w:rFonts w:ascii="Wingdings" w:eastAsiaTheme="minorHAnsi" w:hAnsi="Wingdings" w:cstheme="minorBidi" w:hint="default"/>
      </w:rPr>
    </w:lvl>
    <w:lvl w:ilvl="3" w:tplc="7E7270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06E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FE1A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B08E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5AD6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3476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07063B5"/>
    <w:multiLevelType w:val="hybridMultilevel"/>
    <w:tmpl w:val="6562C252"/>
    <w:lvl w:ilvl="0" w:tplc="0C090015">
      <w:start w:val="1"/>
      <w:numFmt w:val="upperLetter"/>
      <w:lvlText w:val="%1."/>
      <w:lvlJc w:val="left"/>
      <w:pPr>
        <w:ind w:left="360" w:hanging="360"/>
      </w:pPr>
    </w:lvl>
    <w:lvl w:ilvl="1" w:tplc="1E3C6F4A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0F85EA9"/>
    <w:multiLevelType w:val="hybridMultilevel"/>
    <w:tmpl w:val="D58E36E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C45459"/>
    <w:multiLevelType w:val="hybridMultilevel"/>
    <w:tmpl w:val="288017EC"/>
    <w:lvl w:ilvl="0" w:tplc="38C41794">
      <w:start w:val="200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54692F"/>
    <w:multiLevelType w:val="hybridMultilevel"/>
    <w:tmpl w:val="8F2872A2"/>
    <w:lvl w:ilvl="0" w:tplc="868C1B12">
      <w:start w:val="4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8D4678"/>
    <w:multiLevelType w:val="multilevel"/>
    <w:tmpl w:val="3CFE3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492098B"/>
    <w:multiLevelType w:val="multilevel"/>
    <w:tmpl w:val="7CCC2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9D0E31"/>
    <w:multiLevelType w:val="hybridMultilevel"/>
    <w:tmpl w:val="BD8C5868"/>
    <w:lvl w:ilvl="0" w:tplc="0C090015">
      <w:start w:val="1"/>
      <w:numFmt w:val="upperLetter"/>
      <w:lvlText w:val="%1."/>
      <w:lvlJc w:val="left"/>
      <w:pPr>
        <w:ind w:left="720" w:hanging="360"/>
      </w:pPr>
    </w:lvl>
    <w:lvl w:ilvl="1" w:tplc="1E3C6F4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0F3FC1"/>
    <w:multiLevelType w:val="multilevel"/>
    <w:tmpl w:val="0C706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B97575"/>
    <w:multiLevelType w:val="hybridMultilevel"/>
    <w:tmpl w:val="A102727E"/>
    <w:lvl w:ilvl="0" w:tplc="868C1B12">
      <w:start w:val="4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6765EA"/>
    <w:multiLevelType w:val="hybridMultilevel"/>
    <w:tmpl w:val="1790450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7F4CEE"/>
    <w:multiLevelType w:val="hybridMultilevel"/>
    <w:tmpl w:val="1EC4B060"/>
    <w:lvl w:ilvl="0" w:tplc="1E3C6F4A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11C239E"/>
    <w:multiLevelType w:val="hybridMultilevel"/>
    <w:tmpl w:val="51CC7DFE"/>
    <w:lvl w:ilvl="0" w:tplc="1E3C6F4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8540DF"/>
    <w:multiLevelType w:val="hybridMultilevel"/>
    <w:tmpl w:val="EE14173C"/>
    <w:lvl w:ilvl="0" w:tplc="868C1B12">
      <w:start w:val="4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77020F"/>
    <w:multiLevelType w:val="hybridMultilevel"/>
    <w:tmpl w:val="56D0E870"/>
    <w:lvl w:ilvl="0" w:tplc="868C1B12">
      <w:start w:val="4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4B214A"/>
    <w:multiLevelType w:val="hybridMultilevel"/>
    <w:tmpl w:val="A52036B2"/>
    <w:lvl w:ilvl="0" w:tplc="38C41794">
      <w:start w:val="200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BE4B2E"/>
    <w:multiLevelType w:val="hybridMultilevel"/>
    <w:tmpl w:val="A90A6136"/>
    <w:lvl w:ilvl="0" w:tplc="0C090015">
      <w:start w:val="1"/>
      <w:numFmt w:val="upperLetter"/>
      <w:lvlText w:val="%1."/>
      <w:lvlJc w:val="left"/>
      <w:pPr>
        <w:ind w:left="720" w:hanging="360"/>
      </w:pPr>
    </w:lvl>
    <w:lvl w:ilvl="1" w:tplc="1E3C6F4A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D62C6D"/>
    <w:multiLevelType w:val="hybridMultilevel"/>
    <w:tmpl w:val="AB36C54E"/>
    <w:lvl w:ilvl="0" w:tplc="868C1B12">
      <w:start w:val="4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D53628"/>
    <w:multiLevelType w:val="hybridMultilevel"/>
    <w:tmpl w:val="DA50B536"/>
    <w:lvl w:ilvl="0" w:tplc="38C41794">
      <w:start w:val="200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36539E"/>
    <w:multiLevelType w:val="multilevel"/>
    <w:tmpl w:val="2E56F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45B6A86"/>
    <w:multiLevelType w:val="multilevel"/>
    <w:tmpl w:val="C8C49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4D8185C"/>
    <w:multiLevelType w:val="hybridMultilevel"/>
    <w:tmpl w:val="2D266C00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1E3C6F4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E15D23"/>
    <w:multiLevelType w:val="hybridMultilevel"/>
    <w:tmpl w:val="AA82EAAE"/>
    <w:lvl w:ilvl="0" w:tplc="868C1B12">
      <w:start w:val="4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032BE0"/>
    <w:multiLevelType w:val="multilevel"/>
    <w:tmpl w:val="DAA69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C2C4A28"/>
    <w:multiLevelType w:val="multilevel"/>
    <w:tmpl w:val="53BCC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FBD1252"/>
    <w:multiLevelType w:val="hybridMultilevel"/>
    <w:tmpl w:val="DB166C6E"/>
    <w:lvl w:ilvl="0" w:tplc="1E3C6F4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9D523B"/>
    <w:multiLevelType w:val="hybridMultilevel"/>
    <w:tmpl w:val="CCDCC7D8"/>
    <w:lvl w:ilvl="0" w:tplc="394ED0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9E82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6412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904D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CE1B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5215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1AD3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C6BD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B01D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4E273BE"/>
    <w:multiLevelType w:val="multilevel"/>
    <w:tmpl w:val="06E6E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88C1CE7"/>
    <w:multiLevelType w:val="hybridMultilevel"/>
    <w:tmpl w:val="5A3E5ED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A82EE4"/>
    <w:multiLevelType w:val="hybridMultilevel"/>
    <w:tmpl w:val="4DA8BBE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B6497D"/>
    <w:multiLevelType w:val="hybridMultilevel"/>
    <w:tmpl w:val="34D2A86A"/>
    <w:lvl w:ilvl="0" w:tplc="1E3C6F4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B55A6A"/>
    <w:multiLevelType w:val="multilevel"/>
    <w:tmpl w:val="D7124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1CE4052"/>
    <w:multiLevelType w:val="hybridMultilevel"/>
    <w:tmpl w:val="A4DAB36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DC2373"/>
    <w:multiLevelType w:val="hybridMultilevel"/>
    <w:tmpl w:val="397E239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2C530A"/>
    <w:multiLevelType w:val="hybridMultilevel"/>
    <w:tmpl w:val="F51CE1DC"/>
    <w:lvl w:ilvl="0" w:tplc="38C41794">
      <w:start w:val="200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DC30E3"/>
    <w:multiLevelType w:val="hybridMultilevel"/>
    <w:tmpl w:val="ADE60056"/>
    <w:lvl w:ilvl="0" w:tplc="0C090015">
      <w:start w:val="1"/>
      <w:numFmt w:val="upperLetter"/>
      <w:lvlText w:val="%1."/>
      <w:lvlJc w:val="left"/>
      <w:pPr>
        <w:ind w:left="720" w:hanging="360"/>
      </w:pPr>
    </w:lvl>
    <w:lvl w:ilvl="1" w:tplc="1E3C6F4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0C75A7"/>
    <w:multiLevelType w:val="hybridMultilevel"/>
    <w:tmpl w:val="BA2EFDBA"/>
    <w:lvl w:ilvl="0" w:tplc="868C1B12">
      <w:start w:val="4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1631AD"/>
    <w:multiLevelType w:val="hybridMultilevel"/>
    <w:tmpl w:val="07A215B0"/>
    <w:lvl w:ilvl="0" w:tplc="38C41794">
      <w:start w:val="200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7526608">
    <w:abstractNumId w:val="3"/>
  </w:num>
  <w:num w:numId="2" w16cid:durableId="1819376074">
    <w:abstractNumId w:val="9"/>
  </w:num>
  <w:num w:numId="3" w16cid:durableId="1389377692">
    <w:abstractNumId w:val="43"/>
  </w:num>
  <w:num w:numId="4" w16cid:durableId="1123688822">
    <w:abstractNumId w:val="33"/>
  </w:num>
  <w:num w:numId="5" w16cid:durableId="816384919">
    <w:abstractNumId w:val="27"/>
  </w:num>
  <w:num w:numId="6" w16cid:durableId="1060439118">
    <w:abstractNumId w:val="23"/>
  </w:num>
  <w:num w:numId="7" w16cid:durableId="825050242">
    <w:abstractNumId w:val="18"/>
  </w:num>
  <w:num w:numId="8" w16cid:durableId="320737790">
    <w:abstractNumId w:val="15"/>
  </w:num>
  <w:num w:numId="9" w16cid:durableId="1935238180">
    <w:abstractNumId w:val="34"/>
  </w:num>
  <w:num w:numId="10" w16cid:durableId="881526755">
    <w:abstractNumId w:val="29"/>
  </w:num>
  <w:num w:numId="11" w16cid:durableId="1568148728">
    <w:abstractNumId w:val="41"/>
  </w:num>
  <w:num w:numId="12" w16cid:durableId="369309888">
    <w:abstractNumId w:val="37"/>
  </w:num>
  <w:num w:numId="13" w16cid:durableId="1677148709">
    <w:abstractNumId w:val="30"/>
  </w:num>
  <w:num w:numId="14" w16cid:durableId="898201211">
    <w:abstractNumId w:val="16"/>
  </w:num>
  <w:num w:numId="15" w16cid:durableId="372771843">
    <w:abstractNumId w:val="8"/>
  </w:num>
  <w:num w:numId="16" w16cid:durableId="1865361767">
    <w:abstractNumId w:val="40"/>
  </w:num>
  <w:num w:numId="17" w16cid:durableId="1770612794">
    <w:abstractNumId w:val="17"/>
  </w:num>
  <w:num w:numId="18" w16cid:durableId="1161968076">
    <w:abstractNumId w:val="31"/>
  </w:num>
  <w:num w:numId="19" w16cid:durableId="1407417340">
    <w:abstractNumId w:val="22"/>
  </w:num>
  <w:num w:numId="20" w16cid:durableId="852719009">
    <w:abstractNumId w:val="35"/>
  </w:num>
  <w:num w:numId="21" w16cid:durableId="389379257">
    <w:abstractNumId w:val="11"/>
  </w:num>
  <w:num w:numId="22" w16cid:durableId="42025577">
    <w:abstractNumId w:val="45"/>
  </w:num>
  <w:num w:numId="23" w16cid:durableId="793060993">
    <w:abstractNumId w:val="7"/>
  </w:num>
  <w:num w:numId="24" w16cid:durableId="456921910">
    <w:abstractNumId w:val="21"/>
  </w:num>
  <w:num w:numId="25" w16cid:durableId="436756548">
    <w:abstractNumId w:val="26"/>
  </w:num>
  <w:num w:numId="26" w16cid:durableId="20672867">
    <w:abstractNumId w:val="24"/>
  </w:num>
  <w:num w:numId="27" w16cid:durableId="123617859">
    <w:abstractNumId w:val="36"/>
  </w:num>
  <w:num w:numId="28" w16cid:durableId="2111585145">
    <w:abstractNumId w:val="5"/>
  </w:num>
  <w:num w:numId="29" w16cid:durableId="1149325402">
    <w:abstractNumId w:val="10"/>
  </w:num>
  <w:num w:numId="30" w16cid:durableId="346056379">
    <w:abstractNumId w:val="6"/>
  </w:num>
  <w:num w:numId="31" w16cid:durableId="1010907430">
    <w:abstractNumId w:val="14"/>
  </w:num>
  <w:num w:numId="32" w16cid:durableId="1830635375">
    <w:abstractNumId w:val="19"/>
  </w:num>
  <w:num w:numId="33" w16cid:durableId="1551916653">
    <w:abstractNumId w:val="32"/>
  </w:num>
  <w:num w:numId="34" w16cid:durableId="1708941955">
    <w:abstractNumId w:val="46"/>
  </w:num>
  <w:num w:numId="35" w16cid:durableId="908156302">
    <w:abstractNumId w:val="39"/>
  </w:num>
  <w:num w:numId="36" w16cid:durableId="1419793239">
    <w:abstractNumId w:val="2"/>
  </w:num>
  <w:num w:numId="37" w16cid:durableId="1504737643">
    <w:abstractNumId w:val="20"/>
  </w:num>
  <w:num w:numId="38" w16cid:durableId="121461108">
    <w:abstractNumId w:val="42"/>
  </w:num>
  <w:num w:numId="39" w16cid:durableId="445740529">
    <w:abstractNumId w:val="12"/>
  </w:num>
  <w:num w:numId="40" w16cid:durableId="1083333986">
    <w:abstractNumId w:val="28"/>
  </w:num>
  <w:num w:numId="41" w16cid:durableId="1890530051">
    <w:abstractNumId w:val="25"/>
  </w:num>
  <w:num w:numId="42" w16cid:durableId="1123574270">
    <w:abstractNumId w:val="4"/>
  </w:num>
  <w:num w:numId="43" w16cid:durableId="928974470">
    <w:abstractNumId w:val="1"/>
  </w:num>
  <w:num w:numId="44" w16cid:durableId="375980159">
    <w:abstractNumId w:val="13"/>
  </w:num>
  <w:num w:numId="45" w16cid:durableId="2122526335">
    <w:abstractNumId w:val="47"/>
  </w:num>
  <w:num w:numId="46" w16cid:durableId="708802917">
    <w:abstractNumId w:val="44"/>
  </w:num>
  <w:num w:numId="47" w16cid:durableId="390347075">
    <w:abstractNumId w:val="0"/>
  </w:num>
  <w:num w:numId="48" w16cid:durableId="451899774">
    <w:abstractNumId w:val="38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D82"/>
    <w:rsid w:val="00002B0C"/>
    <w:rsid w:val="0000757C"/>
    <w:rsid w:val="000079BC"/>
    <w:rsid w:val="00007FF1"/>
    <w:rsid w:val="00010737"/>
    <w:rsid w:val="00011A39"/>
    <w:rsid w:val="00011C5B"/>
    <w:rsid w:val="00015C63"/>
    <w:rsid w:val="00020E03"/>
    <w:rsid w:val="00021E7C"/>
    <w:rsid w:val="00022C4D"/>
    <w:rsid w:val="0002424D"/>
    <w:rsid w:val="000245AC"/>
    <w:rsid w:val="000247B1"/>
    <w:rsid w:val="00024BD7"/>
    <w:rsid w:val="00024D0C"/>
    <w:rsid w:val="00025DDF"/>
    <w:rsid w:val="0003296C"/>
    <w:rsid w:val="00033DE4"/>
    <w:rsid w:val="000363DB"/>
    <w:rsid w:val="00036BDE"/>
    <w:rsid w:val="00040009"/>
    <w:rsid w:val="00040878"/>
    <w:rsid w:val="00040B76"/>
    <w:rsid w:val="00041656"/>
    <w:rsid w:val="00041883"/>
    <w:rsid w:val="00043A93"/>
    <w:rsid w:val="000441E7"/>
    <w:rsid w:val="00044B64"/>
    <w:rsid w:val="00045D58"/>
    <w:rsid w:val="00046389"/>
    <w:rsid w:val="00046679"/>
    <w:rsid w:val="00046753"/>
    <w:rsid w:val="00046C9E"/>
    <w:rsid w:val="000512C0"/>
    <w:rsid w:val="00051FF2"/>
    <w:rsid w:val="00052065"/>
    <w:rsid w:val="00054401"/>
    <w:rsid w:val="00054788"/>
    <w:rsid w:val="00054980"/>
    <w:rsid w:val="00057602"/>
    <w:rsid w:val="000576E1"/>
    <w:rsid w:val="00061320"/>
    <w:rsid w:val="000623CF"/>
    <w:rsid w:val="00063F9C"/>
    <w:rsid w:val="00065483"/>
    <w:rsid w:val="000659A4"/>
    <w:rsid w:val="0007003A"/>
    <w:rsid w:val="000713CD"/>
    <w:rsid w:val="00071E6A"/>
    <w:rsid w:val="00072B37"/>
    <w:rsid w:val="00075570"/>
    <w:rsid w:val="0007580F"/>
    <w:rsid w:val="00075AA7"/>
    <w:rsid w:val="000770B3"/>
    <w:rsid w:val="0007721E"/>
    <w:rsid w:val="00077F38"/>
    <w:rsid w:val="00080DBE"/>
    <w:rsid w:val="00081067"/>
    <w:rsid w:val="0008175F"/>
    <w:rsid w:val="00083432"/>
    <w:rsid w:val="00084E79"/>
    <w:rsid w:val="0008548F"/>
    <w:rsid w:val="00085B12"/>
    <w:rsid w:val="00085C92"/>
    <w:rsid w:val="00090DBD"/>
    <w:rsid w:val="00091339"/>
    <w:rsid w:val="00091585"/>
    <w:rsid w:val="00091DE9"/>
    <w:rsid w:val="00092968"/>
    <w:rsid w:val="0009349E"/>
    <w:rsid w:val="000940BE"/>
    <w:rsid w:val="0009666E"/>
    <w:rsid w:val="00096842"/>
    <w:rsid w:val="00096C78"/>
    <w:rsid w:val="000A0BF4"/>
    <w:rsid w:val="000A36EB"/>
    <w:rsid w:val="000A4BCA"/>
    <w:rsid w:val="000A75A5"/>
    <w:rsid w:val="000A7BAD"/>
    <w:rsid w:val="000B18FD"/>
    <w:rsid w:val="000B201F"/>
    <w:rsid w:val="000B2E9E"/>
    <w:rsid w:val="000B358B"/>
    <w:rsid w:val="000B360D"/>
    <w:rsid w:val="000B4365"/>
    <w:rsid w:val="000C11AF"/>
    <w:rsid w:val="000C19C0"/>
    <w:rsid w:val="000C25BD"/>
    <w:rsid w:val="000C3CBC"/>
    <w:rsid w:val="000C4A62"/>
    <w:rsid w:val="000C5090"/>
    <w:rsid w:val="000C6036"/>
    <w:rsid w:val="000C70A3"/>
    <w:rsid w:val="000D0117"/>
    <w:rsid w:val="000D04CA"/>
    <w:rsid w:val="000D2ED9"/>
    <w:rsid w:val="000D3CBE"/>
    <w:rsid w:val="000D42FA"/>
    <w:rsid w:val="000D48ED"/>
    <w:rsid w:val="000D4B45"/>
    <w:rsid w:val="000D727C"/>
    <w:rsid w:val="000E04B0"/>
    <w:rsid w:val="000E0FAA"/>
    <w:rsid w:val="000E52EA"/>
    <w:rsid w:val="000E5BCF"/>
    <w:rsid w:val="000E60A0"/>
    <w:rsid w:val="000E619C"/>
    <w:rsid w:val="000F2358"/>
    <w:rsid w:val="000F305C"/>
    <w:rsid w:val="000F3CF4"/>
    <w:rsid w:val="000F4439"/>
    <w:rsid w:val="000F4999"/>
    <w:rsid w:val="000F5EBB"/>
    <w:rsid w:val="000F62F2"/>
    <w:rsid w:val="000F7081"/>
    <w:rsid w:val="000F74BF"/>
    <w:rsid w:val="000F7929"/>
    <w:rsid w:val="00100861"/>
    <w:rsid w:val="0010192F"/>
    <w:rsid w:val="00101C96"/>
    <w:rsid w:val="00102727"/>
    <w:rsid w:val="00103568"/>
    <w:rsid w:val="00103DA1"/>
    <w:rsid w:val="001054AF"/>
    <w:rsid w:val="001074B2"/>
    <w:rsid w:val="0011154F"/>
    <w:rsid w:val="00111B64"/>
    <w:rsid w:val="00115E9A"/>
    <w:rsid w:val="001166D6"/>
    <w:rsid w:val="00116F1F"/>
    <w:rsid w:val="00116FC9"/>
    <w:rsid w:val="00117144"/>
    <w:rsid w:val="00117E2B"/>
    <w:rsid w:val="0012021D"/>
    <w:rsid w:val="00120DAE"/>
    <w:rsid w:val="0012113C"/>
    <w:rsid w:val="0012261B"/>
    <w:rsid w:val="00123A3A"/>
    <w:rsid w:val="001242B4"/>
    <w:rsid w:val="00124C73"/>
    <w:rsid w:val="001257B0"/>
    <w:rsid w:val="00130513"/>
    <w:rsid w:val="0013147C"/>
    <w:rsid w:val="001326BC"/>
    <w:rsid w:val="001341B6"/>
    <w:rsid w:val="0013551C"/>
    <w:rsid w:val="0013692A"/>
    <w:rsid w:val="00136B40"/>
    <w:rsid w:val="00140B7A"/>
    <w:rsid w:val="0014152E"/>
    <w:rsid w:val="0014190B"/>
    <w:rsid w:val="00141D54"/>
    <w:rsid w:val="00142557"/>
    <w:rsid w:val="00142FEA"/>
    <w:rsid w:val="00144D9D"/>
    <w:rsid w:val="0014530F"/>
    <w:rsid w:val="00145446"/>
    <w:rsid w:val="00145775"/>
    <w:rsid w:val="00145892"/>
    <w:rsid w:val="001479B2"/>
    <w:rsid w:val="00151015"/>
    <w:rsid w:val="001511CA"/>
    <w:rsid w:val="0015530A"/>
    <w:rsid w:val="00155D51"/>
    <w:rsid w:val="001603C9"/>
    <w:rsid w:val="001652D3"/>
    <w:rsid w:val="001653B4"/>
    <w:rsid w:val="00166567"/>
    <w:rsid w:val="0017058D"/>
    <w:rsid w:val="00170A01"/>
    <w:rsid w:val="00170E27"/>
    <w:rsid w:val="00172F96"/>
    <w:rsid w:val="001755C8"/>
    <w:rsid w:val="0017580D"/>
    <w:rsid w:val="00175C7D"/>
    <w:rsid w:val="00176710"/>
    <w:rsid w:val="00176BC8"/>
    <w:rsid w:val="00177106"/>
    <w:rsid w:val="001817D9"/>
    <w:rsid w:val="0018348E"/>
    <w:rsid w:val="00190779"/>
    <w:rsid w:val="00191CB3"/>
    <w:rsid w:val="00194A8F"/>
    <w:rsid w:val="0019658F"/>
    <w:rsid w:val="0019686A"/>
    <w:rsid w:val="00196CB9"/>
    <w:rsid w:val="001979E6"/>
    <w:rsid w:val="001A0E52"/>
    <w:rsid w:val="001A0F7F"/>
    <w:rsid w:val="001A2400"/>
    <w:rsid w:val="001A3BE7"/>
    <w:rsid w:val="001A52B8"/>
    <w:rsid w:val="001A5746"/>
    <w:rsid w:val="001A6665"/>
    <w:rsid w:val="001A68A9"/>
    <w:rsid w:val="001A7115"/>
    <w:rsid w:val="001A76F5"/>
    <w:rsid w:val="001A77BD"/>
    <w:rsid w:val="001B0B9E"/>
    <w:rsid w:val="001B45B0"/>
    <w:rsid w:val="001B490E"/>
    <w:rsid w:val="001B4BDE"/>
    <w:rsid w:val="001B4DAF"/>
    <w:rsid w:val="001B582A"/>
    <w:rsid w:val="001B6F29"/>
    <w:rsid w:val="001B7F7E"/>
    <w:rsid w:val="001B7FD0"/>
    <w:rsid w:val="001C1F0E"/>
    <w:rsid w:val="001C5654"/>
    <w:rsid w:val="001C572F"/>
    <w:rsid w:val="001C58A7"/>
    <w:rsid w:val="001C6131"/>
    <w:rsid w:val="001C7E47"/>
    <w:rsid w:val="001C7EF4"/>
    <w:rsid w:val="001D0D75"/>
    <w:rsid w:val="001D1438"/>
    <w:rsid w:val="001D2F91"/>
    <w:rsid w:val="001D64AB"/>
    <w:rsid w:val="001E0200"/>
    <w:rsid w:val="001E184B"/>
    <w:rsid w:val="001E2A3F"/>
    <w:rsid w:val="001E3058"/>
    <w:rsid w:val="001E356A"/>
    <w:rsid w:val="001E4087"/>
    <w:rsid w:val="001E4EE6"/>
    <w:rsid w:val="001E57DD"/>
    <w:rsid w:val="001E5B0B"/>
    <w:rsid w:val="001E5D43"/>
    <w:rsid w:val="001E66EB"/>
    <w:rsid w:val="001E77DF"/>
    <w:rsid w:val="001E7D34"/>
    <w:rsid w:val="001E7F9D"/>
    <w:rsid w:val="001F1A8A"/>
    <w:rsid w:val="001F5986"/>
    <w:rsid w:val="001F5DA1"/>
    <w:rsid w:val="001F7FD3"/>
    <w:rsid w:val="00201B9F"/>
    <w:rsid w:val="00201DC1"/>
    <w:rsid w:val="00202413"/>
    <w:rsid w:val="00204DF0"/>
    <w:rsid w:val="00205B41"/>
    <w:rsid w:val="00205F09"/>
    <w:rsid w:val="002060E1"/>
    <w:rsid w:val="002110A0"/>
    <w:rsid w:val="00212D82"/>
    <w:rsid w:val="0021351C"/>
    <w:rsid w:val="00214390"/>
    <w:rsid w:val="0021491E"/>
    <w:rsid w:val="002150BA"/>
    <w:rsid w:val="0021520D"/>
    <w:rsid w:val="00215346"/>
    <w:rsid w:val="0021573D"/>
    <w:rsid w:val="00215A28"/>
    <w:rsid w:val="00215D2B"/>
    <w:rsid w:val="00217024"/>
    <w:rsid w:val="002174E0"/>
    <w:rsid w:val="0022066A"/>
    <w:rsid w:val="002219EF"/>
    <w:rsid w:val="00222792"/>
    <w:rsid w:val="0022296F"/>
    <w:rsid w:val="00223208"/>
    <w:rsid w:val="002237FC"/>
    <w:rsid w:val="002242A1"/>
    <w:rsid w:val="002243EA"/>
    <w:rsid w:val="002254B1"/>
    <w:rsid w:val="00225AB2"/>
    <w:rsid w:val="002276B2"/>
    <w:rsid w:val="0023012E"/>
    <w:rsid w:val="002304FA"/>
    <w:rsid w:val="0023167E"/>
    <w:rsid w:val="00231988"/>
    <w:rsid w:val="00234596"/>
    <w:rsid w:val="00234DA1"/>
    <w:rsid w:val="002355D4"/>
    <w:rsid w:val="00235784"/>
    <w:rsid w:val="002357AC"/>
    <w:rsid w:val="0023656D"/>
    <w:rsid w:val="00236D33"/>
    <w:rsid w:val="00237B4F"/>
    <w:rsid w:val="00240013"/>
    <w:rsid w:val="00241810"/>
    <w:rsid w:val="0024287B"/>
    <w:rsid w:val="00242BC9"/>
    <w:rsid w:val="00243A97"/>
    <w:rsid w:val="00243F8B"/>
    <w:rsid w:val="00244605"/>
    <w:rsid w:val="00245D74"/>
    <w:rsid w:val="002505C8"/>
    <w:rsid w:val="00250CD1"/>
    <w:rsid w:val="002544BA"/>
    <w:rsid w:val="00254BFF"/>
    <w:rsid w:val="002563E8"/>
    <w:rsid w:val="002623E1"/>
    <w:rsid w:val="00262E58"/>
    <w:rsid w:val="002630E1"/>
    <w:rsid w:val="0026529C"/>
    <w:rsid w:val="0026593E"/>
    <w:rsid w:val="00266792"/>
    <w:rsid w:val="0026754B"/>
    <w:rsid w:val="0027242B"/>
    <w:rsid w:val="00274E58"/>
    <w:rsid w:val="00275086"/>
    <w:rsid w:val="00276F7D"/>
    <w:rsid w:val="00277972"/>
    <w:rsid w:val="00280817"/>
    <w:rsid w:val="00280F5A"/>
    <w:rsid w:val="0028294F"/>
    <w:rsid w:val="00283464"/>
    <w:rsid w:val="00284FBF"/>
    <w:rsid w:val="00286B10"/>
    <w:rsid w:val="002870E0"/>
    <w:rsid w:val="0028716F"/>
    <w:rsid w:val="00291329"/>
    <w:rsid w:val="002917E4"/>
    <w:rsid w:val="00294428"/>
    <w:rsid w:val="00296B18"/>
    <w:rsid w:val="00297BEA"/>
    <w:rsid w:val="002A0BE9"/>
    <w:rsid w:val="002A1141"/>
    <w:rsid w:val="002A1F34"/>
    <w:rsid w:val="002A2283"/>
    <w:rsid w:val="002A24A3"/>
    <w:rsid w:val="002A3370"/>
    <w:rsid w:val="002A3A16"/>
    <w:rsid w:val="002A3C2A"/>
    <w:rsid w:val="002A5789"/>
    <w:rsid w:val="002A6F0A"/>
    <w:rsid w:val="002A7AB8"/>
    <w:rsid w:val="002B00F3"/>
    <w:rsid w:val="002B134C"/>
    <w:rsid w:val="002B2D01"/>
    <w:rsid w:val="002B3627"/>
    <w:rsid w:val="002B3DD9"/>
    <w:rsid w:val="002B41BA"/>
    <w:rsid w:val="002B4F27"/>
    <w:rsid w:val="002B53FA"/>
    <w:rsid w:val="002B5546"/>
    <w:rsid w:val="002B5627"/>
    <w:rsid w:val="002B6ADA"/>
    <w:rsid w:val="002C17BB"/>
    <w:rsid w:val="002C1F6C"/>
    <w:rsid w:val="002C523D"/>
    <w:rsid w:val="002C6CAC"/>
    <w:rsid w:val="002C71A0"/>
    <w:rsid w:val="002C7D90"/>
    <w:rsid w:val="002D10C0"/>
    <w:rsid w:val="002D31AB"/>
    <w:rsid w:val="002D5CF1"/>
    <w:rsid w:val="002D72DA"/>
    <w:rsid w:val="002E1662"/>
    <w:rsid w:val="002E221F"/>
    <w:rsid w:val="002E2238"/>
    <w:rsid w:val="002E2D27"/>
    <w:rsid w:val="002E2F8D"/>
    <w:rsid w:val="002E6BD6"/>
    <w:rsid w:val="002E6D4F"/>
    <w:rsid w:val="002F05A7"/>
    <w:rsid w:val="002F0E4D"/>
    <w:rsid w:val="002F3107"/>
    <w:rsid w:val="002F44B6"/>
    <w:rsid w:val="002F4675"/>
    <w:rsid w:val="002F51B9"/>
    <w:rsid w:val="002F5FF0"/>
    <w:rsid w:val="002F60C5"/>
    <w:rsid w:val="002F6DFB"/>
    <w:rsid w:val="002F6F0D"/>
    <w:rsid w:val="002F7910"/>
    <w:rsid w:val="002F7A16"/>
    <w:rsid w:val="00300B07"/>
    <w:rsid w:val="003026BC"/>
    <w:rsid w:val="00302C5F"/>
    <w:rsid w:val="0030347E"/>
    <w:rsid w:val="003037D8"/>
    <w:rsid w:val="00304308"/>
    <w:rsid w:val="003068FF"/>
    <w:rsid w:val="00306C08"/>
    <w:rsid w:val="00306EC7"/>
    <w:rsid w:val="00307DA0"/>
    <w:rsid w:val="00311A21"/>
    <w:rsid w:val="00311A62"/>
    <w:rsid w:val="00312FA4"/>
    <w:rsid w:val="0031335B"/>
    <w:rsid w:val="0031524E"/>
    <w:rsid w:val="00316483"/>
    <w:rsid w:val="00317427"/>
    <w:rsid w:val="00322786"/>
    <w:rsid w:val="00323C94"/>
    <w:rsid w:val="003247AE"/>
    <w:rsid w:val="00325BFA"/>
    <w:rsid w:val="003310E0"/>
    <w:rsid w:val="003315E9"/>
    <w:rsid w:val="003317ED"/>
    <w:rsid w:val="00332054"/>
    <w:rsid w:val="00334207"/>
    <w:rsid w:val="00334675"/>
    <w:rsid w:val="0033613E"/>
    <w:rsid w:val="0033622B"/>
    <w:rsid w:val="00344625"/>
    <w:rsid w:val="003454AC"/>
    <w:rsid w:val="003458C4"/>
    <w:rsid w:val="00347542"/>
    <w:rsid w:val="00350001"/>
    <w:rsid w:val="0035051D"/>
    <w:rsid w:val="00350CC6"/>
    <w:rsid w:val="00351C67"/>
    <w:rsid w:val="00351CC2"/>
    <w:rsid w:val="00352A10"/>
    <w:rsid w:val="003535EE"/>
    <w:rsid w:val="00354155"/>
    <w:rsid w:val="003542B0"/>
    <w:rsid w:val="00354BD9"/>
    <w:rsid w:val="00354DC0"/>
    <w:rsid w:val="0035538C"/>
    <w:rsid w:val="0035573B"/>
    <w:rsid w:val="00357B5D"/>
    <w:rsid w:val="00357CBF"/>
    <w:rsid w:val="003608CA"/>
    <w:rsid w:val="003611C5"/>
    <w:rsid w:val="0036154F"/>
    <w:rsid w:val="003615D5"/>
    <w:rsid w:val="003617C3"/>
    <w:rsid w:val="003618F3"/>
    <w:rsid w:val="00361B4C"/>
    <w:rsid w:val="003624F4"/>
    <w:rsid w:val="00363AB4"/>
    <w:rsid w:val="00363B93"/>
    <w:rsid w:val="00364202"/>
    <w:rsid w:val="00367454"/>
    <w:rsid w:val="00377094"/>
    <w:rsid w:val="0037735D"/>
    <w:rsid w:val="00380263"/>
    <w:rsid w:val="00383D54"/>
    <w:rsid w:val="00384A73"/>
    <w:rsid w:val="00385740"/>
    <w:rsid w:val="00385BFB"/>
    <w:rsid w:val="00387DC6"/>
    <w:rsid w:val="00391DEC"/>
    <w:rsid w:val="00393518"/>
    <w:rsid w:val="00393695"/>
    <w:rsid w:val="00397C5D"/>
    <w:rsid w:val="003A0F63"/>
    <w:rsid w:val="003A185C"/>
    <w:rsid w:val="003A34C4"/>
    <w:rsid w:val="003A3A24"/>
    <w:rsid w:val="003A40BD"/>
    <w:rsid w:val="003A41AC"/>
    <w:rsid w:val="003A4E9E"/>
    <w:rsid w:val="003A5412"/>
    <w:rsid w:val="003A5DC0"/>
    <w:rsid w:val="003A6E02"/>
    <w:rsid w:val="003A7241"/>
    <w:rsid w:val="003B1401"/>
    <w:rsid w:val="003B2D26"/>
    <w:rsid w:val="003B3D37"/>
    <w:rsid w:val="003B6815"/>
    <w:rsid w:val="003C0643"/>
    <w:rsid w:val="003C0922"/>
    <w:rsid w:val="003C1CFD"/>
    <w:rsid w:val="003C1F8E"/>
    <w:rsid w:val="003C21E9"/>
    <w:rsid w:val="003C3EFE"/>
    <w:rsid w:val="003C42DE"/>
    <w:rsid w:val="003C6428"/>
    <w:rsid w:val="003C697D"/>
    <w:rsid w:val="003C6D19"/>
    <w:rsid w:val="003C7D42"/>
    <w:rsid w:val="003D287C"/>
    <w:rsid w:val="003D2B00"/>
    <w:rsid w:val="003D3E27"/>
    <w:rsid w:val="003D470F"/>
    <w:rsid w:val="003D519D"/>
    <w:rsid w:val="003D6B8A"/>
    <w:rsid w:val="003E0142"/>
    <w:rsid w:val="003E2A51"/>
    <w:rsid w:val="003E2F8D"/>
    <w:rsid w:val="003E2FCD"/>
    <w:rsid w:val="003E3DCA"/>
    <w:rsid w:val="003E46B8"/>
    <w:rsid w:val="003E4E6A"/>
    <w:rsid w:val="003E5543"/>
    <w:rsid w:val="003E57AA"/>
    <w:rsid w:val="003E6332"/>
    <w:rsid w:val="003E692C"/>
    <w:rsid w:val="003F106C"/>
    <w:rsid w:val="003F30B1"/>
    <w:rsid w:val="003F359A"/>
    <w:rsid w:val="003F4093"/>
    <w:rsid w:val="003F5E4B"/>
    <w:rsid w:val="003F63B1"/>
    <w:rsid w:val="003F6BCA"/>
    <w:rsid w:val="003F7DD6"/>
    <w:rsid w:val="00402093"/>
    <w:rsid w:val="00403753"/>
    <w:rsid w:val="00404598"/>
    <w:rsid w:val="00406ACE"/>
    <w:rsid w:val="00410389"/>
    <w:rsid w:val="00411EE9"/>
    <w:rsid w:val="004137E2"/>
    <w:rsid w:val="00415033"/>
    <w:rsid w:val="00417217"/>
    <w:rsid w:val="0042015F"/>
    <w:rsid w:val="00422734"/>
    <w:rsid w:val="004229ED"/>
    <w:rsid w:val="0042406E"/>
    <w:rsid w:val="004252DA"/>
    <w:rsid w:val="00427BC6"/>
    <w:rsid w:val="00427CA6"/>
    <w:rsid w:val="0043000A"/>
    <w:rsid w:val="00432599"/>
    <w:rsid w:val="00433634"/>
    <w:rsid w:val="00433C78"/>
    <w:rsid w:val="00435629"/>
    <w:rsid w:val="00436F2F"/>
    <w:rsid w:val="004371C0"/>
    <w:rsid w:val="00437A6F"/>
    <w:rsid w:val="00437C8D"/>
    <w:rsid w:val="00441CC5"/>
    <w:rsid w:val="00441CF4"/>
    <w:rsid w:val="00441DC5"/>
    <w:rsid w:val="004421F7"/>
    <w:rsid w:val="00442E32"/>
    <w:rsid w:val="00443464"/>
    <w:rsid w:val="00443506"/>
    <w:rsid w:val="00444627"/>
    <w:rsid w:val="00445C1A"/>
    <w:rsid w:val="00446CCC"/>
    <w:rsid w:val="00447531"/>
    <w:rsid w:val="00447736"/>
    <w:rsid w:val="004530CD"/>
    <w:rsid w:val="004545CE"/>
    <w:rsid w:val="004570D3"/>
    <w:rsid w:val="00460F38"/>
    <w:rsid w:val="004623D5"/>
    <w:rsid w:val="00463DA7"/>
    <w:rsid w:val="004714B0"/>
    <w:rsid w:val="004717CE"/>
    <w:rsid w:val="00473B4E"/>
    <w:rsid w:val="00474411"/>
    <w:rsid w:val="00474C3A"/>
    <w:rsid w:val="004751BA"/>
    <w:rsid w:val="00475E00"/>
    <w:rsid w:val="00477484"/>
    <w:rsid w:val="00477C3C"/>
    <w:rsid w:val="00477D61"/>
    <w:rsid w:val="0048064F"/>
    <w:rsid w:val="00482D76"/>
    <w:rsid w:val="00482DAE"/>
    <w:rsid w:val="00486039"/>
    <w:rsid w:val="004868F6"/>
    <w:rsid w:val="00487314"/>
    <w:rsid w:val="00487CC0"/>
    <w:rsid w:val="00492E84"/>
    <w:rsid w:val="00493137"/>
    <w:rsid w:val="004938B5"/>
    <w:rsid w:val="00494979"/>
    <w:rsid w:val="00495CF4"/>
    <w:rsid w:val="0049796E"/>
    <w:rsid w:val="004A2145"/>
    <w:rsid w:val="004A27B7"/>
    <w:rsid w:val="004A2BDA"/>
    <w:rsid w:val="004A367D"/>
    <w:rsid w:val="004A563D"/>
    <w:rsid w:val="004A6F62"/>
    <w:rsid w:val="004B36EF"/>
    <w:rsid w:val="004B38DA"/>
    <w:rsid w:val="004B7E25"/>
    <w:rsid w:val="004C002B"/>
    <w:rsid w:val="004C0098"/>
    <w:rsid w:val="004C194F"/>
    <w:rsid w:val="004C20B6"/>
    <w:rsid w:val="004C2BF1"/>
    <w:rsid w:val="004C48D6"/>
    <w:rsid w:val="004C53A2"/>
    <w:rsid w:val="004C5F1C"/>
    <w:rsid w:val="004C62FC"/>
    <w:rsid w:val="004C77DD"/>
    <w:rsid w:val="004D0273"/>
    <w:rsid w:val="004D1000"/>
    <w:rsid w:val="004D11B3"/>
    <w:rsid w:val="004D27AD"/>
    <w:rsid w:val="004D6735"/>
    <w:rsid w:val="004D7950"/>
    <w:rsid w:val="004E021A"/>
    <w:rsid w:val="004E0857"/>
    <w:rsid w:val="004E377C"/>
    <w:rsid w:val="004E398C"/>
    <w:rsid w:val="004E41FD"/>
    <w:rsid w:val="004E4492"/>
    <w:rsid w:val="004E49CC"/>
    <w:rsid w:val="004E4D2B"/>
    <w:rsid w:val="004E5AA9"/>
    <w:rsid w:val="004E75ED"/>
    <w:rsid w:val="004E77EC"/>
    <w:rsid w:val="004F1661"/>
    <w:rsid w:val="004F2C30"/>
    <w:rsid w:val="004F7345"/>
    <w:rsid w:val="005000E9"/>
    <w:rsid w:val="00500A65"/>
    <w:rsid w:val="00503176"/>
    <w:rsid w:val="00506D53"/>
    <w:rsid w:val="005112FE"/>
    <w:rsid w:val="0051365A"/>
    <w:rsid w:val="005136E9"/>
    <w:rsid w:val="00521C77"/>
    <w:rsid w:val="0052206A"/>
    <w:rsid w:val="005237B9"/>
    <w:rsid w:val="005263FF"/>
    <w:rsid w:val="00526F6E"/>
    <w:rsid w:val="00527062"/>
    <w:rsid w:val="005303CB"/>
    <w:rsid w:val="0053127C"/>
    <w:rsid w:val="00531589"/>
    <w:rsid w:val="00531DDB"/>
    <w:rsid w:val="0053248D"/>
    <w:rsid w:val="00532B54"/>
    <w:rsid w:val="005333DD"/>
    <w:rsid w:val="00533558"/>
    <w:rsid w:val="005343A2"/>
    <w:rsid w:val="005355A4"/>
    <w:rsid w:val="005366B9"/>
    <w:rsid w:val="005415D1"/>
    <w:rsid w:val="00541B14"/>
    <w:rsid w:val="00544151"/>
    <w:rsid w:val="00544793"/>
    <w:rsid w:val="00544CEA"/>
    <w:rsid w:val="0054561B"/>
    <w:rsid w:val="00545DA0"/>
    <w:rsid w:val="00547DA3"/>
    <w:rsid w:val="005505CC"/>
    <w:rsid w:val="00550E04"/>
    <w:rsid w:val="005535B5"/>
    <w:rsid w:val="00553701"/>
    <w:rsid w:val="0055374E"/>
    <w:rsid w:val="00553EED"/>
    <w:rsid w:val="00561EBE"/>
    <w:rsid w:val="00563CE8"/>
    <w:rsid w:val="00565581"/>
    <w:rsid w:val="0056657C"/>
    <w:rsid w:val="00567B90"/>
    <w:rsid w:val="00570DD8"/>
    <w:rsid w:val="00571F43"/>
    <w:rsid w:val="00572DE6"/>
    <w:rsid w:val="005736FA"/>
    <w:rsid w:val="00577785"/>
    <w:rsid w:val="005800FB"/>
    <w:rsid w:val="00580F33"/>
    <w:rsid w:val="00583803"/>
    <w:rsid w:val="00583C8F"/>
    <w:rsid w:val="00585AC9"/>
    <w:rsid w:val="00587262"/>
    <w:rsid w:val="005874D2"/>
    <w:rsid w:val="0058762F"/>
    <w:rsid w:val="005903E1"/>
    <w:rsid w:val="005916F7"/>
    <w:rsid w:val="00594B0F"/>
    <w:rsid w:val="0059574A"/>
    <w:rsid w:val="0059588B"/>
    <w:rsid w:val="00596347"/>
    <w:rsid w:val="00596BD8"/>
    <w:rsid w:val="00597D09"/>
    <w:rsid w:val="005A066C"/>
    <w:rsid w:val="005A1E9A"/>
    <w:rsid w:val="005A294E"/>
    <w:rsid w:val="005A4478"/>
    <w:rsid w:val="005A52C0"/>
    <w:rsid w:val="005A5D5B"/>
    <w:rsid w:val="005A6BB0"/>
    <w:rsid w:val="005B0613"/>
    <w:rsid w:val="005B06B3"/>
    <w:rsid w:val="005B0CF7"/>
    <w:rsid w:val="005B0FEF"/>
    <w:rsid w:val="005B24E8"/>
    <w:rsid w:val="005B275B"/>
    <w:rsid w:val="005B3319"/>
    <w:rsid w:val="005B363E"/>
    <w:rsid w:val="005B4E9E"/>
    <w:rsid w:val="005B594B"/>
    <w:rsid w:val="005B6ABF"/>
    <w:rsid w:val="005B71AB"/>
    <w:rsid w:val="005B78AE"/>
    <w:rsid w:val="005C351A"/>
    <w:rsid w:val="005C4BFA"/>
    <w:rsid w:val="005C4D11"/>
    <w:rsid w:val="005C64A5"/>
    <w:rsid w:val="005C785E"/>
    <w:rsid w:val="005D0DE0"/>
    <w:rsid w:val="005D13C4"/>
    <w:rsid w:val="005D206E"/>
    <w:rsid w:val="005D3220"/>
    <w:rsid w:val="005D34A6"/>
    <w:rsid w:val="005D4419"/>
    <w:rsid w:val="005D689B"/>
    <w:rsid w:val="005D6B12"/>
    <w:rsid w:val="005D6BD0"/>
    <w:rsid w:val="005D736F"/>
    <w:rsid w:val="005D740B"/>
    <w:rsid w:val="005E0C16"/>
    <w:rsid w:val="005E1416"/>
    <w:rsid w:val="005E1747"/>
    <w:rsid w:val="005E1BBC"/>
    <w:rsid w:val="005E280A"/>
    <w:rsid w:val="005E419A"/>
    <w:rsid w:val="005E41D1"/>
    <w:rsid w:val="005E50B5"/>
    <w:rsid w:val="005E5193"/>
    <w:rsid w:val="005E63F3"/>
    <w:rsid w:val="005E6F34"/>
    <w:rsid w:val="005E6FB8"/>
    <w:rsid w:val="005E74E2"/>
    <w:rsid w:val="005F0142"/>
    <w:rsid w:val="005F187E"/>
    <w:rsid w:val="005F26AB"/>
    <w:rsid w:val="005F2EDD"/>
    <w:rsid w:val="005F37F0"/>
    <w:rsid w:val="005F43E5"/>
    <w:rsid w:val="005F485A"/>
    <w:rsid w:val="005F4E8C"/>
    <w:rsid w:val="005F5226"/>
    <w:rsid w:val="005F7118"/>
    <w:rsid w:val="005F7A7B"/>
    <w:rsid w:val="005F7ABD"/>
    <w:rsid w:val="005F7F15"/>
    <w:rsid w:val="00602DD5"/>
    <w:rsid w:val="006042DB"/>
    <w:rsid w:val="0060538A"/>
    <w:rsid w:val="0060698A"/>
    <w:rsid w:val="00607A6F"/>
    <w:rsid w:val="00610D25"/>
    <w:rsid w:val="00611528"/>
    <w:rsid w:val="006150DA"/>
    <w:rsid w:val="00616A6A"/>
    <w:rsid w:val="00616F8A"/>
    <w:rsid w:val="00620690"/>
    <w:rsid w:val="00620969"/>
    <w:rsid w:val="006247F1"/>
    <w:rsid w:val="006254D0"/>
    <w:rsid w:val="00625580"/>
    <w:rsid w:val="00627A75"/>
    <w:rsid w:val="0063087B"/>
    <w:rsid w:val="00631BC3"/>
    <w:rsid w:val="00632BA0"/>
    <w:rsid w:val="006347AC"/>
    <w:rsid w:val="0063577C"/>
    <w:rsid w:val="00636A40"/>
    <w:rsid w:val="00637892"/>
    <w:rsid w:val="0064124F"/>
    <w:rsid w:val="0064174C"/>
    <w:rsid w:val="00641B68"/>
    <w:rsid w:val="0064225B"/>
    <w:rsid w:val="00642349"/>
    <w:rsid w:val="006425B8"/>
    <w:rsid w:val="00645BCE"/>
    <w:rsid w:val="006466CD"/>
    <w:rsid w:val="00647723"/>
    <w:rsid w:val="00650521"/>
    <w:rsid w:val="006506A7"/>
    <w:rsid w:val="006511F8"/>
    <w:rsid w:val="00654FC7"/>
    <w:rsid w:val="006550DB"/>
    <w:rsid w:val="006551FF"/>
    <w:rsid w:val="00656E9E"/>
    <w:rsid w:val="00660D49"/>
    <w:rsid w:val="00661DBA"/>
    <w:rsid w:val="00662EB7"/>
    <w:rsid w:val="00664949"/>
    <w:rsid w:val="00673F8B"/>
    <w:rsid w:val="00676EFA"/>
    <w:rsid w:val="006772E0"/>
    <w:rsid w:val="00680120"/>
    <w:rsid w:val="0068060A"/>
    <w:rsid w:val="006811C8"/>
    <w:rsid w:val="00682B25"/>
    <w:rsid w:val="00683905"/>
    <w:rsid w:val="00686385"/>
    <w:rsid w:val="00686DF3"/>
    <w:rsid w:val="00687645"/>
    <w:rsid w:val="00687AC7"/>
    <w:rsid w:val="00691FE6"/>
    <w:rsid w:val="006941AC"/>
    <w:rsid w:val="00694AF0"/>
    <w:rsid w:val="00694C91"/>
    <w:rsid w:val="00695C20"/>
    <w:rsid w:val="00695E38"/>
    <w:rsid w:val="006962F8"/>
    <w:rsid w:val="00697AC0"/>
    <w:rsid w:val="006A1AEA"/>
    <w:rsid w:val="006A1BB6"/>
    <w:rsid w:val="006A2731"/>
    <w:rsid w:val="006A3DCF"/>
    <w:rsid w:val="006A5481"/>
    <w:rsid w:val="006A589A"/>
    <w:rsid w:val="006A6C57"/>
    <w:rsid w:val="006A70AB"/>
    <w:rsid w:val="006A77D4"/>
    <w:rsid w:val="006B0962"/>
    <w:rsid w:val="006B13A3"/>
    <w:rsid w:val="006B3496"/>
    <w:rsid w:val="006B3D40"/>
    <w:rsid w:val="006B3F63"/>
    <w:rsid w:val="006B4B6C"/>
    <w:rsid w:val="006B5A2F"/>
    <w:rsid w:val="006B64F2"/>
    <w:rsid w:val="006B723F"/>
    <w:rsid w:val="006B76DA"/>
    <w:rsid w:val="006B7F15"/>
    <w:rsid w:val="006C0DD4"/>
    <w:rsid w:val="006C1DF4"/>
    <w:rsid w:val="006C213E"/>
    <w:rsid w:val="006C3EFC"/>
    <w:rsid w:val="006C508B"/>
    <w:rsid w:val="006C53BF"/>
    <w:rsid w:val="006C551F"/>
    <w:rsid w:val="006C6A5A"/>
    <w:rsid w:val="006D02E0"/>
    <w:rsid w:val="006D2487"/>
    <w:rsid w:val="006D6D47"/>
    <w:rsid w:val="006D7F1A"/>
    <w:rsid w:val="006E128C"/>
    <w:rsid w:val="006E1301"/>
    <w:rsid w:val="006E1B19"/>
    <w:rsid w:val="006E416E"/>
    <w:rsid w:val="006E50B0"/>
    <w:rsid w:val="006F1E05"/>
    <w:rsid w:val="006F1F0D"/>
    <w:rsid w:val="006F2527"/>
    <w:rsid w:val="006F25B6"/>
    <w:rsid w:val="006F3108"/>
    <w:rsid w:val="006F39E9"/>
    <w:rsid w:val="006F5650"/>
    <w:rsid w:val="006F6D02"/>
    <w:rsid w:val="006F72BD"/>
    <w:rsid w:val="006F7586"/>
    <w:rsid w:val="006F7E09"/>
    <w:rsid w:val="00700A6E"/>
    <w:rsid w:val="007027EE"/>
    <w:rsid w:val="00702F06"/>
    <w:rsid w:val="00703437"/>
    <w:rsid w:val="00704767"/>
    <w:rsid w:val="00704A6C"/>
    <w:rsid w:val="00704DCC"/>
    <w:rsid w:val="00705A76"/>
    <w:rsid w:val="00706073"/>
    <w:rsid w:val="00710104"/>
    <w:rsid w:val="007135D2"/>
    <w:rsid w:val="00714638"/>
    <w:rsid w:val="007148C5"/>
    <w:rsid w:val="0071504E"/>
    <w:rsid w:val="00716CF8"/>
    <w:rsid w:val="00717FDF"/>
    <w:rsid w:val="0072045C"/>
    <w:rsid w:val="00720D79"/>
    <w:rsid w:val="0072122B"/>
    <w:rsid w:val="00721412"/>
    <w:rsid w:val="007215CB"/>
    <w:rsid w:val="00721B9F"/>
    <w:rsid w:val="007225EB"/>
    <w:rsid w:val="007248A7"/>
    <w:rsid w:val="00726EFE"/>
    <w:rsid w:val="007277F5"/>
    <w:rsid w:val="00727F67"/>
    <w:rsid w:val="007325A4"/>
    <w:rsid w:val="00732673"/>
    <w:rsid w:val="00732728"/>
    <w:rsid w:val="007328E6"/>
    <w:rsid w:val="00732FF1"/>
    <w:rsid w:val="00733139"/>
    <w:rsid w:val="00734A81"/>
    <w:rsid w:val="00734A8F"/>
    <w:rsid w:val="00734D7E"/>
    <w:rsid w:val="00737BF4"/>
    <w:rsid w:val="00740D75"/>
    <w:rsid w:val="00741EF4"/>
    <w:rsid w:val="00745733"/>
    <w:rsid w:val="0074579D"/>
    <w:rsid w:val="00745930"/>
    <w:rsid w:val="00751166"/>
    <w:rsid w:val="00752883"/>
    <w:rsid w:val="00752AB6"/>
    <w:rsid w:val="007538C1"/>
    <w:rsid w:val="00756A95"/>
    <w:rsid w:val="00757B16"/>
    <w:rsid w:val="00757F95"/>
    <w:rsid w:val="00761130"/>
    <w:rsid w:val="00761401"/>
    <w:rsid w:val="00761C06"/>
    <w:rsid w:val="00761F28"/>
    <w:rsid w:val="00762420"/>
    <w:rsid w:val="00763D06"/>
    <w:rsid w:val="00766C72"/>
    <w:rsid w:val="00767432"/>
    <w:rsid w:val="00767863"/>
    <w:rsid w:val="00771DC6"/>
    <w:rsid w:val="007735EF"/>
    <w:rsid w:val="007749C0"/>
    <w:rsid w:val="00776282"/>
    <w:rsid w:val="00777614"/>
    <w:rsid w:val="007829D4"/>
    <w:rsid w:val="00782D30"/>
    <w:rsid w:val="00783A10"/>
    <w:rsid w:val="00786206"/>
    <w:rsid w:val="00786455"/>
    <w:rsid w:val="007865A8"/>
    <w:rsid w:val="00787E33"/>
    <w:rsid w:val="0079094E"/>
    <w:rsid w:val="00792843"/>
    <w:rsid w:val="00792940"/>
    <w:rsid w:val="007947D2"/>
    <w:rsid w:val="00795C2B"/>
    <w:rsid w:val="007966D1"/>
    <w:rsid w:val="0079793B"/>
    <w:rsid w:val="007A03FC"/>
    <w:rsid w:val="007A1021"/>
    <w:rsid w:val="007A1050"/>
    <w:rsid w:val="007A1986"/>
    <w:rsid w:val="007A2397"/>
    <w:rsid w:val="007A52D7"/>
    <w:rsid w:val="007A632A"/>
    <w:rsid w:val="007A71C0"/>
    <w:rsid w:val="007A78FB"/>
    <w:rsid w:val="007B0195"/>
    <w:rsid w:val="007B1F01"/>
    <w:rsid w:val="007B2F6A"/>
    <w:rsid w:val="007B4EAE"/>
    <w:rsid w:val="007B5490"/>
    <w:rsid w:val="007B556A"/>
    <w:rsid w:val="007B5B10"/>
    <w:rsid w:val="007B6E0F"/>
    <w:rsid w:val="007C1A1A"/>
    <w:rsid w:val="007C1CF3"/>
    <w:rsid w:val="007C2C64"/>
    <w:rsid w:val="007C44A2"/>
    <w:rsid w:val="007C4677"/>
    <w:rsid w:val="007C5340"/>
    <w:rsid w:val="007C6617"/>
    <w:rsid w:val="007C707F"/>
    <w:rsid w:val="007D0932"/>
    <w:rsid w:val="007D0C94"/>
    <w:rsid w:val="007D1DE9"/>
    <w:rsid w:val="007D2052"/>
    <w:rsid w:val="007D28BA"/>
    <w:rsid w:val="007D4FC0"/>
    <w:rsid w:val="007D697A"/>
    <w:rsid w:val="007D6B70"/>
    <w:rsid w:val="007D75AF"/>
    <w:rsid w:val="007D7D4A"/>
    <w:rsid w:val="007E0D9F"/>
    <w:rsid w:val="007E2C47"/>
    <w:rsid w:val="007E3006"/>
    <w:rsid w:val="007E32B9"/>
    <w:rsid w:val="007E405B"/>
    <w:rsid w:val="007E6C34"/>
    <w:rsid w:val="007E7738"/>
    <w:rsid w:val="007F0621"/>
    <w:rsid w:val="007F084F"/>
    <w:rsid w:val="007F08D4"/>
    <w:rsid w:val="007F201B"/>
    <w:rsid w:val="007F2315"/>
    <w:rsid w:val="007F4154"/>
    <w:rsid w:val="007F555A"/>
    <w:rsid w:val="007F5E4E"/>
    <w:rsid w:val="007F5F63"/>
    <w:rsid w:val="007F78D0"/>
    <w:rsid w:val="008017E8"/>
    <w:rsid w:val="0080199D"/>
    <w:rsid w:val="00801BFB"/>
    <w:rsid w:val="00803737"/>
    <w:rsid w:val="00803A7A"/>
    <w:rsid w:val="00803F21"/>
    <w:rsid w:val="00804F43"/>
    <w:rsid w:val="00805783"/>
    <w:rsid w:val="00805A28"/>
    <w:rsid w:val="00805FA0"/>
    <w:rsid w:val="0080622E"/>
    <w:rsid w:val="0081010A"/>
    <w:rsid w:val="008115B0"/>
    <w:rsid w:val="00813078"/>
    <w:rsid w:val="008155F1"/>
    <w:rsid w:val="00815996"/>
    <w:rsid w:val="0082032E"/>
    <w:rsid w:val="008226E1"/>
    <w:rsid w:val="0082394F"/>
    <w:rsid w:val="00823CD5"/>
    <w:rsid w:val="00824199"/>
    <w:rsid w:val="008258BE"/>
    <w:rsid w:val="00825991"/>
    <w:rsid w:val="00826CB5"/>
    <w:rsid w:val="00826E26"/>
    <w:rsid w:val="008278D4"/>
    <w:rsid w:val="00832599"/>
    <w:rsid w:val="00834B94"/>
    <w:rsid w:val="00834FA9"/>
    <w:rsid w:val="008352B4"/>
    <w:rsid w:val="008365FF"/>
    <w:rsid w:val="0084036D"/>
    <w:rsid w:val="00840E5A"/>
    <w:rsid w:val="0084150D"/>
    <w:rsid w:val="00842BE1"/>
    <w:rsid w:val="008438E5"/>
    <w:rsid w:val="008440AC"/>
    <w:rsid w:val="00844DE6"/>
    <w:rsid w:val="00845C60"/>
    <w:rsid w:val="008479AC"/>
    <w:rsid w:val="00847ECF"/>
    <w:rsid w:val="00847F44"/>
    <w:rsid w:val="00850318"/>
    <w:rsid w:val="008522AE"/>
    <w:rsid w:val="008544C0"/>
    <w:rsid w:val="00856C23"/>
    <w:rsid w:val="00857086"/>
    <w:rsid w:val="00862F95"/>
    <w:rsid w:val="00863961"/>
    <w:rsid w:val="00864A8D"/>
    <w:rsid w:val="008702B2"/>
    <w:rsid w:val="008706F9"/>
    <w:rsid w:val="00871186"/>
    <w:rsid w:val="00871757"/>
    <w:rsid w:val="00872C96"/>
    <w:rsid w:val="00873D42"/>
    <w:rsid w:val="00874CBA"/>
    <w:rsid w:val="00875C30"/>
    <w:rsid w:val="00875EB7"/>
    <w:rsid w:val="008764C5"/>
    <w:rsid w:val="008768D8"/>
    <w:rsid w:val="00876D4D"/>
    <w:rsid w:val="00876DE9"/>
    <w:rsid w:val="00880178"/>
    <w:rsid w:val="008817A7"/>
    <w:rsid w:val="008825FC"/>
    <w:rsid w:val="0088407A"/>
    <w:rsid w:val="00884E5D"/>
    <w:rsid w:val="0088508D"/>
    <w:rsid w:val="00885676"/>
    <w:rsid w:val="00885B57"/>
    <w:rsid w:val="00886797"/>
    <w:rsid w:val="00887C06"/>
    <w:rsid w:val="00890A0F"/>
    <w:rsid w:val="00890E26"/>
    <w:rsid w:val="00890F00"/>
    <w:rsid w:val="0089256D"/>
    <w:rsid w:val="00893453"/>
    <w:rsid w:val="0089397E"/>
    <w:rsid w:val="00893CE5"/>
    <w:rsid w:val="008955DD"/>
    <w:rsid w:val="00897BFC"/>
    <w:rsid w:val="00897D69"/>
    <w:rsid w:val="008A1142"/>
    <w:rsid w:val="008A3B07"/>
    <w:rsid w:val="008A5804"/>
    <w:rsid w:val="008A6DAA"/>
    <w:rsid w:val="008A6DBC"/>
    <w:rsid w:val="008A6DEF"/>
    <w:rsid w:val="008A75BA"/>
    <w:rsid w:val="008B1704"/>
    <w:rsid w:val="008B241B"/>
    <w:rsid w:val="008B29A8"/>
    <w:rsid w:val="008B67F0"/>
    <w:rsid w:val="008B68A4"/>
    <w:rsid w:val="008B7306"/>
    <w:rsid w:val="008C00BF"/>
    <w:rsid w:val="008C4825"/>
    <w:rsid w:val="008C7AB9"/>
    <w:rsid w:val="008D1DC8"/>
    <w:rsid w:val="008D2D03"/>
    <w:rsid w:val="008D5669"/>
    <w:rsid w:val="008E441B"/>
    <w:rsid w:val="008E4DC6"/>
    <w:rsid w:val="008E5574"/>
    <w:rsid w:val="008E6D88"/>
    <w:rsid w:val="008E6F38"/>
    <w:rsid w:val="008E6F65"/>
    <w:rsid w:val="008E73CA"/>
    <w:rsid w:val="008E789C"/>
    <w:rsid w:val="008F134C"/>
    <w:rsid w:val="008F3210"/>
    <w:rsid w:val="008F46BC"/>
    <w:rsid w:val="008F6864"/>
    <w:rsid w:val="008F7969"/>
    <w:rsid w:val="00901443"/>
    <w:rsid w:val="00903859"/>
    <w:rsid w:val="009055D5"/>
    <w:rsid w:val="00905EC1"/>
    <w:rsid w:val="00907971"/>
    <w:rsid w:val="00910709"/>
    <w:rsid w:val="0091276E"/>
    <w:rsid w:val="00912CEA"/>
    <w:rsid w:val="00912D7C"/>
    <w:rsid w:val="00913C31"/>
    <w:rsid w:val="00913E69"/>
    <w:rsid w:val="0091569D"/>
    <w:rsid w:val="0091645C"/>
    <w:rsid w:val="0091702A"/>
    <w:rsid w:val="00917C64"/>
    <w:rsid w:val="00917D70"/>
    <w:rsid w:val="009208A2"/>
    <w:rsid w:val="00920D47"/>
    <w:rsid w:val="00921065"/>
    <w:rsid w:val="0092132A"/>
    <w:rsid w:val="00922564"/>
    <w:rsid w:val="00922C45"/>
    <w:rsid w:val="00922CFF"/>
    <w:rsid w:val="009242FF"/>
    <w:rsid w:val="00926A9A"/>
    <w:rsid w:val="00930F5F"/>
    <w:rsid w:val="00932064"/>
    <w:rsid w:val="00932566"/>
    <w:rsid w:val="009329AE"/>
    <w:rsid w:val="00932CCD"/>
    <w:rsid w:val="009337D0"/>
    <w:rsid w:val="00936A47"/>
    <w:rsid w:val="00937D7A"/>
    <w:rsid w:val="0094030C"/>
    <w:rsid w:val="00940777"/>
    <w:rsid w:val="00942569"/>
    <w:rsid w:val="00942A2A"/>
    <w:rsid w:val="00943758"/>
    <w:rsid w:val="00944C17"/>
    <w:rsid w:val="00945869"/>
    <w:rsid w:val="00945915"/>
    <w:rsid w:val="00945B49"/>
    <w:rsid w:val="009477B1"/>
    <w:rsid w:val="00947A36"/>
    <w:rsid w:val="009502EE"/>
    <w:rsid w:val="0095066A"/>
    <w:rsid w:val="00950A84"/>
    <w:rsid w:val="00952C8C"/>
    <w:rsid w:val="00952CF6"/>
    <w:rsid w:val="00953531"/>
    <w:rsid w:val="0095463E"/>
    <w:rsid w:val="0095485C"/>
    <w:rsid w:val="009555CF"/>
    <w:rsid w:val="00955D07"/>
    <w:rsid w:val="00960888"/>
    <w:rsid w:val="009624F6"/>
    <w:rsid w:val="00962590"/>
    <w:rsid w:val="009629F1"/>
    <w:rsid w:val="00963076"/>
    <w:rsid w:val="00963F67"/>
    <w:rsid w:val="0096449D"/>
    <w:rsid w:val="009667FD"/>
    <w:rsid w:val="00967882"/>
    <w:rsid w:val="009705AC"/>
    <w:rsid w:val="009706C9"/>
    <w:rsid w:val="00970A5D"/>
    <w:rsid w:val="00970A9F"/>
    <w:rsid w:val="00971268"/>
    <w:rsid w:val="00971A4D"/>
    <w:rsid w:val="00973956"/>
    <w:rsid w:val="00974223"/>
    <w:rsid w:val="00976820"/>
    <w:rsid w:val="00980051"/>
    <w:rsid w:val="00981340"/>
    <w:rsid w:val="00981528"/>
    <w:rsid w:val="00981A16"/>
    <w:rsid w:val="00981D51"/>
    <w:rsid w:val="00985068"/>
    <w:rsid w:val="009856BE"/>
    <w:rsid w:val="009857BD"/>
    <w:rsid w:val="0098599D"/>
    <w:rsid w:val="00987B7C"/>
    <w:rsid w:val="00990A3E"/>
    <w:rsid w:val="0099102D"/>
    <w:rsid w:val="009928CC"/>
    <w:rsid w:val="009934D4"/>
    <w:rsid w:val="00993A93"/>
    <w:rsid w:val="009947A8"/>
    <w:rsid w:val="009952DE"/>
    <w:rsid w:val="00995E33"/>
    <w:rsid w:val="00996006"/>
    <w:rsid w:val="009970C7"/>
    <w:rsid w:val="009A01B4"/>
    <w:rsid w:val="009A30B0"/>
    <w:rsid w:val="009A33F4"/>
    <w:rsid w:val="009A34C3"/>
    <w:rsid w:val="009A4076"/>
    <w:rsid w:val="009A4EDB"/>
    <w:rsid w:val="009A6617"/>
    <w:rsid w:val="009A7370"/>
    <w:rsid w:val="009B1AA6"/>
    <w:rsid w:val="009B23EA"/>
    <w:rsid w:val="009B4BF8"/>
    <w:rsid w:val="009B533F"/>
    <w:rsid w:val="009B6BFB"/>
    <w:rsid w:val="009B6F4C"/>
    <w:rsid w:val="009B7345"/>
    <w:rsid w:val="009C01DF"/>
    <w:rsid w:val="009C0E41"/>
    <w:rsid w:val="009C0E55"/>
    <w:rsid w:val="009C14A7"/>
    <w:rsid w:val="009C27B8"/>
    <w:rsid w:val="009C3BA0"/>
    <w:rsid w:val="009C3F9F"/>
    <w:rsid w:val="009D0ABF"/>
    <w:rsid w:val="009D13EE"/>
    <w:rsid w:val="009D1643"/>
    <w:rsid w:val="009D1B5F"/>
    <w:rsid w:val="009D299B"/>
    <w:rsid w:val="009D3183"/>
    <w:rsid w:val="009D3F33"/>
    <w:rsid w:val="009D5114"/>
    <w:rsid w:val="009D6258"/>
    <w:rsid w:val="009D70C8"/>
    <w:rsid w:val="009D7540"/>
    <w:rsid w:val="009D7751"/>
    <w:rsid w:val="009E08E1"/>
    <w:rsid w:val="009E29CB"/>
    <w:rsid w:val="009E34CA"/>
    <w:rsid w:val="009E36C7"/>
    <w:rsid w:val="009E37A5"/>
    <w:rsid w:val="009E56F1"/>
    <w:rsid w:val="009E6D2A"/>
    <w:rsid w:val="009E7F61"/>
    <w:rsid w:val="009F0B5F"/>
    <w:rsid w:val="009F0F78"/>
    <w:rsid w:val="009F14C5"/>
    <w:rsid w:val="009F2090"/>
    <w:rsid w:val="009F2E37"/>
    <w:rsid w:val="009F3093"/>
    <w:rsid w:val="009F3ACB"/>
    <w:rsid w:val="009F5402"/>
    <w:rsid w:val="009F5A30"/>
    <w:rsid w:val="009F74FF"/>
    <w:rsid w:val="00A0167B"/>
    <w:rsid w:val="00A021DA"/>
    <w:rsid w:val="00A02801"/>
    <w:rsid w:val="00A04D67"/>
    <w:rsid w:val="00A06057"/>
    <w:rsid w:val="00A0620F"/>
    <w:rsid w:val="00A06971"/>
    <w:rsid w:val="00A120DC"/>
    <w:rsid w:val="00A128A6"/>
    <w:rsid w:val="00A134BA"/>
    <w:rsid w:val="00A13E88"/>
    <w:rsid w:val="00A157F3"/>
    <w:rsid w:val="00A16119"/>
    <w:rsid w:val="00A17CD5"/>
    <w:rsid w:val="00A225B3"/>
    <w:rsid w:val="00A2440F"/>
    <w:rsid w:val="00A264CD"/>
    <w:rsid w:val="00A264EA"/>
    <w:rsid w:val="00A26520"/>
    <w:rsid w:val="00A26C52"/>
    <w:rsid w:val="00A275AB"/>
    <w:rsid w:val="00A27CDC"/>
    <w:rsid w:val="00A31157"/>
    <w:rsid w:val="00A31E92"/>
    <w:rsid w:val="00A34D6E"/>
    <w:rsid w:val="00A35329"/>
    <w:rsid w:val="00A359DE"/>
    <w:rsid w:val="00A37B04"/>
    <w:rsid w:val="00A41FD0"/>
    <w:rsid w:val="00A45315"/>
    <w:rsid w:val="00A4592B"/>
    <w:rsid w:val="00A45A72"/>
    <w:rsid w:val="00A46A39"/>
    <w:rsid w:val="00A46F3B"/>
    <w:rsid w:val="00A505C8"/>
    <w:rsid w:val="00A51964"/>
    <w:rsid w:val="00A51E13"/>
    <w:rsid w:val="00A531EB"/>
    <w:rsid w:val="00A54141"/>
    <w:rsid w:val="00A547C6"/>
    <w:rsid w:val="00A6123B"/>
    <w:rsid w:val="00A629FA"/>
    <w:rsid w:val="00A6321B"/>
    <w:rsid w:val="00A64577"/>
    <w:rsid w:val="00A64EAC"/>
    <w:rsid w:val="00A663EB"/>
    <w:rsid w:val="00A67024"/>
    <w:rsid w:val="00A679A0"/>
    <w:rsid w:val="00A67BD9"/>
    <w:rsid w:val="00A70C58"/>
    <w:rsid w:val="00A71108"/>
    <w:rsid w:val="00A71299"/>
    <w:rsid w:val="00A71BD7"/>
    <w:rsid w:val="00A71D9A"/>
    <w:rsid w:val="00A72B5E"/>
    <w:rsid w:val="00A72D1E"/>
    <w:rsid w:val="00A73334"/>
    <w:rsid w:val="00A7339F"/>
    <w:rsid w:val="00A741AA"/>
    <w:rsid w:val="00A74726"/>
    <w:rsid w:val="00A74C8B"/>
    <w:rsid w:val="00A74C91"/>
    <w:rsid w:val="00A75DC0"/>
    <w:rsid w:val="00A77ED7"/>
    <w:rsid w:val="00A81B82"/>
    <w:rsid w:val="00A82FBE"/>
    <w:rsid w:val="00A84F31"/>
    <w:rsid w:val="00A84F91"/>
    <w:rsid w:val="00A8784D"/>
    <w:rsid w:val="00A90722"/>
    <w:rsid w:val="00A91CC4"/>
    <w:rsid w:val="00A920DE"/>
    <w:rsid w:val="00A927CD"/>
    <w:rsid w:val="00A95D17"/>
    <w:rsid w:val="00A96E35"/>
    <w:rsid w:val="00AA06B0"/>
    <w:rsid w:val="00AA2BDD"/>
    <w:rsid w:val="00AA31D3"/>
    <w:rsid w:val="00AA3806"/>
    <w:rsid w:val="00AA4B36"/>
    <w:rsid w:val="00AA6F88"/>
    <w:rsid w:val="00AB129E"/>
    <w:rsid w:val="00AB1651"/>
    <w:rsid w:val="00AB1ECE"/>
    <w:rsid w:val="00AB3B49"/>
    <w:rsid w:val="00AB4BB4"/>
    <w:rsid w:val="00AB4D34"/>
    <w:rsid w:val="00AB612D"/>
    <w:rsid w:val="00AB74A2"/>
    <w:rsid w:val="00AB7B4E"/>
    <w:rsid w:val="00AC172F"/>
    <w:rsid w:val="00AC18EC"/>
    <w:rsid w:val="00AC24AB"/>
    <w:rsid w:val="00AC509E"/>
    <w:rsid w:val="00AD0550"/>
    <w:rsid w:val="00AD1A5D"/>
    <w:rsid w:val="00AD2017"/>
    <w:rsid w:val="00AD4371"/>
    <w:rsid w:val="00AD4C32"/>
    <w:rsid w:val="00AD4D59"/>
    <w:rsid w:val="00AD7E59"/>
    <w:rsid w:val="00AE02E9"/>
    <w:rsid w:val="00AE04C2"/>
    <w:rsid w:val="00AE093F"/>
    <w:rsid w:val="00AE1038"/>
    <w:rsid w:val="00AE13D1"/>
    <w:rsid w:val="00AE1789"/>
    <w:rsid w:val="00AE3AD7"/>
    <w:rsid w:val="00AE4363"/>
    <w:rsid w:val="00AE715D"/>
    <w:rsid w:val="00AF11D3"/>
    <w:rsid w:val="00AF41AA"/>
    <w:rsid w:val="00AF4268"/>
    <w:rsid w:val="00AF4D2A"/>
    <w:rsid w:val="00AF5018"/>
    <w:rsid w:val="00AF538A"/>
    <w:rsid w:val="00AF64A0"/>
    <w:rsid w:val="00AF73E1"/>
    <w:rsid w:val="00B018C0"/>
    <w:rsid w:val="00B033B4"/>
    <w:rsid w:val="00B0518C"/>
    <w:rsid w:val="00B0582D"/>
    <w:rsid w:val="00B0621A"/>
    <w:rsid w:val="00B128E7"/>
    <w:rsid w:val="00B1330A"/>
    <w:rsid w:val="00B13730"/>
    <w:rsid w:val="00B13B97"/>
    <w:rsid w:val="00B140A4"/>
    <w:rsid w:val="00B157E6"/>
    <w:rsid w:val="00B15B17"/>
    <w:rsid w:val="00B15E10"/>
    <w:rsid w:val="00B174E4"/>
    <w:rsid w:val="00B175C9"/>
    <w:rsid w:val="00B214DD"/>
    <w:rsid w:val="00B22E8F"/>
    <w:rsid w:val="00B2321F"/>
    <w:rsid w:val="00B23351"/>
    <w:rsid w:val="00B24D31"/>
    <w:rsid w:val="00B25314"/>
    <w:rsid w:val="00B259B0"/>
    <w:rsid w:val="00B2620B"/>
    <w:rsid w:val="00B26462"/>
    <w:rsid w:val="00B26501"/>
    <w:rsid w:val="00B26B1C"/>
    <w:rsid w:val="00B311A3"/>
    <w:rsid w:val="00B3186B"/>
    <w:rsid w:val="00B35FD7"/>
    <w:rsid w:val="00B37E7E"/>
    <w:rsid w:val="00B42416"/>
    <w:rsid w:val="00B43B0D"/>
    <w:rsid w:val="00B45AC7"/>
    <w:rsid w:val="00B460A6"/>
    <w:rsid w:val="00B47453"/>
    <w:rsid w:val="00B538BA"/>
    <w:rsid w:val="00B55110"/>
    <w:rsid w:val="00B55C5C"/>
    <w:rsid w:val="00B568E3"/>
    <w:rsid w:val="00B60255"/>
    <w:rsid w:val="00B61BF9"/>
    <w:rsid w:val="00B61D9B"/>
    <w:rsid w:val="00B62D49"/>
    <w:rsid w:val="00B6400A"/>
    <w:rsid w:val="00B64FAF"/>
    <w:rsid w:val="00B67575"/>
    <w:rsid w:val="00B72287"/>
    <w:rsid w:val="00B72F56"/>
    <w:rsid w:val="00B73F4D"/>
    <w:rsid w:val="00B74998"/>
    <w:rsid w:val="00B750E0"/>
    <w:rsid w:val="00B75F2C"/>
    <w:rsid w:val="00B76043"/>
    <w:rsid w:val="00B775F9"/>
    <w:rsid w:val="00B8246C"/>
    <w:rsid w:val="00B82DE5"/>
    <w:rsid w:val="00B859F7"/>
    <w:rsid w:val="00B86315"/>
    <w:rsid w:val="00B86431"/>
    <w:rsid w:val="00B864C3"/>
    <w:rsid w:val="00B86E2E"/>
    <w:rsid w:val="00B87C54"/>
    <w:rsid w:val="00B87E54"/>
    <w:rsid w:val="00B905BD"/>
    <w:rsid w:val="00B918A5"/>
    <w:rsid w:val="00B93746"/>
    <w:rsid w:val="00B940D0"/>
    <w:rsid w:val="00B97592"/>
    <w:rsid w:val="00BA1294"/>
    <w:rsid w:val="00BA1DBD"/>
    <w:rsid w:val="00BA5F03"/>
    <w:rsid w:val="00BA6449"/>
    <w:rsid w:val="00BA6F33"/>
    <w:rsid w:val="00BA70B8"/>
    <w:rsid w:val="00BB13B9"/>
    <w:rsid w:val="00BB141F"/>
    <w:rsid w:val="00BB23C1"/>
    <w:rsid w:val="00BB33EF"/>
    <w:rsid w:val="00BB3DBF"/>
    <w:rsid w:val="00BB47C5"/>
    <w:rsid w:val="00BB4E0B"/>
    <w:rsid w:val="00BB5B37"/>
    <w:rsid w:val="00BB5BC2"/>
    <w:rsid w:val="00BB5E4F"/>
    <w:rsid w:val="00BC0121"/>
    <w:rsid w:val="00BC0528"/>
    <w:rsid w:val="00BC2527"/>
    <w:rsid w:val="00BC27FB"/>
    <w:rsid w:val="00BC2A32"/>
    <w:rsid w:val="00BC45B0"/>
    <w:rsid w:val="00BC7868"/>
    <w:rsid w:val="00BD14C0"/>
    <w:rsid w:val="00BD14D7"/>
    <w:rsid w:val="00BD19B3"/>
    <w:rsid w:val="00BD3EFB"/>
    <w:rsid w:val="00BD42BD"/>
    <w:rsid w:val="00BD55FA"/>
    <w:rsid w:val="00BD651D"/>
    <w:rsid w:val="00BD6778"/>
    <w:rsid w:val="00BD7EB6"/>
    <w:rsid w:val="00BE0E36"/>
    <w:rsid w:val="00BE1302"/>
    <w:rsid w:val="00BE3096"/>
    <w:rsid w:val="00BE323C"/>
    <w:rsid w:val="00BE33D2"/>
    <w:rsid w:val="00BE436B"/>
    <w:rsid w:val="00BE4493"/>
    <w:rsid w:val="00BE46ED"/>
    <w:rsid w:val="00BE6056"/>
    <w:rsid w:val="00BE6E9C"/>
    <w:rsid w:val="00BF1283"/>
    <w:rsid w:val="00BF216D"/>
    <w:rsid w:val="00BF31AF"/>
    <w:rsid w:val="00BF3D8F"/>
    <w:rsid w:val="00BF43EB"/>
    <w:rsid w:val="00BF4BC3"/>
    <w:rsid w:val="00BF4BCF"/>
    <w:rsid w:val="00BF4DEA"/>
    <w:rsid w:val="00BF6293"/>
    <w:rsid w:val="00BF683B"/>
    <w:rsid w:val="00BF761C"/>
    <w:rsid w:val="00C01674"/>
    <w:rsid w:val="00C02EAD"/>
    <w:rsid w:val="00C10D27"/>
    <w:rsid w:val="00C111C6"/>
    <w:rsid w:val="00C11CE5"/>
    <w:rsid w:val="00C11D5C"/>
    <w:rsid w:val="00C13941"/>
    <w:rsid w:val="00C1418C"/>
    <w:rsid w:val="00C141F6"/>
    <w:rsid w:val="00C1463C"/>
    <w:rsid w:val="00C1471E"/>
    <w:rsid w:val="00C16AF1"/>
    <w:rsid w:val="00C20ACB"/>
    <w:rsid w:val="00C21427"/>
    <w:rsid w:val="00C221A0"/>
    <w:rsid w:val="00C223A8"/>
    <w:rsid w:val="00C2260F"/>
    <w:rsid w:val="00C236FA"/>
    <w:rsid w:val="00C24164"/>
    <w:rsid w:val="00C2419C"/>
    <w:rsid w:val="00C24B7C"/>
    <w:rsid w:val="00C24D4A"/>
    <w:rsid w:val="00C252DC"/>
    <w:rsid w:val="00C25E02"/>
    <w:rsid w:val="00C265AD"/>
    <w:rsid w:val="00C27F6D"/>
    <w:rsid w:val="00C311E0"/>
    <w:rsid w:val="00C31CD7"/>
    <w:rsid w:val="00C31E65"/>
    <w:rsid w:val="00C3202D"/>
    <w:rsid w:val="00C34AA3"/>
    <w:rsid w:val="00C34CE3"/>
    <w:rsid w:val="00C37989"/>
    <w:rsid w:val="00C40984"/>
    <w:rsid w:val="00C40AF7"/>
    <w:rsid w:val="00C40AFF"/>
    <w:rsid w:val="00C416EF"/>
    <w:rsid w:val="00C447EF"/>
    <w:rsid w:val="00C44E28"/>
    <w:rsid w:val="00C4710C"/>
    <w:rsid w:val="00C476D3"/>
    <w:rsid w:val="00C5025D"/>
    <w:rsid w:val="00C50404"/>
    <w:rsid w:val="00C5042E"/>
    <w:rsid w:val="00C51105"/>
    <w:rsid w:val="00C52F52"/>
    <w:rsid w:val="00C53F86"/>
    <w:rsid w:val="00C55EC9"/>
    <w:rsid w:val="00C55F5C"/>
    <w:rsid w:val="00C577D6"/>
    <w:rsid w:val="00C605C6"/>
    <w:rsid w:val="00C61174"/>
    <w:rsid w:val="00C614A9"/>
    <w:rsid w:val="00C624E0"/>
    <w:rsid w:val="00C63DD7"/>
    <w:rsid w:val="00C644BC"/>
    <w:rsid w:val="00C64ECA"/>
    <w:rsid w:val="00C660AD"/>
    <w:rsid w:val="00C66787"/>
    <w:rsid w:val="00C67B7A"/>
    <w:rsid w:val="00C67D78"/>
    <w:rsid w:val="00C70129"/>
    <w:rsid w:val="00C70880"/>
    <w:rsid w:val="00C735C4"/>
    <w:rsid w:val="00C73FD9"/>
    <w:rsid w:val="00C76163"/>
    <w:rsid w:val="00C763D0"/>
    <w:rsid w:val="00C76CA0"/>
    <w:rsid w:val="00C777EF"/>
    <w:rsid w:val="00C7799B"/>
    <w:rsid w:val="00C83159"/>
    <w:rsid w:val="00C85C63"/>
    <w:rsid w:val="00C87E16"/>
    <w:rsid w:val="00C900A7"/>
    <w:rsid w:val="00C90140"/>
    <w:rsid w:val="00C901B0"/>
    <w:rsid w:val="00C91578"/>
    <w:rsid w:val="00C92035"/>
    <w:rsid w:val="00C92958"/>
    <w:rsid w:val="00C9613A"/>
    <w:rsid w:val="00CA079F"/>
    <w:rsid w:val="00CA232A"/>
    <w:rsid w:val="00CA2422"/>
    <w:rsid w:val="00CA2734"/>
    <w:rsid w:val="00CA33ED"/>
    <w:rsid w:val="00CA52AE"/>
    <w:rsid w:val="00CA5377"/>
    <w:rsid w:val="00CA59A5"/>
    <w:rsid w:val="00CA76BF"/>
    <w:rsid w:val="00CA76EB"/>
    <w:rsid w:val="00CA7B4E"/>
    <w:rsid w:val="00CB0239"/>
    <w:rsid w:val="00CB0F0E"/>
    <w:rsid w:val="00CB0FBD"/>
    <w:rsid w:val="00CB32CB"/>
    <w:rsid w:val="00CB42B5"/>
    <w:rsid w:val="00CB4AC2"/>
    <w:rsid w:val="00CB4BAE"/>
    <w:rsid w:val="00CC05BB"/>
    <w:rsid w:val="00CC1B88"/>
    <w:rsid w:val="00CC2F3E"/>
    <w:rsid w:val="00CC341D"/>
    <w:rsid w:val="00CC385F"/>
    <w:rsid w:val="00CC4CD7"/>
    <w:rsid w:val="00CC5E6B"/>
    <w:rsid w:val="00CC766C"/>
    <w:rsid w:val="00CD2A2F"/>
    <w:rsid w:val="00CD2CB7"/>
    <w:rsid w:val="00CD3521"/>
    <w:rsid w:val="00CD4C6A"/>
    <w:rsid w:val="00CD5FAD"/>
    <w:rsid w:val="00CD7CDB"/>
    <w:rsid w:val="00CE1806"/>
    <w:rsid w:val="00CE42C0"/>
    <w:rsid w:val="00CE43DE"/>
    <w:rsid w:val="00CE54DD"/>
    <w:rsid w:val="00CE710D"/>
    <w:rsid w:val="00CF0EE7"/>
    <w:rsid w:val="00CF1828"/>
    <w:rsid w:val="00CF1DD8"/>
    <w:rsid w:val="00CF2BD1"/>
    <w:rsid w:val="00CF349C"/>
    <w:rsid w:val="00CF3A92"/>
    <w:rsid w:val="00CF4D52"/>
    <w:rsid w:val="00CF6152"/>
    <w:rsid w:val="00CF615B"/>
    <w:rsid w:val="00CF6C42"/>
    <w:rsid w:val="00CF7061"/>
    <w:rsid w:val="00CF72FB"/>
    <w:rsid w:val="00CF743F"/>
    <w:rsid w:val="00CF757F"/>
    <w:rsid w:val="00D0109E"/>
    <w:rsid w:val="00D0200D"/>
    <w:rsid w:val="00D02774"/>
    <w:rsid w:val="00D02D90"/>
    <w:rsid w:val="00D03B1F"/>
    <w:rsid w:val="00D044DF"/>
    <w:rsid w:val="00D04FAF"/>
    <w:rsid w:val="00D067D9"/>
    <w:rsid w:val="00D07659"/>
    <w:rsid w:val="00D079E3"/>
    <w:rsid w:val="00D10A1A"/>
    <w:rsid w:val="00D10A79"/>
    <w:rsid w:val="00D1114C"/>
    <w:rsid w:val="00D132EB"/>
    <w:rsid w:val="00D14D20"/>
    <w:rsid w:val="00D2004B"/>
    <w:rsid w:val="00D20480"/>
    <w:rsid w:val="00D207F2"/>
    <w:rsid w:val="00D21F25"/>
    <w:rsid w:val="00D21F3D"/>
    <w:rsid w:val="00D2249F"/>
    <w:rsid w:val="00D235F8"/>
    <w:rsid w:val="00D246FB"/>
    <w:rsid w:val="00D2734F"/>
    <w:rsid w:val="00D329BA"/>
    <w:rsid w:val="00D330C1"/>
    <w:rsid w:val="00D3346C"/>
    <w:rsid w:val="00D348ED"/>
    <w:rsid w:val="00D349EB"/>
    <w:rsid w:val="00D34B38"/>
    <w:rsid w:val="00D34C08"/>
    <w:rsid w:val="00D408CC"/>
    <w:rsid w:val="00D41B43"/>
    <w:rsid w:val="00D43667"/>
    <w:rsid w:val="00D4380C"/>
    <w:rsid w:val="00D4409A"/>
    <w:rsid w:val="00D476AC"/>
    <w:rsid w:val="00D50BBA"/>
    <w:rsid w:val="00D512D0"/>
    <w:rsid w:val="00D544FD"/>
    <w:rsid w:val="00D55E14"/>
    <w:rsid w:val="00D56A74"/>
    <w:rsid w:val="00D60834"/>
    <w:rsid w:val="00D62CFC"/>
    <w:rsid w:val="00D63F25"/>
    <w:rsid w:val="00D662BE"/>
    <w:rsid w:val="00D6633C"/>
    <w:rsid w:val="00D70332"/>
    <w:rsid w:val="00D71E18"/>
    <w:rsid w:val="00D74B8A"/>
    <w:rsid w:val="00D75144"/>
    <w:rsid w:val="00D76E19"/>
    <w:rsid w:val="00D76FE7"/>
    <w:rsid w:val="00D77BAE"/>
    <w:rsid w:val="00D802D6"/>
    <w:rsid w:val="00D80407"/>
    <w:rsid w:val="00D80AED"/>
    <w:rsid w:val="00D80DFD"/>
    <w:rsid w:val="00D80E98"/>
    <w:rsid w:val="00D8392A"/>
    <w:rsid w:val="00D83B76"/>
    <w:rsid w:val="00D84C57"/>
    <w:rsid w:val="00D859A8"/>
    <w:rsid w:val="00D90408"/>
    <w:rsid w:val="00D92142"/>
    <w:rsid w:val="00D92381"/>
    <w:rsid w:val="00D952D8"/>
    <w:rsid w:val="00D96C1A"/>
    <w:rsid w:val="00D9713F"/>
    <w:rsid w:val="00D97651"/>
    <w:rsid w:val="00D97AC1"/>
    <w:rsid w:val="00DA0841"/>
    <w:rsid w:val="00DA6BCD"/>
    <w:rsid w:val="00DA71FE"/>
    <w:rsid w:val="00DA7842"/>
    <w:rsid w:val="00DB58FC"/>
    <w:rsid w:val="00DC117F"/>
    <w:rsid w:val="00DC1C35"/>
    <w:rsid w:val="00DC31B0"/>
    <w:rsid w:val="00DC339A"/>
    <w:rsid w:val="00DC4212"/>
    <w:rsid w:val="00DC470D"/>
    <w:rsid w:val="00DC5168"/>
    <w:rsid w:val="00DC55A3"/>
    <w:rsid w:val="00DC5AA6"/>
    <w:rsid w:val="00DC72F9"/>
    <w:rsid w:val="00DC794D"/>
    <w:rsid w:val="00DD010A"/>
    <w:rsid w:val="00DD09C2"/>
    <w:rsid w:val="00DD2191"/>
    <w:rsid w:val="00DD4991"/>
    <w:rsid w:val="00DD4EC2"/>
    <w:rsid w:val="00DE06A2"/>
    <w:rsid w:val="00DE070A"/>
    <w:rsid w:val="00DE1286"/>
    <w:rsid w:val="00DE13AC"/>
    <w:rsid w:val="00DE1DF8"/>
    <w:rsid w:val="00DE2D0A"/>
    <w:rsid w:val="00DE480A"/>
    <w:rsid w:val="00DE567F"/>
    <w:rsid w:val="00DE6AEC"/>
    <w:rsid w:val="00DE6D8B"/>
    <w:rsid w:val="00DF0A3E"/>
    <w:rsid w:val="00DF184E"/>
    <w:rsid w:val="00DF2DDD"/>
    <w:rsid w:val="00DF2E21"/>
    <w:rsid w:val="00DF4E5C"/>
    <w:rsid w:val="00DF6B37"/>
    <w:rsid w:val="00E0032C"/>
    <w:rsid w:val="00E00E57"/>
    <w:rsid w:val="00E01C0A"/>
    <w:rsid w:val="00E01E52"/>
    <w:rsid w:val="00E01EF2"/>
    <w:rsid w:val="00E031E9"/>
    <w:rsid w:val="00E0371F"/>
    <w:rsid w:val="00E03B32"/>
    <w:rsid w:val="00E05A9B"/>
    <w:rsid w:val="00E06395"/>
    <w:rsid w:val="00E07807"/>
    <w:rsid w:val="00E07B87"/>
    <w:rsid w:val="00E07DAE"/>
    <w:rsid w:val="00E10745"/>
    <w:rsid w:val="00E11785"/>
    <w:rsid w:val="00E15030"/>
    <w:rsid w:val="00E1535D"/>
    <w:rsid w:val="00E17495"/>
    <w:rsid w:val="00E204D1"/>
    <w:rsid w:val="00E20985"/>
    <w:rsid w:val="00E21DDC"/>
    <w:rsid w:val="00E22135"/>
    <w:rsid w:val="00E22C1C"/>
    <w:rsid w:val="00E252F0"/>
    <w:rsid w:val="00E25F1A"/>
    <w:rsid w:val="00E26D95"/>
    <w:rsid w:val="00E27446"/>
    <w:rsid w:val="00E31F2A"/>
    <w:rsid w:val="00E32633"/>
    <w:rsid w:val="00E33FF2"/>
    <w:rsid w:val="00E34023"/>
    <w:rsid w:val="00E34CB6"/>
    <w:rsid w:val="00E35E1C"/>
    <w:rsid w:val="00E35E1D"/>
    <w:rsid w:val="00E40DA0"/>
    <w:rsid w:val="00E425DB"/>
    <w:rsid w:val="00E42F22"/>
    <w:rsid w:val="00E43B66"/>
    <w:rsid w:val="00E442DB"/>
    <w:rsid w:val="00E4558F"/>
    <w:rsid w:val="00E455C9"/>
    <w:rsid w:val="00E46BE1"/>
    <w:rsid w:val="00E479F6"/>
    <w:rsid w:val="00E53C6F"/>
    <w:rsid w:val="00E54074"/>
    <w:rsid w:val="00E540CB"/>
    <w:rsid w:val="00E546C8"/>
    <w:rsid w:val="00E5636C"/>
    <w:rsid w:val="00E56DA1"/>
    <w:rsid w:val="00E601DC"/>
    <w:rsid w:val="00E60E70"/>
    <w:rsid w:val="00E62D50"/>
    <w:rsid w:val="00E632A4"/>
    <w:rsid w:val="00E6396A"/>
    <w:rsid w:val="00E704EC"/>
    <w:rsid w:val="00E71CD3"/>
    <w:rsid w:val="00E73707"/>
    <w:rsid w:val="00E7729C"/>
    <w:rsid w:val="00E7739A"/>
    <w:rsid w:val="00E80ED4"/>
    <w:rsid w:val="00E83451"/>
    <w:rsid w:val="00E83C57"/>
    <w:rsid w:val="00E84AF1"/>
    <w:rsid w:val="00E86826"/>
    <w:rsid w:val="00E86E22"/>
    <w:rsid w:val="00E90765"/>
    <w:rsid w:val="00E9250F"/>
    <w:rsid w:val="00E9371F"/>
    <w:rsid w:val="00E94609"/>
    <w:rsid w:val="00E949C6"/>
    <w:rsid w:val="00E94B4C"/>
    <w:rsid w:val="00E94DA3"/>
    <w:rsid w:val="00EA15A5"/>
    <w:rsid w:val="00EA41A5"/>
    <w:rsid w:val="00EA5049"/>
    <w:rsid w:val="00EA61BE"/>
    <w:rsid w:val="00EB142F"/>
    <w:rsid w:val="00EB5085"/>
    <w:rsid w:val="00EB69EA"/>
    <w:rsid w:val="00EC0E42"/>
    <w:rsid w:val="00EC1494"/>
    <w:rsid w:val="00EC1ECF"/>
    <w:rsid w:val="00EC3FF6"/>
    <w:rsid w:val="00EC49D1"/>
    <w:rsid w:val="00EC6760"/>
    <w:rsid w:val="00ED101D"/>
    <w:rsid w:val="00ED1B44"/>
    <w:rsid w:val="00ED1D78"/>
    <w:rsid w:val="00ED3097"/>
    <w:rsid w:val="00ED3ABF"/>
    <w:rsid w:val="00ED55CD"/>
    <w:rsid w:val="00ED78EC"/>
    <w:rsid w:val="00EE21D4"/>
    <w:rsid w:val="00EE4FD1"/>
    <w:rsid w:val="00EE6289"/>
    <w:rsid w:val="00EE697A"/>
    <w:rsid w:val="00EE69C1"/>
    <w:rsid w:val="00EE755E"/>
    <w:rsid w:val="00EE7AB9"/>
    <w:rsid w:val="00EF235D"/>
    <w:rsid w:val="00EF2DE5"/>
    <w:rsid w:val="00EF34B8"/>
    <w:rsid w:val="00EF6271"/>
    <w:rsid w:val="00EF7182"/>
    <w:rsid w:val="00EF7E61"/>
    <w:rsid w:val="00F00553"/>
    <w:rsid w:val="00F01F68"/>
    <w:rsid w:val="00F02423"/>
    <w:rsid w:val="00F03FA3"/>
    <w:rsid w:val="00F04D9D"/>
    <w:rsid w:val="00F04FC6"/>
    <w:rsid w:val="00F060F3"/>
    <w:rsid w:val="00F0654B"/>
    <w:rsid w:val="00F07A1A"/>
    <w:rsid w:val="00F1084C"/>
    <w:rsid w:val="00F10C24"/>
    <w:rsid w:val="00F123DC"/>
    <w:rsid w:val="00F12BC6"/>
    <w:rsid w:val="00F13F09"/>
    <w:rsid w:val="00F157F3"/>
    <w:rsid w:val="00F15E38"/>
    <w:rsid w:val="00F16204"/>
    <w:rsid w:val="00F17830"/>
    <w:rsid w:val="00F2065F"/>
    <w:rsid w:val="00F21A59"/>
    <w:rsid w:val="00F21CD0"/>
    <w:rsid w:val="00F22F1F"/>
    <w:rsid w:val="00F2314F"/>
    <w:rsid w:val="00F238B0"/>
    <w:rsid w:val="00F2402F"/>
    <w:rsid w:val="00F24BCD"/>
    <w:rsid w:val="00F2591B"/>
    <w:rsid w:val="00F25C31"/>
    <w:rsid w:val="00F2638D"/>
    <w:rsid w:val="00F275B2"/>
    <w:rsid w:val="00F3025A"/>
    <w:rsid w:val="00F31C90"/>
    <w:rsid w:val="00F332F7"/>
    <w:rsid w:val="00F356B3"/>
    <w:rsid w:val="00F40223"/>
    <w:rsid w:val="00F40B4C"/>
    <w:rsid w:val="00F414EC"/>
    <w:rsid w:val="00F4183C"/>
    <w:rsid w:val="00F4256C"/>
    <w:rsid w:val="00F50050"/>
    <w:rsid w:val="00F5055E"/>
    <w:rsid w:val="00F5246F"/>
    <w:rsid w:val="00F53CC8"/>
    <w:rsid w:val="00F54569"/>
    <w:rsid w:val="00F56D7B"/>
    <w:rsid w:val="00F57916"/>
    <w:rsid w:val="00F604A6"/>
    <w:rsid w:val="00F60818"/>
    <w:rsid w:val="00F61648"/>
    <w:rsid w:val="00F62F92"/>
    <w:rsid w:val="00F653AA"/>
    <w:rsid w:val="00F6604C"/>
    <w:rsid w:val="00F67637"/>
    <w:rsid w:val="00F678D7"/>
    <w:rsid w:val="00F67D00"/>
    <w:rsid w:val="00F67D7E"/>
    <w:rsid w:val="00F70516"/>
    <w:rsid w:val="00F712AC"/>
    <w:rsid w:val="00F714ED"/>
    <w:rsid w:val="00F72FBF"/>
    <w:rsid w:val="00F7409E"/>
    <w:rsid w:val="00F7497E"/>
    <w:rsid w:val="00F75116"/>
    <w:rsid w:val="00F75FE4"/>
    <w:rsid w:val="00F76EB1"/>
    <w:rsid w:val="00F805A7"/>
    <w:rsid w:val="00F8067B"/>
    <w:rsid w:val="00F81C83"/>
    <w:rsid w:val="00F856D6"/>
    <w:rsid w:val="00F85C2C"/>
    <w:rsid w:val="00F85D3C"/>
    <w:rsid w:val="00F86CCA"/>
    <w:rsid w:val="00F875CB"/>
    <w:rsid w:val="00F8768C"/>
    <w:rsid w:val="00F90F01"/>
    <w:rsid w:val="00F91DC9"/>
    <w:rsid w:val="00F92389"/>
    <w:rsid w:val="00F923C8"/>
    <w:rsid w:val="00F94140"/>
    <w:rsid w:val="00F957D9"/>
    <w:rsid w:val="00F95867"/>
    <w:rsid w:val="00F9616C"/>
    <w:rsid w:val="00FA039E"/>
    <w:rsid w:val="00FA0B71"/>
    <w:rsid w:val="00FA123F"/>
    <w:rsid w:val="00FA12C9"/>
    <w:rsid w:val="00FA1668"/>
    <w:rsid w:val="00FA21D5"/>
    <w:rsid w:val="00FA256F"/>
    <w:rsid w:val="00FA3928"/>
    <w:rsid w:val="00FA6CD3"/>
    <w:rsid w:val="00FA77BB"/>
    <w:rsid w:val="00FA7B36"/>
    <w:rsid w:val="00FB37EF"/>
    <w:rsid w:val="00FB4C39"/>
    <w:rsid w:val="00FB5485"/>
    <w:rsid w:val="00FB6983"/>
    <w:rsid w:val="00FC123D"/>
    <w:rsid w:val="00FC2B48"/>
    <w:rsid w:val="00FC3577"/>
    <w:rsid w:val="00FC43A4"/>
    <w:rsid w:val="00FC44F4"/>
    <w:rsid w:val="00FC6615"/>
    <w:rsid w:val="00FD16E7"/>
    <w:rsid w:val="00FD2667"/>
    <w:rsid w:val="00FD2C3D"/>
    <w:rsid w:val="00FD2EA9"/>
    <w:rsid w:val="00FD3DD9"/>
    <w:rsid w:val="00FD4531"/>
    <w:rsid w:val="00FD4AE8"/>
    <w:rsid w:val="00FD4E56"/>
    <w:rsid w:val="00FD6B6F"/>
    <w:rsid w:val="00FE0713"/>
    <w:rsid w:val="00FE4008"/>
    <w:rsid w:val="00FE49E6"/>
    <w:rsid w:val="00FE60C1"/>
    <w:rsid w:val="00FE62A5"/>
    <w:rsid w:val="00FE68D1"/>
    <w:rsid w:val="00FE6C8A"/>
    <w:rsid w:val="00FE7CD3"/>
    <w:rsid w:val="00FF0428"/>
    <w:rsid w:val="00FF0471"/>
    <w:rsid w:val="00FF1CC5"/>
    <w:rsid w:val="00FF2C0C"/>
    <w:rsid w:val="00FF3559"/>
    <w:rsid w:val="00FF367E"/>
    <w:rsid w:val="00FF3C2E"/>
    <w:rsid w:val="00FF47FD"/>
    <w:rsid w:val="00FF59E6"/>
    <w:rsid w:val="00FF6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2ADB5"/>
  <w15:chartTrackingRefBased/>
  <w15:docId w15:val="{0E44669D-A423-4E47-8545-6D91472D3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2D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2D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2D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2D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2D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2D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2D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2D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2D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2D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12D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12D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2D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2D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2D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2D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2D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2D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2D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2D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2D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2D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2D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2D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2D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2D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2D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2D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2D8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35E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35E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A72D1E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737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7370"/>
    <w:rPr>
      <w:rFonts w:ascii="Consolas" w:hAnsi="Consolas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C53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U"/>
      <w14:ligatures w14:val="none"/>
    </w:rPr>
  </w:style>
  <w:style w:type="character" w:styleId="Strong">
    <w:name w:val="Strong"/>
    <w:basedOn w:val="DefaultParagraphFont"/>
    <w:uiPriority w:val="22"/>
    <w:qFormat/>
    <w:rsid w:val="004C53A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C53A2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75144"/>
    <w:rPr>
      <w:color w:val="96607D" w:themeColor="followedHyperlink"/>
      <w:u w:val="single"/>
    </w:rPr>
  </w:style>
  <w:style w:type="character" w:styleId="SubtleEmphasis">
    <w:name w:val="Subtle Emphasis"/>
    <w:uiPriority w:val="19"/>
    <w:qFormat/>
    <w:rsid w:val="001341B6"/>
    <w:rPr>
      <w:i/>
      <w:iCs/>
      <w:color w:val="808080"/>
    </w:rPr>
  </w:style>
  <w:style w:type="character" w:styleId="PlaceholderText">
    <w:name w:val="Placeholder Text"/>
    <w:basedOn w:val="DefaultParagraphFont"/>
    <w:uiPriority w:val="99"/>
    <w:semiHidden/>
    <w:rsid w:val="008D5669"/>
    <w:rPr>
      <w:color w:val="666666"/>
    </w:rPr>
  </w:style>
  <w:style w:type="table" w:styleId="TableGrid">
    <w:name w:val="Table Grid"/>
    <w:basedOn w:val="TableNormal"/>
    <w:uiPriority w:val="39"/>
    <w:rsid w:val="00A37B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-doctype">
    <w:name w:val="html-doctype"/>
    <w:basedOn w:val="DefaultParagraphFont"/>
    <w:rsid w:val="003E2FCD"/>
  </w:style>
  <w:style w:type="character" w:customStyle="1" w:styleId="html-tag">
    <w:name w:val="html-tag"/>
    <w:basedOn w:val="DefaultParagraphFont"/>
    <w:rsid w:val="003E2FCD"/>
  </w:style>
  <w:style w:type="character" w:customStyle="1" w:styleId="html-attribute-name">
    <w:name w:val="html-attribute-name"/>
    <w:basedOn w:val="DefaultParagraphFont"/>
    <w:rsid w:val="003E2FCD"/>
  </w:style>
  <w:style w:type="character" w:customStyle="1" w:styleId="html-attribute-value">
    <w:name w:val="html-attribute-value"/>
    <w:basedOn w:val="DefaultParagraphFont"/>
    <w:rsid w:val="003E2FCD"/>
  </w:style>
  <w:style w:type="paragraph" w:customStyle="1" w:styleId="ds-markdown-paragraph">
    <w:name w:val="ds-markdown-paragraph"/>
    <w:basedOn w:val="Normal"/>
    <w:rsid w:val="00561E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5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2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4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0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5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9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6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5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2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8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7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5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0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1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54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43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0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4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7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3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5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9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40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8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14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66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94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397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436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16587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624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653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77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49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513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460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848663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920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843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35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91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843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679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536190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9177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351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4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65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231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27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138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300294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5133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43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3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9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9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1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6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9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1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5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2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2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1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3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7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4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0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00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2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9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5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4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4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1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8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7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7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8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2492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4488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0288">
          <w:marLeft w:val="0"/>
          <w:marRight w:val="0"/>
          <w:marTop w:val="60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6176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6596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48384">
          <w:marLeft w:val="0"/>
          <w:marRight w:val="0"/>
          <w:marTop w:val="60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2321">
          <w:marLeft w:val="0"/>
          <w:marRight w:val="0"/>
          <w:marTop w:val="60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2000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3179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7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1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37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2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6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80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644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74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13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3501926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3393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47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36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2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4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058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7361067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417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7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98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1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641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6737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400330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5665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468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311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469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5157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975719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6064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79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3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06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7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52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1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7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mn178.github.io/online-tools/sha256.html" TargetMode="External"/><Relationship Id="rId21" Type="http://schemas.openxmlformats.org/officeDocument/2006/relationships/hyperlink" Target="https://emn178.github.io/online-tools/sha256.html" TargetMode="External"/><Relationship Id="rId42" Type="http://schemas.openxmlformats.org/officeDocument/2006/relationships/hyperlink" Target="https://emn178.github.io/online-tools/sha256.html" TargetMode="External"/><Relationship Id="rId47" Type="http://schemas.openxmlformats.org/officeDocument/2006/relationships/image" Target="media/image7.png"/><Relationship Id="rId63" Type="http://schemas.openxmlformats.org/officeDocument/2006/relationships/hyperlink" Target="https://www.calculatorsoup.com/calculators/math/prime-factors.php" TargetMode="External"/><Relationship Id="rId68" Type="http://schemas.openxmlformats.org/officeDocument/2006/relationships/hyperlink" Target="https://www.boxentriq.com/code-breaking/big-number-calculator" TargetMode="External"/><Relationship Id="rId84" Type="http://schemas.openxmlformats.org/officeDocument/2006/relationships/hyperlink" Target="https://www.geeksforgeeks.org/sha-1-hash-in-java/" TargetMode="External"/><Relationship Id="rId89" Type="http://schemas.openxmlformats.org/officeDocument/2006/relationships/hyperlink" Target="https://titan.csit.rmit.edu.au/~e31435/2025/lab7/sha1demo.html" TargetMode="External"/><Relationship Id="rId16" Type="http://schemas.openxmlformats.org/officeDocument/2006/relationships/hyperlink" Target="https://www.rapidtables.com/convert/number/ascii-to-hex.html" TargetMode="External"/><Relationship Id="rId11" Type="http://schemas.openxmlformats.org/officeDocument/2006/relationships/image" Target="media/image3.png"/><Relationship Id="rId32" Type="http://schemas.openxmlformats.org/officeDocument/2006/relationships/hyperlink" Target="https://emn178.github.io/online-tools/sha256.html" TargetMode="External"/><Relationship Id="rId37" Type="http://schemas.openxmlformats.org/officeDocument/2006/relationships/hyperlink" Target="https://xor.pw" TargetMode="External"/><Relationship Id="rId53" Type="http://schemas.openxmlformats.org/officeDocument/2006/relationships/image" Target="media/image11.png"/><Relationship Id="rId58" Type="http://schemas.openxmlformats.org/officeDocument/2006/relationships/image" Target="media/image13.png"/><Relationship Id="rId74" Type="http://schemas.openxmlformats.org/officeDocument/2006/relationships/hyperlink" Target="https://www.youtube.com/watch?v=LtUU8Q3rgjM" TargetMode="External"/><Relationship Id="rId79" Type="http://schemas.openxmlformats.org/officeDocument/2006/relationships/hyperlink" Target="https://chemejon.wordpress.com/2021/12/06/sha-3-explained-in-plain-english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researchgate.net/figure/Terminology-used-in-Keccak_fig2_280113206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rapidtables.com/convert/number/ascii-to-hex.html" TargetMode="External"/><Relationship Id="rId27" Type="http://schemas.openxmlformats.org/officeDocument/2006/relationships/hyperlink" Target="https://emn178.github.io/online-tools/sha256.html" TargetMode="External"/><Relationship Id="rId30" Type="http://schemas.openxmlformats.org/officeDocument/2006/relationships/hyperlink" Target="https://emn178.github.io/online-tools/sha256.html%20to%20SHA%20output%201" TargetMode="External"/><Relationship Id="rId35" Type="http://schemas.openxmlformats.org/officeDocument/2006/relationships/hyperlink" Target="https://xor.pw/" TargetMode="External"/><Relationship Id="rId43" Type="http://schemas.openxmlformats.org/officeDocument/2006/relationships/hyperlink" Target="https://xor.pw" TargetMode="External"/><Relationship Id="rId48" Type="http://schemas.openxmlformats.org/officeDocument/2006/relationships/image" Target="media/image8.png"/><Relationship Id="rId56" Type="http://schemas.openxmlformats.org/officeDocument/2006/relationships/hyperlink" Target="https://www.rapidtables.com/convert/number/decimal-to-hex.html" TargetMode="External"/><Relationship Id="rId64" Type="http://schemas.openxmlformats.org/officeDocument/2006/relationships/hyperlink" Target="https://www.rapidtables.com/convert/number/decimal-to-hex.html?x=1240717" TargetMode="External"/><Relationship Id="rId69" Type="http://schemas.openxmlformats.org/officeDocument/2006/relationships/hyperlink" Target="https://emn178.github.io/online-tools/sha384.html" TargetMode="External"/><Relationship Id="rId77" Type="http://schemas.openxmlformats.org/officeDocument/2006/relationships/hyperlink" Target="https://www.youtube.com/watch?v=9yWlIG0UkOI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9.png"/><Relationship Id="rId72" Type="http://schemas.openxmlformats.org/officeDocument/2006/relationships/hyperlink" Target="https://www.boxentriq.com/code-breaking/modular-exponentiation" TargetMode="External"/><Relationship Id="rId80" Type="http://schemas.openxmlformats.org/officeDocument/2006/relationships/hyperlink" Target="https://truthtablegen.com/" TargetMode="External"/><Relationship Id="rId85" Type="http://schemas.openxmlformats.org/officeDocument/2006/relationships/hyperlink" Target="https://www.geeksforgeeks.org/java-program-to-convert-binary-to-hexadecimal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xor.pw/" TargetMode="External"/><Relationship Id="rId25" Type="http://schemas.openxmlformats.org/officeDocument/2006/relationships/hyperlink" Target="https://xor.pw" TargetMode="External"/><Relationship Id="rId33" Type="http://schemas.openxmlformats.org/officeDocument/2006/relationships/hyperlink" Target="https://emn178.github.io/online-tools/sha256.html" TargetMode="External"/><Relationship Id="rId38" Type="http://schemas.openxmlformats.org/officeDocument/2006/relationships/hyperlink" Target="https://emn178.github.io/online-tools/sha256.html" TargetMode="External"/><Relationship Id="rId46" Type="http://schemas.openxmlformats.org/officeDocument/2006/relationships/hyperlink" Target="https://emn178.github.io/online-tools/md5.html" TargetMode="External"/><Relationship Id="rId59" Type="http://schemas.openxmlformats.org/officeDocument/2006/relationships/hyperlink" Target="https://www.boxentriq.com/code-breaking/modular-exponentiation" TargetMode="External"/><Relationship Id="rId67" Type="http://schemas.openxmlformats.org/officeDocument/2006/relationships/hyperlink" Target="https://www.boxentriq.com/code-breaking/big-number-calculator" TargetMode="External"/><Relationship Id="rId20" Type="http://schemas.openxmlformats.org/officeDocument/2006/relationships/hyperlink" Target="https://emn178.github.io/online-tools/sha256.html" TargetMode="External"/><Relationship Id="rId41" Type="http://schemas.openxmlformats.org/officeDocument/2006/relationships/hyperlink" Target="https://xor.pw/" TargetMode="External"/><Relationship Id="rId54" Type="http://schemas.openxmlformats.org/officeDocument/2006/relationships/hyperlink" Target="https://emn178.github.io/online-tools/sha1.html" TargetMode="External"/><Relationship Id="rId62" Type="http://schemas.openxmlformats.org/officeDocument/2006/relationships/image" Target="media/image14.png"/><Relationship Id="rId70" Type="http://schemas.openxmlformats.org/officeDocument/2006/relationships/hyperlink" Target="https://emn178.github.io/online-tools/sha384.html" TargetMode="External"/><Relationship Id="rId75" Type="http://schemas.openxmlformats.org/officeDocument/2006/relationships/hyperlink" Target="https://www.youtube.com/watch?v=86cQJ0MMses" TargetMode="External"/><Relationship Id="rId83" Type="http://schemas.openxmlformats.org/officeDocument/2006/relationships/hyperlink" Target="https://www.geeksforgeeks.org/man-in-the-middle-attack-in-diffie-hellman-key-exchange/" TargetMode="External"/><Relationship Id="rId88" Type="http://schemas.openxmlformats.org/officeDocument/2006/relationships/hyperlink" Target="https://visualizekeccak.com/simulation" TargetMode="Externa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rapidtables.com/convert/number/ascii-to-hex.html" TargetMode="External"/><Relationship Id="rId15" Type="http://schemas.openxmlformats.org/officeDocument/2006/relationships/hyperlink" Target="https://xor.pw/" TargetMode="External"/><Relationship Id="rId23" Type="http://schemas.openxmlformats.org/officeDocument/2006/relationships/hyperlink" Target="https://xor.pw/" TargetMode="External"/><Relationship Id="rId28" Type="http://schemas.openxmlformats.org/officeDocument/2006/relationships/hyperlink" Target="https://www.rapidtables.com/convert/number/ascii-to-hex.html" TargetMode="External"/><Relationship Id="rId36" Type="http://schemas.openxmlformats.org/officeDocument/2006/relationships/hyperlink" Target="https://emn178.github.io/online-tools/sha256.html" TargetMode="External"/><Relationship Id="rId49" Type="http://schemas.openxmlformats.org/officeDocument/2006/relationships/hyperlink" Target="https://titan.csit.rmit.edu.au/~e31435/2025/lab8/random.html" TargetMode="External"/><Relationship Id="rId57" Type="http://schemas.openxmlformats.org/officeDocument/2006/relationships/hyperlink" Target="https://www.boxentriq.com/code-breaking/modular-exponentiation" TargetMode="External"/><Relationship Id="rId10" Type="http://schemas.openxmlformats.org/officeDocument/2006/relationships/hyperlink" Target="https://xor.pw/" TargetMode="External"/><Relationship Id="rId31" Type="http://schemas.openxmlformats.org/officeDocument/2006/relationships/hyperlink" Target="https://xor.pw" TargetMode="External"/><Relationship Id="rId44" Type="http://schemas.openxmlformats.org/officeDocument/2006/relationships/hyperlink" Target="https://emn178.github.io/online-tools/sha256.html" TargetMode="External"/><Relationship Id="rId52" Type="http://schemas.openxmlformats.org/officeDocument/2006/relationships/image" Target="media/image10.png"/><Relationship Id="rId60" Type="http://schemas.openxmlformats.org/officeDocument/2006/relationships/hyperlink" Target="https://www.boxentriq.com/code-breaking/modular-exponentiation" TargetMode="External"/><Relationship Id="rId65" Type="http://schemas.openxmlformats.org/officeDocument/2006/relationships/hyperlink" Target="https://www.mobilefish.com/services/rsa_key_generation/rsa_key_generation.php" TargetMode="External"/><Relationship Id="rId73" Type="http://schemas.openxmlformats.org/officeDocument/2006/relationships/hyperlink" Target="http://youtube.com/watch?v=ZSY-t95kaIY" TargetMode="External"/><Relationship Id="rId78" Type="http://schemas.openxmlformats.org/officeDocument/2006/relationships/hyperlink" Target="https://www.vmware.com/topics/perfect-forward-secrecy" TargetMode="External"/><Relationship Id="rId81" Type="http://schemas.openxmlformats.org/officeDocument/2006/relationships/hyperlink" Target="https://www.w3schools.com/java/ref_math_pow.asp" TargetMode="External"/><Relationship Id="rId86" Type="http://schemas.openxmlformats.org/officeDocument/2006/relationships/hyperlink" Target="https://leventozturk.com/engineering/sha3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emn178.github.io/online-tools/sha256.html" TargetMode="External"/><Relationship Id="rId39" Type="http://schemas.openxmlformats.org/officeDocument/2006/relationships/hyperlink" Target="https://emn178.github.io/online-tools/sha256.html" TargetMode="External"/><Relationship Id="rId34" Type="http://schemas.openxmlformats.org/officeDocument/2006/relationships/hyperlink" Target="https://www.rapidtables.com/convert/number/ascii-to-hex.html" TargetMode="External"/><Relationship Id="rId50" Type="http://schemas.openxmlformats.org/officeDocument/2006/relationships/hyperlink" Target="https://titan.csit.rmit.edu.au/~e31435/2025/lab8/biginteger.js" TargetMode="External"/><Relationship Id="rId55" Type="http://schemas.openxmlformats.org/officeDocument/2006/relationships/image" Target="media/image12.png"/><Relationship Id="rId76" Type="http://schemas.openxmlformats.org/officeDocument/2006/relationships/hyperlink" Target="https://www.youtube.com/watch?v=KXq065YrpiU" TargetMode="External"/><Relationship Id="rId7" Type="http://schemas.openxmlformats.org/officeDocument/2006/relationships/hyperlink" Target="https://www.lettercount.com/" TargetMode="External"/><Relationship Id="rId71" Type="http://schemas.openxmlformats.org/officeDocument/2006/relationships/hyperlink" Target="mailto:s3722151@student.rmit.edu.au" TargetMode="External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hyperlink" Target="https://xor.pw/" TargetMode="External"/><Relationship Id="rId24" Type="http://schemas.openxmlformats.org/officeDocument/2006/relationships/hyperlink" Target="https://emn178.github.io/online-tools/sha256.html%20to%20SHA%20output%201" TargetMode="External"/><Relationship Id="rId40" Type="http://schemas.openxmlformats.org/officeDocument/2006/relationships/hyperlink" Target="https://www.rapidtables.com/convert/number/ascii-to-hex.html" TargetMode="External"/><Relationship Id="rId45" Type="http://schemas.openxmlformats.org/officeDocument/2006/relationships/hyperlink" Target="https://emn178.github.io/online-tools/sha256.html" TargetMode="External"/><Relationship Id="rId66" Type="http://schemas.openxmlformats.org/officeDocument/2006/relationships/hyperlink" Target="https://www.boxentriq.com/code-breaking/modular-multiplicative-inverse" TargetMode="External"/><Relationship Id="rId87" Type="http://schemas.openxmlformats.org/officeDocument/2006/relationships/hyperlink" Target="https://visualizekeccak.com/theory" TargetMode="External"/><Relationship Id="rId61" Type="http://schemas.openxmlformats.org/officeDocument/2006/relationships/hyperlink" Target="https://www.boxentriq.com/code-breaking/modular-exponentiation" TargetMode="External"/><Relationship Id="rId82" Type="http://schemas.openxmlformats.org/officeDocument/2006/relationships/hyperlink" Target="https://nordlayer.com/learn/vpn/ikev2/" TargetMode="External"/><Relationship Id="rId19" Type="http://schemas.openxmlformats.org/officeDocument/2006/relationships/hyperlink" Target="https://xor.p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BB1272-0AAA-4BE1-84C4-6999790775D1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d1323671-cdbe-4417-b4d4-bdb24b51316b}" enabled="0" method="" siteId="{d1323671-cdbe-4417-b4d4-bdb24b51316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4889</TotalTime>
  <Pages>51</Pages>
  <Words>16102</Words>
  <Characters>91786</Characters>
  <Application>Microsoft Office Word</Application>
  <DocSecurity>0</DocSecurity>
  <Lines>764</Lines>
  <Paragraphs>215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Cayetano</dc:creator>
  <cp:keywords/>
  <dc:description/>
  <cp:lastModifiedBy>Joshua Cayetano</cp:lastModifiedBy>
  <cp:revision>1905</cp:revision>
  <dcterms:created xsi:type="dcterms:W3CDTF">2025-04-09T08:03:00Z</dcterms:created>
  <dcterms:modified xsi:type="dcterms:W3CDTF">2025-05-10T04:33:00Z</dcterms:modified>
</cp:coreProperties>
</file>